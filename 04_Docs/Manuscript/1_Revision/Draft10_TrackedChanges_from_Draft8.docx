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425FF" w:rsidRDefault="007B1B89">
      <w:pPr>
        <w:pStyle w:val="Title"/>
      </w:pPr>
      <w:r>
        <w:t>Physiologically-</w:t>
      </w:r>
      <w:del w:id="0" w:author="OpenAI" w:date="2026-10-01T18:07:00Z" w16du:dateUtc="2026-10-02T01:07:00Z">
        <w:r>
          <w:delText>based</w:delText>
        </w:r>
      </w:del>
      <w:ins w:id="1" w:author="OpenAI" w:date="2026-10-01T18:07:00Z" w16du:dateUtc="2026-10-02T01:07:00Z">
        <w:r>
          <w:t>Based</w:t>
        </w:r>
      </w:ins>
      <w:r>
        <w:t xml:space="preserve"> Pharmacokinetic </w:t>
      </w:r>
      <w:del w:id="2" w:author="OpenAI" w:date="2026-10-01T18:07:00Z" w16du:dateUtc="2026-10-02T01:07:00Z">
        <w:r>
          <w:delText>– Informed New Approach Methodology Framework</w:delText>
        </w:r>
      </w:del>
      <w:ins w:id="3" w:author="OpenAI" w:date="2026-10-01T18:07:00Z" w16du:dateUtc="2026-10-02T01:07:00Z">
        <w:r>
          <w:t>Modeling to Guide Reduced Monkey PK Studies</w:t>
        </w:r>
      </w:ins>
      <w:r>
        <w:t xml:space="preserve"> for Monoclonal Antibodies</w:t>
      </w:r>
      <w:del w:id="4" w:author="OpenAI" w:date="2026-10-01T18:07:00Z" w16du:dateUtc="2026-10-02T01:07:00Z">
        <w:r>
          <w:delText xml:space="preserve">  </w:delText>
        </w:r>
      </w:del>
      <w:ins w:id="5" w:author="OpenAI" w:date="2026-10-01T18:07:00Z" w16du:dateUtc="2026-10-02T01:07:00Z">
        <w:r>
          <w:t>: A Tutorial</w:t>
        </w:r>
      </w:ins>
    </w:p>
    <w:p w:rsidR="001425FF" w:rsidRDefault="007B1B89">
      <w:pPr>
        <w:rPr>
          <w:vertAlign w:val="superscript"/>
        </w:rPr>
      </w:pPr>
      <w:r>
        <w:t>Krina Mehta</w:t>
      </w:r>
      <w:r>
        <w:rPr>
          <w:vertAlign w:val="superscript"/>
        </w:rPr>
        <w:t>1,</w:t>
      </w:r>
      <w:del w:id="6" w:author="OpenAI" w:date="2026-10-01T18:07:00Z" w16du:dateUtc="2026-10-02T01:07:00Z">
        <w:r>
          <w:rPr>
            <w:vertAlign w:val="superscript"/>
          </w:rPr>
          <w:delText>2,</w:delText>
        </w:r>
      </w:del>
      <w:r>
        <w:rPr>
          <w:vertAlign w:val="superscript"/>
        </w:rPr>
        <w:t xml:space="preserve"> </w:t>
      </w:r>
      <w:r>
        <w:t>Akshat Shah</w:t>
      </w:r>
      <w:r>
        <w:rPr>
          <w:vertAlign w:val="superscript"/>
        </w:rPr>
        <w:t>1,</w:t>
      </w:r>
      <w:del w:id="7" w:author="OpenAI" w:date="2026-10-01T18:07:00Z" w16du:dateUtc="2026-10-02T01:07:00Z">
        <w:r>
          <w:rPr>
            <w:vertAlign w:val="superscript"/>
          </w:rPr>
          <w:delText>3</w:delText>
        </w:r>
      </w:del>
      <w:ins w:id="8" w:author="OpenAI" w:date="2026-10-01T18:07:00Z" w16du:dateUtc="2026-10-02T01:07:00Z">
        <w:r>
          <w:rPr>
            <w:vertAlign w:val="superscript"/>
          </w:rPr>
          <w:t>2</w:t>
        </w:r>
      </w:ins>
      <w:r>
        <w:t xml:space="preserve">, Stephan </w:t>
      </w:r>
      <w:del w:id="9" w:author="OpenAI" w:date="2026-10-01T18:07:00Z" w16du:dateUtc="2026-10-02T01:07:00Z">
        <w:r>
          <w:delText>Schaller</w:delText>
        </w:r>
        <w:r>
          <w:rPr>
            <w:vertAlign w:val="superscript"/>
          </w:rPr>
          <w:delText>4</w:delText>
        </w:r>
      </w:del>
      <w:ins w:id="10" w:author="OpenAI" w:date="2026-10-01T18:07:00Z" w16du:dateUtc="2026-10-02T01:07:00Z">
        <w:r>
          <w:t>Schaller</w:t>
        </w:r>
        <w:r>
          <w:rPr>
            <w:vertAlign w:val="superscript"/>
          </w:rPr>
          <w:t xml:space="preserve">3 </w:t>
        </w:r>
      </w:ins>
    </w:p>
    <w:p w:rsidR="001425FF" w:rsidRDefault="007B1B89">
      <w:r>
        <w:rPr>
          <w:vertAlign w:val="superscript"/>
        </w:rPr>
        <w:t xml:space="preserve">1 </w:t>
      </w:r>
      <w:r>
        <w:t>NAMLink, Cypress, CA, USA</w:t>
      </w:r>
    </w:p>
    <w:p w:rsidR="007D60AC" w:rsidRDefault="007B1B89">
      <w:pPr>
        <w:rPr>
          <w:del w:id="11" w:author="OpenAI" w:date="2026-10-01T18:07:00Z" w16du:dateUtc="2026-10-02T01:07:00Z"/>
        </w:rPr>
      </w:pPr>
      <w:del w:id="12" w:author="OpenAI" w:date="2026-10-01T18:07:00Z" w16du:dateUtc="2026-10-02T01:07:00Z">
        <w:r>
          <w:rPr>
            <w:rFonts w:ascii="Roboto" w:hAnsi="Roboto"/>
            <w:color w:val="151515"/>
            <w:sz w:val="18"/>
            <w:szCs w:val="18"/>
            <w:shd w:val="clear" w:color="auto" w:fill="FFFFFF"/>
            <w:vertAlign w:val="superscript"/>
          </w:rPr>
          <w:delText>2</w:delText>
        </w:r>
        <w:r>
          <w:rPr>
            <w:rFonts w:ascii="Roboto" w:hAnsi="Roboto"/>
            <w:color w:val="151515"/>
            <w:sz w:val="18"/>
            <w:szCs w:val="18"/>
            <w:shd w:val="clear" w:color="auto" w:fill="FFFFFF"/>
          </w:rPr>
          <w:delText xml:space="preserve"> </w:delText>
        </w:r>
        <w:r>
          <w:delText>Enveda Therapeutics Inc., Boulder, CO, USA</w:delText>
        </w:r>
      </w:del>
    </w:p>
    <w:p w:rsidR="001425FF" w:rsidRDefault="007B1B89">
      <w:pPr>
        <w:rPr>
          <w:vertAlign w:val="superscript"/>
        </w:rPr>
      </w:pPr>
      <w:del w:id="13" w:author="OpenAI" w:date="2026-10-01T18:07:00Z" w16du:dateUtc="2026-10-02T01:07:00Z">
        <w:r>
          <w:rPr>
            <w:vertAlign w:val="superscript"/>
          </w:rPr>
          <w:delText>3</w:delText>
        </w:r>
        <w:r>
          <w:delText>Aivaura</w:delText>
        </w:r>
      </w:del>
      <w:ins w:id="14" w:author="OpenAI" w:date="2026-10-01T18:07:00Z" w16du:dateUtc="2026-10-02T01:07:00Z">
        <w:r>
          <w:rPr>
            <w:vertAlign w:val="superscript"/>
          </w:rPr>
          <w:t>2</w:t>
        </w:r>
        <w:r>
          <w:t>Aivaura</w:t>
        </w:r>
      </w:ins>
      <w:r>
        <w:t>, Bhavnagar, Gujarat, India</w:t>
      </w:r>
    </w:p>
    <w:p w:rsidR="001425FF" w:rsidRDefault="007B1B89">
      <w:del w:id="15" w:author="OpenAI" w:date="2026-10-01T18:07:00Z" w16du:dateUtc="2026-10-02T01:07:00Z">
        <w:r>
          <w:rPr>
            <w:vertAlign w:val="superscript"/>
          </w:rPr>
          <w:delText>4</w:delText>
        </w:r>
      </w:del>
      <w:ins w:id="16" w:author="OpenAI" w:date="2026-10-01T18:07:00Z" w16du:dateUtc="2026-10-02T01:07:00Z">
        <w:r>
          <w:rPr>
            <w:vertAlign w:val="superscript"/>
          </w:rPr>
          <w:t>3</w:t>
        </w:r>
      </w:ins>
      <w:r>
        <w:rPr>
          <w:vertAlign w:val="superscript"/>
        </w:rPr>
        <w:t xml:space="preserve"> </w:t>
      </w:r>
      <w:r>
        <w:t xml:space="preserve">ESQlabs GmbH, 26683 Saterland, Germany </w:t>
      </w:r>
    </w:p>
    <w:p w:rsidR="001425FF" w:rsidRDefault="007B1B89">
      <w:pPr>
        <w:jc w:val="left"/>
        <w:rPr>
          <w:rStyle w:val="Heading1Char"/>
        </w:rPr>
      </w:pPr>
      <w:r>
        <w:rPr>
          <w:rStyle w:val="Heading1Char"/>
        </w:rPr>
        <w:t>Funding</w:t>
      </w:r>
    </w:p>
    <w:p w:rsidR="001425FF" w:rsidRDefault="007B1B89">
      <w:pPr>
        <w:jc w:val="left"/>
        <w:rPr>
          <w:bCs/>
        </w:rPr>
      </w:pPr>
      <w:r>
        <w:rPr>
          <w:bCs/>
        </w:rPr>
        <w:t>No funding was received for this work.</w:t>
      </w:r>
    </w:p>
    <w:p w:rsidR="001425FF" w:rsidRDefault="007B1B89">
      <w:pPr>
        <w:jc w:val="left"/>
      </w:pPr>
      <w:r>
        <w:rPr>
          <w:rStyle w:val="Heading1Char"/>
        </w:rPr>
        <w:t>Use of Artificial Intelligence</w:t>
      </w:r>
      <w:r>
        <w:rPr>
          <w:rStyle w:val="Heading1Char"/>
        </w:rPr>
        <w:br/>
      </w:r>
      <w:r>
        <w:t xml:space="preserve">OpenAI </w:t>
      </w:r>
      <w:del w:id="17" w:author="OpenAI" w:date="2026-10-01T18:07:00Z" w16du:dateUtc="2026-10-02T01:07:00Z">
        <w:r>
          <w:delText>ChatGPT/</w:delText>
        </w:r>
      </w:del>
      <w:r>
        <w:t>GPT-5.5</w:t>
      </w:r>
      <w:ins w:id="18" w:author="OpenAI" w:date="2026-10-01T18:07:00Z" w16du:dateUtc="2026-10-02T01:07:00Z">
        <w:r>
          <w:t>/5.6</w:t>
        </w:r>
      </w:ins>
      <w:r>
        <w:t xml:space="preserve"> was used to assist with language editing, manuscript organization, and generation/refinement of </w:t>
      </w:r>
      <w:del w:id="19" w:author="OpenAI" w:date="2026-10-01T18:07:00Z" w16du:dateUtc="2026-10-02T01:07:00Z">
        <w:r>
          <w:delText>Figure 4.</w:delText>
        </w:r>
      </w:del>
      <w:ins w:id="20" w:author="OpenAI" w:date="2026-10-01T18:07:00Z" w16du:dateUtc="2026-10-02T01:07:00Z">
        <w:r>
          <w:t>Figures 1 and 3.</w:t>
        </w:r>
      </w:ins>
      <w:r>
        <w:t xml:space="preserve"> Codex</w:t>
      </w:r>
      <w:del w:id="21" w:author="OpenAI" w:date="2026-10-01T18:07:00Z" w16du:dateUtc="2026-10-02T01:07:00Z">
        <w:r>
          <w:delText>/</w:delText>
        </w:r>
      </w:del>
      <w:ins w:id="22" w:author="OpenAI" w:date="2026-10-01T18:07:00Z" w16du:dateUtc="2026-10-02T01:07:00Z">
        <w:r>
          <w:t xml:space="preserve"> </w:t>
        </w:r>
      </w:ins>
      <w:r>
        <w:t>GPT-5.5</w:t>
      </w:r>
      <w:ins w:id="23" w:author="OpenAI" w:date="2026-10-01T18:07:00Z" w16du:dateUtc="2026-10-02T01:07:00Z">
        <w:r>
          <w:t>/5.6</w:t>
        </w:r>
      </w:ins>
      <w:r>
        <w:t xml:space="preserve"> was used as a coding assistant</w:t>
      </w:r>
      <w:del w:id="24" w:author="OpenAI" w:date="2026-10-01T18:07:00Z" w16du:dateUtc="2026-10-02T01:07:00Z">
        <w:r>
          <w:delText>, especially to write codes for figures and tables generation</w:delText>
        </w:r>
      </w:del>
      <w:r>
        <w:t>. The authors reviewed and edited all AI-assisted content. The authors take full responsibility for the accuracy, integrity, and final content of the manuscript.</w:t>
      </w:r>
    </w:p>
    <w:p w:rsidR="007D60AC" w:rsidRDefault="007D60AC">
      <w:pPr>
        <w:spacing w:after="0" w:line="240" w:lineRule="auto"/>
        <w:jc w:val="left"/>
        <w:rPr>
          <w:del w:id="25" w:author="OpenAI" w:date="2026-10-01T18:07:00Z" w16du:dateUtc="2026-10-02T01:07:00Z"/>
          <w:rFonts w:asciiTheme="majorHAnsi" w:eastAsiaTheme="majorEastAsia" w:hAnsiTheme="majorHAnsi" w:cstheme="majorBidi"/>
          <w:b/>
          <w:sz w:val="40"/>
          <w:szCs w:val="40"/>
        </w:rPr>
      </w:pPr>
    </w:p>
    <w:p w:rsidR="001425FF" w:rsidRDefault="007B1B89">
      <w:pPr>
        <w:jc w:val="left"/>
        <w:rPr>
          <w:ins w:id="26" w:author="OpenAI" w:date="2026-10-01T18:07:00Z" w16du:dateUtc="2026-10-02T01:07:00Z"/>
        </w:rPr>
      </w:pPr>
      <w:ins w:id="27" w:author="OpenAI" w:date="2026-10-01T18:07:00Z" w16du:dateUtc="2026-10-02T01:07:00Z">
        <w:r>
          <w:rPr>
            <w:rStyle w:val="Heading1Char"/>
          </w:rPr>
          <w:t>Conflict of Interest</w:t>
        </w:r>
      </w:ins>
    </w:p>
    <w:p w:rsidR="001425FF" w:rsidRDefault="007B1B89">
      <w:pPr>
        <w:pStyle w:val="BodyText"/>
        <w:rPr>
          <w:ins w:id="28" w:author="OpenAI" w:date="2026-10-01T18:07:00Z" w16du:dateUtc="2026-10-02T01:07:00Z"/>
        </w:rPr>
      </w:pPr>
      <w:ins w:id="29" w:author="OpenAI" w:date="2026-10-01T18:07:00Z" w16du:dateUtc="2026-10-02T01:07:00Z">
        <w:r>
          <w:rPr>
            <w:rStyle w:val="Heading1Char"/>
            <w:b w:val="0"/>
            <w:sz w:val="24"/>
            <w:szCs w:val="24"/>
          </w:rPr>
          <w:t>Stephan Schaller is founder and employee of ESQLabs, the company that developed the R package esqlabsr used in this tutorial.</w:t>
        </w:r>
      </w:ins>
    </w:p>
    <w:p w:rsidR="001425FF" w:rsidRDefault="007B1B89">
      <w:pPr>
        <w:spacing w:after="0" w:line="240" w:lineRule="auto"/>
        <w:jc w:val="left"/>
        <w:rPr>
          <w:rFonts w:asciiTheme="majorHAnsi" w:eastAsiaTheme="majorEastAsia" w:hAnsiTheme="majorHAnsi" w:cstheme="majorBidi"/>
          <w:b/>
          <w:sz w:val="40"/>
          <w:szCs w:val="40"/>
        </w:rPr>
      </w:pPr>
      <w:r>
        <w:br w:type="page"/>
      </w:r>
    </w:p>
    <w:p w:rsidR="001425FF" w:rsidRDefault="007B1B89">
      <w:pPr>
        <w:pStyle w:val="Heading1"/>
        <w:spacing w:before="0"/>
      </w:pPr>
      <w:r>
        <w:t>Abstract</w:t>
      </w:r>
    </w:p>
    <w:p w:rsidR="001425FF" w:rsidRDefault="007B1B89">
      <w:pPr>
        <w:pStyle w:val="BodyText"/>
        <w:spacing w:after="160"/>
        <w:rPr>
          <w:ins w:id="30" w:author="OpenAI" w:date="2026-10-01T18:07:00Z" w16du:dateUtc="2026-10-02T01:07:00Z"/>
        </w:rPr>
      </w:pPr>
      <w:del w:id="31" w:author="OpenAI" w:date="2026-10-01T18:07:00Z" w16du:dateUtc="2026-10-02T01:07:00Z">
        <w:r>
          <w:delText>Monoclonal</w:delText>
        </w:r>
      </w:del>
      <w:ins w:id="32" w:author="OpenAI" w:date="2026-10-01T18:07:00Z" w16du:dateUtc="2026-10-02T01:07:00Z">
        <w:r>
          <w:rPr>
            <w:rStyle w:val="Strong"/>
          </w:rPr>
          <w:t>Objectives:</w:t>
        </w:r>
        <w:r>
          <w:t xml:space="preserve"> This tutorial presents a reproducible PK-Sim/MoBi-R workflow for predicting monkey and human monoclonal</w:t>
        </w:r>
      </w:ins>
      <w:r>
        <w:t xml:space="preserve"> antibody (mAb) pharmacokinetics </w:t>
      </w:r>
      <w:del w:id="33" w:author="OpenAI" w:date="2026-10-01T18:07:00Z" w16du:dateUtc="2026-10-02T01:07:00Z">
        <w:r>
          <w:delText xml:space="preserve">(PK) is governed by mechanistic processes and physiologically based pharmacokinetic (PBPK) models are well suited for mAb’s human PK prediction. We evaluated whether </w:delText>
        </w:r>
      </w:del>
      <w:ins w:id="34" w:author="OpenAI" w:date="2026-10-01T18:07:00Z" w16du:dateUtc="2026-10-02T01:07:00Z">
        <w:r>
          <w:t xml:space="preserve">without calibration to </w:t>
        </w:r>
      </w:ins>
      <w:r>
        <w:t xml:space="preserve">in </w:t>
      </w:r>
      <w:del w:id="35" w:author="OpenAI" w:date="2026-10-01T18:07:00Z" w16du:dateUtc="2026-10-02T01:07:00Z">
        <w:r>
          <w:delText xml:space="preserve">vitro-informed “a priori” PBPK modeling could predict first-in-human mAb PK </w:delText>
        </w:r>
      </w:del>
      <w:ins w:id="36" w:author="OpenAI" w:date="2026-10-01T18:07:00Z" w16du:dateUtc="2026-10-02T01:07:00Z">
        <w:r>
          <w:t xml:space="preserve">vivo PK profiles </w:t>
        </w:r>
      </w:ins>
      <w:r>
        <w:t xml:space="preserve">and </w:t>
      </w:r>
      <w:del w:id="37" w:author="OpenAI" w:date="2026-10-01T18:07:00Z" w16du:dateUtc="2026-10-02T01:07:00Z">
        <w:r>
          <w:delText>support</w:delText>
        </w:r>
      </w:del>
      <w:ins w:id="38" w:author="OpenAI" w:date="2026-10-01T18:07:00Z" w16du:dateUtc="2026-10-02T01:07:00Z">
        <w:r>
          <w:t>for evaluating</w:t>
        </w:r>
      </w:ins>
      <w:r>
        <w:t xml:space="preserve"> reduced monkey </w:t>
      </w:r>
      <w:del w:id="39" w:author="OpenAI" w:date="2026-10-01T18:07:00Z" w16du:dateUtc="2026-10-02T01:07:00Z">
        <w:r>
          <w:delText xml:space="preserve">PK </w:delText>
        </w:r>
      </w:del>
      <w:r>
        <w:t xml:space="preserve">study designs </w:t>
      </w:r>
      <w:del w:id="40" w:author="OpenAI" w:date="2026-10-01T18:07:00Z" w16du:dateUtc="2026-10-02T01:07:00Z">
        <w:r>
          <w:delText>as</w:delText>
        </w:r>
      </w:del>
      <w:ins w:id="41" w:author="OpenAI" w:date="2026-10-01T18:07:00Z" w16du:dateUtc="2026-10-02T01:07:00Z">
        <w:r>
          <w:t>within</w:t>
        </w:r>
      </w:ins>
      <w:r>
        <w:t xml:space="preserve"> a new approach methodology </w:t>
      </w:r>
      <w:del w:id="42" w:author="OpenAI" w:date="2026-10-01T18:07:00Z" w16du:dateUtc="2026-10-02T01:07:00Z">
        <w:r>
          <w:delText>(NAM). A semi-automated PK-Sim/MoBi–R workflow integrated species</w:delText>
        </w:r>
      </w:del>
      <w:ins w:id="43" w:author="OpenAI" w:date="2026-10-01T18:07:00Z" w16du:dateUtc="2026-10-02T01:07:00Z">
        <w:r>
          <w:t>framework.</w:t>
        </w:r>
      </w:ins>
    </w:p>
    <w:p w:rsidR="001425FF" w:rsidRDefault="007B1B89">
      <w:pPr>
        <w:pStyle w:val="BodyText"/>
        <w:spacing w:after="160"/>
        <w:pPrChange w:id="44" w:author="OpenAI" w:date="2026-10-01T18:07:00Z" w16du:dateUtc="2026-10-02T01:07:00Z">
          <w:pPr/>
        </w:pPrChange>
      </w:pPr>
      <w:ins w:id="45" w:author="OpenAI" w:date="2026-10-01T18:07:00Z" w16du:dateUtc="2026-10-02T01:07:00Z">
        <w:r>
          <w:rPr>
            <w:rStyle w:val="Strong"/>
          </w:rPr>
          <w:t>Methods:</w:t>
        </w:r>
        <w:r>
          <w:t xml:space="preserve"> Species</w:t>
        </w:r>
      </w:ins>
      <w:r>
        <w:t xml:space="preserve"> physiology</w:t>
      </w:r>
      <w:del w:id="46" w:author="OpenAI" w:date="2026-10-01T18:07:00Z" w16du:dateUtc="2026-10-02T01:07:00Z">
        <w:r>
          <w:delText xml:space="preserve"> with</w:delText>
        </w:r>
      </w:del>
      <w:ins w:id="47" w:author="OpenAI" w:date="2026-10-01T18:07:00Z" w16du:dateUtc="2026-10-02T01:07:00Z">
        <w:r>
          <w:t>,</w:t>
        </w:r>
      </w:ins>
      <w:r>
        <w:t xml:space="preserve"> FcRn</w:t>
      </w:r>
      <w:del w:id="48" w:author="OpenAI" w:date="2026-10-01T18:07:00Z" w16du:dateUtc="2026-10-02T01:07:00Z">
        <w:r>
          <w:delText>-</w:delText>
        </w:r>
      </w:del>
      <w:ins w:id="49" w:author="OpenAI" w:date="2026-10-01T18:07:00Z" w16du:dateUtc="2026-10-02T01:07:00Z">
        <w:r>
          <w:t xml:space="preserve"> </w:t>
        </w:r>
      </w:ins>
      <w:r>
        <w:t>binding</w:t>
      </w:r>
      <w:ins w:id="50" w:author="OpenAI" w:date="2026-10-01T18:07:00Z" w16du:dateUtc="2026-10-02T01:07:00Z">
        <w:r>
          <w:t>,</w:t>
        </w:r>
      </w:ins>
      <w:r>
        <w:t xml:space="preserve"> and target-mediated disposition inputs</w:t>
      </w:r>
      <w:del w:id="51" w:author="OpenAI" w:date="2026-10-01T18:07:00Z" w16du:dateUtc="2026-10-02T01:07:00Z">
        <w:r>
          <w:delText>. Intravenous</w:delText>
        </w:r>
      </w:del>
      <w:ins w:id="52" w:author="OpenAI" w:date="2026-10-01T18:07:00Z" w16du:dateUtc="2026-10-02T01:07:00Z">
        <w:r>
          <w:t xml:space="preserve"> were integrated to predict intravenous</w:t>
        </w:r>
      </w:ins>
      <w:r>
        <w:t xml:space="preserve"> single-dose PK </w:t>
      </w:r>
      <w:del w:id="53" w:author="OpenAI" w:date="2026-10-01T18:07:00Z" w16du:dateUtc="2026-10-02T01:07:00Z">
        <w:r>
          <w:delText xml:space="preserve">data </w:delText>
        </w:r>
      </w:del>
      <w:r>
        <w:t>for eight mAbs across five targets</w:t>
      </w:r>
      <w:del w:id="54" w:author="OpenAI" w:date="2026-10-01T18:07:00Z" w16du:dateUtc="2026-10-02T01:07:00Z">
        <w:r>
          <w:delText xml:space="preserve"> were evaluated retrospectively. “A priori” predictions, generated without fitting to monkey PK data, </w:delText>
        </w:r>
      </w:del>
      <w:ins w:id="55" w:author="OpenAI" w:date="2026-10-01T18:07:00Z" w16du:dateUtc="2026-10-02T01:07:00Z">
        <w:r>
          <w:t xml:space="preserve">. Predicted AUC0–tlast, Cmax, and clearance </w:t>
        </w:r>
      </w:ins>
      <w:r>
        <w:t xml:space="preserve">were compared with observed </w:t>
      </w:r>
      <w:del w:id="56" w:author="OpenAI" w:date="2026-10-01T18:07:00Z" w16du:dateUtc="2026-10-02T01:07:00Z">
        <w:r>
          <w:delText>AUC</w:delText>
        </w:r>
        <w:r>
          <w:rPr>
            <w:vertAlign w:val="subscript"/>
          </w:rPr>
          <w:delText>0–28d</w:delText>
        </w:r>
        <w:r>
          <w:delText xml:space="preserve">, Cmax, and clearance and with predictions from monkey-fitted top-down models translated to humans. Reduced </w:delText>
        </w:r>
      </w:del>
      <w:ins w:id="57" w:author="OpenAI" w:date="2026-10-01T18:07:00Z" w16du:dateUtc="2026-10-02T01:07:00Z">
        <w:r>
          <w:t>values. Candidate monkey designs for golimumab and nivolumab were evaluated under 30% and 60% CV scenarios, incorporating uncertainty in five mechanistic inputs and between-subject variability in body weight and target concentration. Sparse-</w:t>
        </w:r>
      </w:ins>
      <w:r>
        <w:t xml:space="preserve">study </w:t>
      </w:r>
      <w:del w:id="58" w:author="OpenAI" w:date="2026-10-01T18:07:00Z" w16du:dateUtc="2026-10-02T01:07:00Z">
        <w:r>
          <w:delText>designs were evaluated using simulations</w:delText>
        </w:r>
      </w:del>
      <w:ins w:id="59" w:author="OpenAI" w:date="2026-10-01T18:07:00Z" w16du:dateUtc="2026-10-02T01:07:00Z">
        <w:r>
          <w:t>means were compared primarily with replicate-matched dense-population means</w:t>
        </w:r>
      </w:ins>
      <w:r>
        <w:t>.</w:t>
      </w:r>
    </w:p>
    <w:p w:rsidR="007D60AC" w:rsidRDefault="007B1B89">
      <w:pPr>
        <w:rPr>
          <w:del w:id="60" w:author="OpenAI" w:date="2026-10-01T18:07:00Z" w16du:dateUtc="2026-10-02T01:07:00Z"/>
        </w:rPr>
      </w:pPr>
      <w:del w:id="61" w:author="OpenAI" w:date="2026-10-01T18:07:00Z" w16du:dateUtc="2026-10-02T01:07:00Z">
        <w:r>
          <w:delText>For human PK, 83.3%, 96.7%, and 76.7% of “a priori” AUC</w:delText>
        </w:r>
        <w:r>
          <w:rPr>
            <w:vertAlign w:val="subscript"/>
          </w:rPr>
          <w:delText>0–28d</w:delText>
        </w:r>
        <w:r>
          <w:delText>, Cmax, and clearance predictions, respectively, were within two-fold of observed values, compared with 86.7%, 90.0%, and 93.3% for top-down translation. A two dose groups design with three animals per group (total n=6) suggested a success probability of 99.4–100% under 30% parameter variability and estimated uncertainty. The predicted success probability declined to 90.0–98.1% with 50% variability assumption.</w:delText>
        </w:r>
      </w:del>
    </w:p>
    <w:p w:rsidR="007D60AC" w:rsidRDefault="007B1B89">
      <w:pPr>
        <w:rPr>
          <w:del w:id="62" w:author="OpenAI" w:date="2026-10-01T18:07:00Z" w16du:dateUtc="2026-10-02T01:07:00Z"/>
        </w:rPr>
      </w:pPr>
      <w:del w:id="63" w:author="OpenAI" w:date="2026-10-01T18:07:00Z" w16du:dateUtc="2026-10-02T01:07:00Z">
        <w:r>
          <w:delText>These findings support further evaluation of “a priori” PBPK models informed NAM workflow for first-in-human mAb PK prediction. Predictive performance of the “a priori” approach was broadly comparable to monkey-to-human translation, although clearance predictions were sensitive to uncertainties in parameters and in available data. Under the stated assumptions, the reduced design required six rather than at least 15 animals, a 60% reduction at the individual PK-study level and suggests prospective validation</w:delText>
        </w:r>
        <w:r>
          <w:delText>.</w:delText>
        </w:r>
      </w:del>
    </w:p>
    <w:p w:rsidR="001425FF" w:rsidRDefault="007B1B89">
      <w:pPr>
        <w:pStyle w:val="BodyText"/>
        <w:rPr>
          <w:ins w:id="64" w:author="OpenAI" w:date="2026-10-01T18:07:00Z" w16du:dateUtc="2026-10-02T01:07:00Z"/>
        </w:rPr>
      </w:pPr>
      <w:ins w:id="65" w:author="OpenAI" w:date="2026-10-01T18:07:00Z" w16du:dateUtc="2026-10-02T01:07:00Z">
        <w:r>
          <w:rPr>
            <w:rStyle w:val="Strong"/>
          </w:rPr>
          <w:t>Results:</w:t>
        </w:r>
        <w:r>
          <w:t xml:space="preserve"> AUC0–tlast and Cmax were predicted within two-fold of observed values at all evaluated doses for five of eight mAbs. Across individual profiles, the proportions within two-fold for AUC0–tlast, Cmax, and evaluable clearance were 85.7%, 92.9%, and 50.0% in monkeys and 96.7%, 96.7%, and 66.7% in humans, respectively. Study-design simulations indicated that two dose groups of two monkeys each (n=4) represented the minimum adequate design. Increasing the group size to three monkeys (n=6) modestly improved preci</w:t>
        </w:r>
        <w:r>
          <w:t>sion, whereas adding further dose groups or animals per group yielded only marginal gains.</w:t>
        </w:r>
      </w:ins>
    </w:p>
    <w:p w:rsidR="001425FF" w:rsidRDefault="007B1B89">
      <w:pPr>
        <w:pStyle w:val="BodyText"/>
        <w:spacing w:after="160"/>
        <w:rPr>
          <w:ins w:id="66" w:author="OpenAI" w:date="2026-10-01T18:07:00Z" w16du:dateUtc="2026-10-02T01:07:00Z"/>
        </w:rPr>
      </w:pPr>
      <w:ins w:id="67" w:author="OpenAI" w:date="2026-10-01T18:07:00Z" w16du:dateUtc="2026-10-02T01:07:00Z">
        <w:r>
          <w:rPr>
            <w:rStyle w:val="Strong"/>
          </w:rPr>
          <w:t>Conclusions:</w:t>
        </w:r>
        <w:r>
          <w:t xml:space="preserve"> This tutorial provides a reproducible workflow for predicting IV mAb PK for  monkey and human without calibrating with in vivo data and testing smaller exploratory monkey PK study designs, thereby offering a framework for prospective evaluations using larger datasets and experimentally measured mechanistic inputs.</w:t>
        </w:r>
      </w:ins>
    </w:p>
    <w:p w:rsidR="001425FF" w:rsidRDefault="007B1B89">
      <w:pPr>
        <w:pStyle w:val="BodyText"/>
        <w:spacing w:after="160"/>
        <w:rPr>
          <w:rPrChange w:id="68" w:author="OpenAI" w:date="2026-10-01T18:07:00Z" w16du:dateUtc="2026-10-02T01:07:00Z">
            <w:rPr>
              <w:rFonts w:asciiTheme="majorHAnsi" w:hAnsiTheme="majorHAnsi"/>
              <w:b/>
              <w:sz w:val="40"/>
            </w:rPr>
          </w:rPrChange>
        </w:rPr>
        <w:pPrChange w:id="69" w:author="OpenAI" w:date="2026-10-01T18:07:00Z" w16du:dateUtc="2026-10-02T01:07:00Z">
          <w:pPr>
            <w:spacing w:after="0" w:line="240" w:lineRule="auto"/>
            <w:jc w:val="left"/>
          </w:pPr>
        </w:pPrChange>
      </w:pPr>
      <w:ins w:id="70" w:author="OpenAI" w:date="2026-10-01T18:07:00Z" w16du:dateUtc="2026-10-02T01:07:00Z">
        <w:r>
          <w:t xml:space="preserve">  </w:t>
        </w:r>
      </w:ins>
      <w:r>
        <w:br w:type="page"/>
      </w:r>
    </w:p>
    <w:p w:rsidR="001425FF" w:rsidRDefault="007B1B89">
      <w:pPr>
        <w:pStyle w:val="Heading1"/>
        <w:spacing w:before="0"/>
      </w:pPr>
      <w:r>
        <w:t>Introduction</w:t>
      </w:r>
    </w:p>
    <w:p w:rsidR="007D60AC" w:rsidRDefault="007B1B89">
      <w:pPr>
        <w:rPr>
          <w:del w:id="71" w:author="OpenAI" w:date="2026-10-01T18:07:00Z" w16du:dateUtc="2026-10-02T01:07:00Z"/>
        </w:rPr>
      </w:pPr>
      <w:r>
        <w:t>Adequate characterization of pharmacokinetics (PK) is crucial for a successful drug development program because it is the quantitative link between administered dose, systemic and tissue exposure, target engagement, pharmacodynamic (PD) response, and safety [1]. For monoclonal antibodies (mAbs) and other protein therapeutics, systemic and tissue exposures depend on target-mediated drug disposition (TMDD), neonatal Fc receptor (FcRn)-mediated recycling, and tissue distribution processes that can differ acros</w:t>
      </w:r>
      <w:r>
        <w:t xml:space="preserve">s species. Physiologically-based pharmacokinetic (PBPK) modeling is a mechanistic modeling approach that integrates species-specific physiology with drug- and target-specific parameters to simulate PK. For mAbs, PBPK models incorporate key determinants of disposition, including vascular convection, lymphatic return, tissue partitioning, pinocytosis, FcRn binding and recycling, proteolytic catabolism, target binding, target turnover, and target-receptor complex internalization, into a quantitative framework </w:t>
      </w:r>
      <w:r>
        <w:t>[2</w:t>
      </w:r>
      <w:del w:id="72" w:author="OpenAI" w:date="2026-10-01T18:07:00Z" w16du:dateUtc="2026-10-02T01:07:00Z">
        <w:r>
          <w:delText xml:space="preserve">, 3, </w:delText>
        </w:r>
      </w:del>
      <w:ins w:id="73" w:author="OpenAI" w:date="2026-10-01T18:07:00Z" w16du:dateUtc="2026-10-02T01:07:00Z">
        <w:r>
          <w:t>-</w:t>
        </w:r>
      </w:ins>
      <w:r>
        <w:t xml:space="preserve">4]. </w:t>
      </w:r>
      <w:del w:id="74" w:author="OpenAI" w:date="2026-10-01T18:07:00Z" w16du:dateUtc="2026-10-02T01:07:00Z">
        <w:r>
          <w:delText>Overall, extensive work on PBPK models for mAbs has already established a robust scientific foundation, enabled reliable characterization of their PK, and supported their regulatory acceptance.</w:delText>
        </w:r>
      </w:del>
    </w:p>
    <w:p w:rsidR="007D60AC" w:rsidRDefault="007B1B89">
      <w:pPr>
        <w:rPr>
          <w:del w:id="75" w:author="OpenAI" w:date="2026-10-01T18:07:00Z" w16du:dateUtc="2026-10-02T01:07:00Z"/>
        </w:rPr>
      </w:pPr>
      <w:del w:id="76" w:author="OpenAI" w:date="2026-10-01T18:07:00Z" w16du:dateUtc="2026-10-02T01:07:00Z">
        <w:r>
          <w:delText>Momentum for new approach methodologies (NAMs) has increased exponentially since the FDA's April 2025 Roadmap to Reducing Animal Testing in Preclinical Safety Studies [5, 6, 7, 8, 9]. Within this evolving regulatory infrastructure, current NAM-focused investment has focused on establishing context-of-use (COU) frameworks, advancing complex in vitro systems (organoids, microphysiological systems, organ-on-chip platforms), and AI/ML-based computational toxicology tools. On the other hand, preclinical evaluati</w:delText>
        </w:r>
        <w:r>
          <w:delText>ons are increasingly being framed around whether human-relevant biological pathways are perturbed at clinically meaningful plasma and tissue exposure levels. Plasma and tissue exposures therefore provide a common quantitative measure for integrating in vitro dose-response data, in silico simulations, prior clinical knowledge, biomarkers, and safety thresholds. For example, in vitro findings from cell-based or microphysiological systems can be contextualized through predicted human concentration-time profile</w:delText>
        </w:r>
        <w:r>
          <w:delText>s, exposure margins, and time above biologically active or adverse effect thresholds [10, 11]. In this context, mechanistic PBPK models are uniquely positioned to bridge NAM-derived biological observations with quantitative predictions of human plasma and tissue exposure. A recent FDA/CDER landscape analysis of 15 years of NAM-related submissions found that 93% fell into the in vitro and in silico categories broadly, though this landscape analysis does not break out mechanistic PK/PD/safety modeling, such a</w:delText>
        </w:r>
        <w:r>
          <w:delText>s PBPK, as distinct categories, leaving their specific representation within the NAM submission landscape unclear [12]. By contrast, mechanistic modeling approaches, such as, PBPK, quantitative systems pharmacology (QSP), and quantitative systems toxicology (QST), despite an established and steadily growing regulatory submission record under the parallel model-informed drug development (MIDD) paradigm and demonstrated translational utility [8, 13], have received comparatively limited dedicated attention wit</w:delText>
        </w:r>
        <w:r>
          <w:delText xml:space="preserve">hin the emerging NAM ecosystem, representing both a gap and an opportunity. Overall, the emerging NAM ecosystem presents a significant opportunity for greater integration of mechanistic modeling approaches. </w:delText>
        </w:r>
      </w:del>
    </w:p>
    <w:p w:rsidR="001425FF" w:rsidRDefault="007B1B89">
      <w:del w:id="77" w:author="OpenAI" w:date="2026-10-01T18:07:00Z" w16du:dateUtc="2026-10-02T01:07:00Z">
        <w:r>
          <w:delText>Focusing on mAb PK characterization and the role of mechanistic PK modeling, although a scientific framework for mAb PBPK exists, preclinical PK characterization mostly relies on PK studies in monkeys (often cynomolgus monkeys). A traditional mAb development program typically includes preclinical PK evaluations in at least two studies: an exploratory single-dose PK study (n =12-18 monkeys) and a definitive repeat-dose PK study (n = 12-24 monkeys). Together, these studies generally require a minimum of 24–42</w:delText>
        </w:r>
        <w:r>
          <w:delText xml:space="preserve"> monkeys per mAb development program. The scientific maturity of mAb PBPK modeling has advanced to the point where “a priori” PK predictions based on in vitro data can be considered for prospective evaluation in preclinical development workflows, as NAMs. </w:delText>
        </w:r>
      </w:del>
      <w:r>
        <w:t>Published examples have shown that</w:t>
      </w:r>
      <w:del w:id="78" w:author="OpenAI" w:date="2026-10-01T18:07:00Z" w16du:dateUtc="2026-10-02T01:07:00Z">
        <w:r>
          <w:delText xml:space="preserve"> mAb-specific</w:delText>
        </w:r>
      </w:del>
      <w:r>
        <w:t xml:space="preserve"> in vitro measurements, together with species physiology and FcRn-mAb interaction-related parameters, can support prediction of mAb linear PK without in vivo data [</w:t>
      </w:r>
      <w:del w:id="79" w:author="OpenAI" w:date="2026-10-01T18:07:00Z" w16du:dateUtc="2026-10-02T01:07:00Z">
        <w:r>
          <w:delText>14, 15</w:delText>
        </w:r>
      </w:del>
      <w:ins w:id="80" w:author="OpenAI" w:date="2026-10-01T18:07:00Z" w16du:dateUtc="2026-10-02T01:07:00Z">
        <w:r>
          <w:t>5-6</w:t>
        </w:r>
      </w:ins>
      <w:r>
        <w:t xml:space="preserve">]; however, these frameworks did not incorporate target-mAb interactions governing nonlinear, target-mediated clearance. </w:t>
      </w:r>
      <w:del w:id="81" w:author="OpenAI" w:date="2026-10-01T18:07:00Z" w16du:dateUtc="2026-10-02T01:07:00Z">
        <w:r>
          <w:delText xml:space="preserve">Although some mAbs exhibit linear PK at dose range of interest, target-mediated drug disposition is inherent to therapeutic antibodies. For example, at high doses, even mAbs known to exhibit non-linear PK can appear linear upon target saturation, and at low doses, even mAbs known as linear may show nonlinearity. Overall, extending “a priori” PBPK frameworks to incorporate target-mediated disposition is therefore important for their broader application as NAMs with the potential to reduce preclinical monkey </w:delText>
        </w:r>
        <w:r>
          <w:delText>studies across the full range of mAb PK profiles.</w:delText>
        </w:r>
        <w:r>
          <w:rPr>
            <w:rFonts w:cs="Times New Roman"/>
          </w:rPr>
          <w:delText xml:space="preserve"> </w:delText>
        </w:r>
      </w:del>
      <w:ins w:id="82" w:author="OpenAI" w:date="2026-10-01T18:07:00Z" w16du:dateUtc="2026-10-02T01:07:00Z">
        <w:r>
          <w:t>This foundation provides an opportunity to incorporate established PBPK and TMDD methods within a new approach methodologies (NAMs) decision framework.</w:t>
        </w:r>
      </w:ins>
    </w:p>
    <w:p w:rsidR="001425FF" w:rsidRDefault="007B1B89">
      <w:pPr>
        <w:rPr>
          <w:ins w:id="83" w:author="OpenAI" w:date="2026-10-01T18:07:00Z" w16du:dateUtc="2026-10-02T01:07:00Z"/>
          <w:rFonts w:cs="Times New Roman"/>
        </w:rPr>
      </w:pPr>
      <w:del w:id="84" w:author="OpenAI" w:date="2026-10-01T18:07:00Z" w16du:dateUtc="2026-10-02T01:07:00Z">
        <w:r>
          <w:rPr>
            <w:rFonts w:cs="Times New Roman"/>
          </w:rPr>
          <w:delText xml:space="preserve">While complete replacement </w:delText>
        </w:r>
      </w:del>
      <w:ins w:id="85" w:author="OpenAI" w:date="2026-10-01T18:07:00Z" w16du:dateUtc="2026-10-02T01:07:00Z">
        <w:r>
          <w:t>Interest in NAMs has increased substantially following the FDA’s April 2025 Roadmap to Reducing Animal Testing in Preclinical Safety Studies [7-11]. Current NAM efforts encompass context-</w:t>
        </w:r>
      </w:ins>
      <w:r>
        <w:t>of</w:t>
      </w:r>
      <w:ins w:id="86" w:author="OpenAI" w:date="2026-10-01T18:07:00Z" w16du:dateUtc="2026-10-02T01:07:00Z">
        <w:r>
          <w:t>-use (COU) frameworks, complex in vitro systems, including organoids, microphysiological systems, and organ-on-chip platforms, and AI/ML-enabled computational toxicology. These approaches increasingly evaluate whether human-relevant biological pathways are perturbed at clinically meaningful plasma or tissue exposures. Exposure therefore provides a common quantitative basis for integrating in vitro concentration-response data, in silico predictions, prior clinical knowledge, biomarkers, and safety thresholds</w:t>
        </w:r>
        <w:r>
          <w:t>. For example, findings from cell-based or microphysiological systems can be interpreted in the context of predicted human concentration-time profiles, exposure margins, and the duration for which concentrations exceed biologically active or adverse-effect thresholds [12-13].</w:t>
        </w:r>
      </w:ins>
    </w:p>
    <w:p w:rsidR="001425FF" w:rsidRDefault="007B1B89">
      <w:pPr>
        <w:rPr>
          <w:ins w:id="87" w:author="OpenAI" w:date="2026-10-01T18:07:00Z" w16du:dateUtc="2026-10-02T01:07:00Z"/>
          <w:rFonts w:cs="Times New Roman"/>
        </w:rPr>
      </w:pPr>
      <w:ins w:id="88" w:author="OpenAI" w:date="2026-10-01T18:07:00Z" w16du:dateUtc="2026-10-02T01:07:00Z">
        <w:r>
          <w:t>Despite the growing interest, the role of quantitative pharmacology within the NAM landscape remains insufficiently delineated. A recent FDA/CDER analysis of 15 years of NAM-related submissions reported that 93% involved broadly defined in vitro or in silico approaches, but did not clearly identify examples of mechanistic quantitative pharmacology approaches, such as physiologically based pharmacokinetic (PBPK), quantitative systems pharmacology (QSP), or quantitative systems toxicology (QST) modeling [14].</w:t>
        </w:r>
        <w:r>
          <w:t xml:space="preserve"> Consequently, the extent to which these model-informed drug development (MIDD) approaches are being applied specifically as NAMs remains unclear, despite their established and growing use in regulatory submissions [10, 15]. Mechanistic quantitative pharmacology can play an important role at the interface between preclinical evidence and clinical translation by connecting NAM-derived biological observations to predictions of clinically relevant plasma and tissue exposures.</w:t>
        </w:r>
      </w:ins>
    </w:p>
    <w:p w:rsidR="001425FF" w:rsidRDefault="007B1B89">
      <w:pPr>
        <w:rPr>
          <w:rFonts w:cs="Times New Roman"/>
        </w:rPr>
      </w:pPr>
      <w:ins w:id="89" w:author="OpenAI" w:date="2026-10-01T18:07:00Z" w16du:dateUtc="2026-10-02T01:07:00Z">
        <w:r>
          <w:t>Here, we illustrate this role through a practical workflow that applies in vitro data, PBPK modeling, TMDD principles, and study simulations to inform the design of mAb PK studies. The example focuses on optimizing</w:t>
        </w:r>
      </w:ins>
      <w:r>
        <w:t xml:space="preserve"> monkey PK studies</w:t>
      </w:r>
      <w:del w:id="90" w:author="OpenAI" w:date="2026-10-01T18:07:00Z" w16du:dateUtc="2026-10-02T01:07:00Z">
        <w:r>
          <w:rPr>
            <w:rFonts w:cs="Times New Roman"/>
          </w:rPr>
          <w:delText xml:space="preserve"> is not yet scientifically justifiable, model-informed optimization of study design offers a pragmatic reduction strategy. Prior knowledge of the mechanistic determinants of mAb disposition, PBPK predictions, and in vitro data can inform the selection of dose </w:delText>
        </w:r>
      </w:del>
      <w:ins w:id="91" w:author="OpenAI" w:date="2026-10-01T18:07:00Z" w16du:dateUtc="2026-10-02T01:07:00Z">
        <w:r>
          <w:t xml:space="preserve">, including dose </w:t>
        </w:r>
      </w:ins>
      <w:r>
        <w:t>groups</w:t>
      </w:r>
      <w:del w:id="92" w:author="OpenAI" w:date="2026-10-01T18:07:00Z" w16du:dateUtc="2026-10-02T01:07:00Z">
        <w:r>
          <w:rPr>
            <w:rFonts w:cs="Times New Roman"/>
          </w:rPr>
          <w:delText>, animals,</w:delText>
        </w:r>
      </w:del>
      <w:r>
        <w:t xml:space="preserve"> and </w:t>
      </w:r>
      <w:del w:id="93" w:author="OpenAI" w:date="2026-10-01T18:07:00Z" w16du:dateUtc="2026-10-02T01:07:00Z">
        <w:r>
          <w:rPr>
            <w:rFonts w:cs="Times New Roman"/>
          </w:rPr>
          <w:delText>sampling times needed</w:delText>
        </w:r>
      </w:del>
      <w:ins w:id="94" w:author="OpenAI" w:date="2026-10-01T18:07:00Z" w16du:dateUtc="2026-10-02T01:07:00Z">
        <w:r>
          <w:t>animal numbers,</w:t>
        </w:r>
      </w:ins>
      <w:r>
        <w:t xml:space="preserve"> to address </w:t>
      </w:r>
      <w:del w:id="95" w:author="OpenAI" w:date="2026-10-01T18:07:00Z" w16du:dateUtc="2026-10-02T01:07:00Z">
        <w:r>
          <w:rPr>
            <w:rFonts w:cs="Times New Roman"/>
          </w:rPr>
          <w:delText xml:space="preserve">specific PK uncertainties, complementing approaches </w:delText>
        </w:r>
      </w:del>
      <w:ins w:id="96" w:author="OpenAI" w:date="2026-10-01T18:07:00Z" w16du:dateUtc="2026-10-02T01:07:00Z">
        <w:r>
          <w:t xml:space="preserve">defined uncertainty while reducing animal use. The same workflow can be adapted to other types of preclinical studies and can complement strategies </w:t>
        </w:r>
      </w:ins>
      <w:r>
        <w:t xml:space="preserve">such as cassette dosing, microsampling, animal reuse, and integration of PK/PD </w:t>
      </w:r>
      <w:ins w:id="97" w:author="OpenAI" w:date="2026-10-01T18:07:00Z" w16du:dateUtc="2026-10-02T01:07:00Z">
        <w:r>
          <w:t xml:space="preserve">or toxicology </w:t>
        </w:r>
      </w:ins>
      <w:r>
        <w:t xml:space="preserve">endpoints into existing studies [16-18]. </w:t>
      </w:r>
      <w:del w:id="98" w:author="OpenAI" w:date="2026-10-01T18:07:00Z" w16du:dateUtc="2026-10-02T01:07:00Z">
        <w:r>
          <w:rPr>
            <w:rFonts w:cs="Times New Roman"/>
          </w:rPr>
          <w:delText>Because regulatory expectations and molecule-specific uncertainty vary, simulations should inform rather than independently define the minimum acceptable study size</w:delText>
        </w:r>
      </w:del>
      <w:ins w:id="99" w:author="OpenAI" w:date="2026-10-01T18:07:00Z" w16du:dateUtc="2026-10-02T01:07:00Z">
        <w:r>
          <w:t>It can also support evaluation of alternatives to nonhuman primates, including hybrid approaches that scale human PK from transgenic human FcRn mice using allometric or PBPK methods. This article presents a reproducible, tutorial-oriented workflow for applying established PBPK and TMDD methods within a NAM decision framework for mAb development. The primary objectives are (1) to demonstrate how to generate monkey and human PBPK predictions in PK-Sim/MoBi without calibration to the analyzed in vivo PK profil</w:t>
        </w:r>
        <w:r>
          <w:t>es and (2) to explore opportunities to reduce animal numbers in monkey PK studies using those models. A secondary objective is to evaluate the workflow retrospectively using eight intravenously administered mAbs across five targets. The analysis assesses predictive performance and uses simulations to show how uncertainty in mechanistic inputs and interindividual variability affects confidence that candidate designs can recover model-defined PK characteristics. These examples are intended to help preclinical</w:t>
        </w:r>
        <w:r>
          <w:t xml:space="preserve"> pharmacology and modeling teams develop models, interpret outputs, and design fit-for-purpose PK studies with fewer dose groups and animals while identifying the additional evidence needed for prospective application</w:t>
        </w:r>
      </w:ins>
      <w:r>
        <w:t>.</w:t>
      </w:r>
    </w:p>
    <w:p w:rsidR="001425FF" w:rsidRDefault="007B1B89">
      <w:pPr>
        <w:pStyle w:val="Heading1"/>
        <w:rPr>
          <w:ins w:id="100" w:author="OpenAI" w:date="2026-10-01T18:07:00Z" w16du:dateUtc="2026-10-02T01:07:00Z"/>
        </w:rPr>
      </w:pPr>
      <w:ins w:id="101" w:author="OpenAI" w:date="2026-10-01T18:07:00Z" w16du:dateUtc="2026-10-02T01:07:00Z">
        <w:r>
          <w:t>Overview</w:t>
        </w:r>
      </w:ins>
    </w:p>
    <w:p w:rsidR="001425FF" w:rsidRDefault="007B1B89">
      <w:pPr>
        <w:pStyle w:val="BodyText"/>
        <w:rPr>
          <w:ins w:id="102" w:author="OpenAI" w:date="2026-10-01T18:07:00Z" w16du:dateUtc="2026-10-02T01:07:00Z"/>
        </w:rPr>
      </w:pPr>
      <w:ins w:id="103" w:author="OpenAI" w:date="2026-10-01T18:07:00Z" w16du:dateUtc="2026-10-02T01:07:00Z">
        <w:r>
          <w:rPr>
            <w:b/>
            <w:bCs/>
          </w:rPr>
          <w:t xml:space="preserve">Figure 1 </w:t>
        </w:r>
        <w:r>
          <w:t>summarizes the four-part workflow used to develop and evaluate the PBPK models. First, six drug- and target-specific parameters were obtained from in vitro studies or the literature to provide independent mechanistic inputs: antibody–FcRn binding affinity, antibody–target binding affinity and dissociation rate, target–antibody complex internalization rate, target degradation rate, and target reference concentration. Published intravenous plasma PK profiles for eight mAbs targeting five proteins in monkeys a</w:t>
        </w:r>
        <w:r>
          <w:t xml:space="preserve">nd humans were digitized using WebPlotDigitizer. Most reports did not specify whether concentrations represented free or total antibody. Literature sources also provided the drug–FcRn, drug–target, complex internalization, target degradation, and target concentration inputs. Target concentration and degradation values were shared among mAbs directed against the same target. Inputs derived from previous modeling studies rather than independent in vitro measurements are identified in Supplementary Material 2 </w:t>
        </w:r>
        <w:r>
          <w:t>and were considered when interpreting predictive performance.</w:t>
        </w:r>
      </w:ins>
    </w:p>
    <w:p w:rsidR="001425FF" w:rsidRDefault="007B1B89">
      <w:pPr>
        <w:pStyle w:val="BodyText"/>
        <w:rPr>
          <w:ins w:id="104" w:author="OpenAI" w:date="2026-10-01T18:07:00Z" w16du:dateUtc="2026-10-02T01:07:00Z"/>
        </w:rPr>
      </w:pPr>
      <w:ins w:id="105" w:author="OpenAI" w:date="2026-10-01T18:07:00Z" w16du:dateUtc="2026-10-02T01:07:00Z">
        <w:r>
          <w:t>Second, species- and target-specific models were constructed in PK-Sim and extended in MoBi with target-mediated drug disposition reactions describing complex internalization and target degradation. The resulting models were exported as compiled PKML files so that R-generated configuration files could apply the appropriate molecule-, species-, dose-, and administration-specific inputs consistently. Third, these configurations were used to predict monkey and human PK without calibration to observed data. Pre</w:t>
        </w:r>
        <w:r>
          <w:t>dicted concentration–time profiles and PK endpoints (Cmax, AUC0–tlast, AUCinf, and clearance) were then compared retrospectively with observations using predicted-to-observed fold errors and a prespecified 0.5- to 2-fold criterion. The fully reproducible workflow and instructions are provided in Supplementary Material 1.</w:t>
        </w:r>
      </w:ins>
    </w:p>
    <w:p w:rsidR="001425FF" w:rsidRDefault="007B1B89">
      <w:pPr>
        <w:pStyle w:val="BodyText"/>
        <w:rPr>
          <w:ins w:id="106" w:author="OpenAI" w:date="2026-10-01T18:07:00Z" w16du:dateUtc="2026-10-02T01:07:00Z"/>
        </w:rPr>
      </w:pPr>
      <w:ins w:id="107" w:author="OpenAI" w:date="2026-10-01T18:07:00Z" w16du:dateUtc="2026-10-02T01:07:00Z">
        <w:r>
          <w:t>The fourth part evaluated whether smaller exploratory monkey studies could reliably recover “true PK” endpoints under defined assumptions about parameter uncertainty and population variability. Reference models for golimumab and nivolumab generated densely sampled profiles for 50 monkeys across five doses. For each molecule and variability scenario (30% or 60% CV), 100 Monte Carlo replicates were performed. Within each replicate, one lognormal draw for each of five uncertain model parameters was shared acro</w:t>
        </w:r>
        <w:r>
          <w:t>ss all monkeys and doses, whereas body weight and target reference concentration varied among monkeys. This generated 100,000 population profiles for evaluating candidate designs with two, three, or five dose groups; two, three, or six monkeys per group; and sparse sampling through day 28. For the primary analysis, each sparse study-group mean was compared with the mean of the corresponding 50 replicate-matched dense individual endpoints; a secondary analysis instead used fixed nominal typical-subject endpo</w:t>
        </w:r>
        <w:r>
          <w:t>ints. Fold-error distributions for AUC0–28d, Cmax, and clearance were evaluated against the prespecified 0.5- to 2-fold criterion.</w:t>
        </w:r>
      </w:ins>
    </w:p>
    <w:p w:rsidR="007D60AC" w:rsidRDefault="007B1B89">
      <w:pPr>
        <w:rPr>
          <w:del w:id="108" w:author="OpenAI" w:date="2026-10-01T18:07:00Z" w16du:dateUtc="2026-10-02T01:07:00Z"/>
          <w:rFonts w:eastAsiaTheme="majorEastAsia" w:cstheme="majorBidi"/>
          <w:b/>
          <w:sz w:val="32"/>
          <w:szCs w:val="32"/>
        </w:rPr>
      </w:pPr>
      <w:ins w:id="109" w:author="OpenAI" w:date="2026-10-01T18:07:00Z" w16du:dateUtc="2026-10-02T01:07:00Z">
        <w:r>
          <w:rPr>
            <w:b/>
            <w:bCs/>
          </w:rPr>
          <w:t xml:space="preserve">Software: </w:t>
        </w:r>
        <w:r>
          <w:t>PK-Sim/MoBi and the R packages esqlabsR and ospsuite provide a practical open-source framework for a reproducible, semi-automated workflow [19-21]. The platform combines physiologically structured PBPK models with curated species-specific physiology and expression databases, allowing target-expression profiles to be defined consistently across monkeys and humans [22-23].</w:t>
        </w:r>
      </w:ins>
      <w:moveToRangeStart w:id="110" w:author="OpenAI" w:date="2026-10-01T18:07:00Z" w:name="move241770490"/>
      <w:moveTo w:id="111" w:author="OpenAI" w:date="2026-10-01T18:07:00Z" w16du:dateUtc="2026-10-02T01:07:00Z">
        <w:r>
          <w:t xml:space="preserve"> Export to MoBi and programmatic simulation in R also enable scalable evaluation across molecules, targets, species, and dose levels. This reproducibility is important for prospective PBPK-based NAM workflows, in which model generation, parameter updates, simulations, and exposure-metric extraction should be prespecified and independently traceable.</w:t>
        </w:r>
      </w:moveTo>
      <w:moveToRangeEnd w:id="110"/>
      <w:del w:id="112" w:author="OpenAI" w:date="2026-10-01T18:07:00Z" w16du:dateUtc="2026-10-02T01:07:00Z">
        <w:r>
          <w:rPr>
            <w:rFonts w:cs="Times New Roman"/>
          </w:rPr>
          <w:delText>The objectives of the current analysis were (1) to retrospectively evaluate “a priori” PBPK modeling as a NAM for predicting human PK of intravenously administered mAbs and (2) to conduct a model-conditional precision analysis of reduced exploratory single-dose monkey PK study designs with fewer dose groups and animals per group.</w:delText>
        </w:r>
      </w:del>
    </w:p>
    <w:p w:rsidR="007D60AC" w:rsidRDefault="007B1B89">
      <w:pPr>
        <w:pStyle w:val="Heading1"/>
        <w:rPr>
          <w:del w:id="113" w:author="OpenAI" w:date="2026-10-01T18:07:00Z" w16du:dateUtc="2026-10-02T01:07:00Z"/>
        </w:rPr>
      </w:pPr>
      <w:del w:id="114" w:author="OpenAI" w:date="2026-10-01T18:07:00Z" w16du:dateUtc="2026-10-02T01:07:00Z">
        <w:r>
          <w:delText>Methods</w:delText>
        </w:r>
      </w:del>
    </w:p>
    <w:p w:rsidR="007D60AC" w:rsidRDefault="007B1B89">
      <w:pPr>
        <w:pStyle w:val="Heading2"/>
        <w:rPr>
          <w:del w:id="115" w:author="OpenAI" w:date="2026-10-01T18:07:00Z" w16du:dateUtc="2026-10-02T01:07:00Z"/>
        </w:rPr>
      </w:pPr>
      <w:del w:id="116" w:author="OpenAI" w:date="2026-10-01T18:07:00Z" w16du:dateUtc="2026-10-02T01:07:00Z">
        <w:r>
          <w:delText>Data</w:delText>
        </w:r>
      </w:del>
    </w:p>
    <w:p w:rsidR="007D60AC" w:rsidRDefault="007B1B89">
      <w:pPr>
        <w:rPr>
          <w:del w:id="117" w:author="OpenAI" w:date="2026-10-01T18:07:00Z" w16du:dateUtc="2026-10-02T01:07:00Z"/>
        </w:rPr>
      </w:pPr>
      <w:del w:id="118" w:author="OpenAI" w:date="2026-10-01T18:07:00Z" w16du:dateUtc="2026-10-02T01:07:00Z">
        <w:r>
          <w:delText>Pharmacokinetic profiles for eight monoclonal antibodies, spanning across 5 different targets, following intravenous dosing in monkeys and in humans were digitized from literature using webplotdigitizer tool [https://automeris.io/]. For most of the monoclonal antibodies included in the analysis, the literature sources did not specify whether the digitized concentration data represented free or total antibody. In vitro experimental parameters relevant to drug-FcRn binding, drug-target binding, drug-target co</w:delText>
        </w:r>
        <w:r>
          <w:delText xml:space="preserve">mplex internalization rate, and target reference concentrations were obtained through literature search. Digitized data, parameter values, measurement methods, assumptions, and source references are provided in </w:delText>
        </w:r>
        <w:r>
          <w:rPr>
            <w:bCs/>
          </w:rPr>
          <w:delText>Supplementary material 2</w:delText>
        </w:r>
        <w:r>
          <w:delText xml:space="preserve">. </w:delText>
        </w:r>
      </w:del>
    </w:p>
    <w:p w:rsidR="001425FF" w:rsidRDefault="007B1B89">
      <w:pPr>
        <w:pStyle w:val="BodyText"/>
        <w:rPr>
          <w:ins w:id="119" w:author="OpenAI" w:date="2026-10-01T18:07:00Z" w16du:dateUtc="2026-10-02T01:07:00Z"/>
        </w:rPr>
      </w:pPr>
      <w:del w:id="120" w:author="OpenAI" w:date="2026-10-01T18:07:00Z" w16du:dateUtc="2026-10-02T01:07:00Z">
        <w:r>
          <w:delText>“A priori”</w:delText>
        </w:r>
      </w:del>
      <w:ins w:id="121" w:author="OpenAI" w:date="2026-10-01T18:07:00Z" w16du:dateUtc="2026-10-02T01:07:00Z">
        <w:r>
          <w:t xml:space="preserve"> The example workflow was implemented with PK-Sim 12.2 and MoBi 12.2 for model construction, R 4.5.1 for programmatic execution and analysis, esqlabsR 5.6.0 and ospsuite 12.4.2 for the R interface to the Open Systems Pharmacology Suite, and Quarto for the executable tutorial documents [19-21, 24].</w:t>
        </w:r>
      </w:ins>
    </w:p>
    <w:p w:rsidR="001425FF" w:rsidRDefault="007B1B89">
      <w:pPr>
        <w:pStyle w:val="Heading1"/>
        <w:rPr>
          <w:ins w:id="122" w:author="OpenAI" w:date="2026-10-01T18:07:00Z" w16du:dateUtc="2026-10-02T01:07:00Z"/>
        </w:rPr>
      </w:pPr>
      <w:ins w:id="123" w:author="OpenAI" w:date="2026-10-01T18:07:00Z" w16du:dateUtc="2026-10-02T01:07:00Z">
        <w:r>
          <w:t>Generating PBPK Predictions Without In Vivo PK Calibration</w:t>
        </w:r>
      </w:ins>
    </w:p>
    <w:p w:rsidR="001425FF" w:rsidRDefault="007B1B89">
      <w:pPr>
        <w:pStyle w:val="Heading2"/>
      </w:pPr>
      <w:ins w:id="124" w:author="OpenAI" w:date="2026-10-01T18:07:00Z" w16du:dateUtc="2026-10-02T01:07:00Z">
        <w:r>
          <w:t>Configuring Target-Specific</w:t>
        </w:r>
      </w:ins>
      <w:r>
        <w:t xml:space="preserve"> PBPK </w:t>
      </w:r>
      <w:del w:id="125" w:author="OpenAI" w:date="2026-10-01T18:07:00Z" w16du:dateUtc="2026-10-02T01:07:00Z">
        <w:r>
          <w:delText>Approach</w:delText>
        </w:r>
      </w:del>
      <w:ins w:id="126" w:author="OpenAI" w:date="2026-10-01T18:07:00Z" w16du:dateUtc="2026-10-02T01:07:00Z">
        <w:r>
          <w:t>Models</w:t>
        </w:r>
      </w:ins>
    </w:p>
    <w:p w:rsidR="001425FF" w:rsidRDefault="007B1B89">
      <w:pPr>
        <w:rPr>
          <w:rFonts w:ascii="Courier New" w:hAnsi="Courier New"/>
          <w:sz w:val="17"/>
          <w:rPrChange w:id="127" w:author="OpenAI" w:date="2026-10-01T18:07:00Z" w16du:dateUtc="2026-10-02T01:07:00Z">
            <w:rPr/>
          </w:rPrChange>
        </w:rPr>
      </w:pPr>
      <w:del w:id="128" w:author="OpenAI" w:date="2026-10-01T18:07:00Z" w16du:dateUtc="2026-10-02T01:07:00Z">
        <w:r>
          <w:delText xml:space="preserve">The </w:delText>
        </w:r>
      </w:del>
      <w:ins w:id="129" w:author="OpenAI" w:date="2026-10-01T18:07:00Z" w16du:dateUtc="2026-10-02T01:07:00Z">
        <w:r>
          <w:t xml:space="preserve">In this tutorial, we began with the generic </w:t>
        </w:r>
      </w:ins>
      <w:r>
        <w:t>large</w:t>
      </w:r>
      <w:del w:id="130" w:author="OpenAI" w:date="2026-10-01T18:07:00Z" w16du:dateUtc="2026-10-02T01:07:00Z">
        <w:r>
          <w:delText xml:space="preserve"> </w:delText>
        </w:r>
      </w:del>
      <w:ins w:id="131" w:author="OpenAI" w:date="2026-10-01T18:07:00Z" w16du:dateUtc="2026-10-02T01:07:00Z">
        <w:r>
          <w:t>-</w:t>
        </w:r>
      </w:ins>
      <w:r>
        <w:t xml:space="preserve">molecule structural model </w:t>
      </w:r>
      <w:del w:id="132" w:author="OpenAI" w:date="2026-10-01T18:07:00Z" w16du:dateUtc="2026-10-02T01:07:00Z">
        <w:r>
          <w:delText xml:space="preserve">was first incorporated </w:delText>
        </w:r>
      </w:del>
      <w:r>
        <w:t>in PK-Sim, including its binding to FcRn and to a generic target [4]. The model was exported to MoBi and TMDD processes were added using a modular approach [</w:t>
      </w:r>
      <w:del w:id="133" w:author="OpenAI" w:date="2026-10-01T18:07:00Z" w16du:dateUtc="2026-10-02T01:07:00Z">
        <w:r>
          <w:delText>19</w:delText>
        </w:r>
      </w:del>
      <w:ins w:id="134" w:author="OpenAI" w:date="2026-10-01T18:07:00Z" w16du:dateUtc="2026-10-02T01:07:00Z">
        <w:r>
          <w:t>25</w:t>
        </w:r>
      </w:ins>
      <w:r>
        <w:t>]. Next, we created target expression profiles in monkeys and humans for each of the targets</w:t>
      </w:r>
      <w:ins w:id="135" w:author="OpenAI" w:date="2026-10-01T18:07:00Z" w16du:dateUtc="2026-10-02T01:07:00Z">
        <w:r>
          <w:t>,</w:t>
        </w:r>
      </w:ins>
      <w:r>
        <w:t xml:space="preserve"> including relevant localization</w:t>
      </w:r>
      <w:ins w:id="136" w:author="OpenAI" w:date="2026-10-01T18:07:00Z" w16du:dateUtc="2026-10-02T01:07:00Z">
        <w:r>
          <w:t>,</w:t>
        </w:r>
      </w:ins>
      <w:r>
        <w:t xml:space="preserve"> using PK-</w:t>
      </w:r>
      <w:del w:id="137" w:author="OpenAI" w:date="2026-10-01T18:07:00Z" w16du:dateUtc="2026-10-02T01:07:00Z">
        <w:r>
          <w:delText>Sim’s</w:delText>
        </w:r>
      </w:del>
      <w:ins w:id="138" w:author="OpenAI" w:date="2026-10-01T18:07:00Z" w16du:dateUtc="2026-10-02T01:07:00Z">
        <w:r>
          <w:t>Sim's</w:t>
        </w:r>
      </w:ins>
      <w:r>
        <w:t xml:space="preserve"> expression database [</w:t>
      </w:r>
      <w:del w:id="139" w:author="OpenAI" w:date="2026-10-01T18:07:00Z" w16du:dateUtc="2026-10-02T01:07:00Z">
        <w:r>
          <w:delText>20, 21</w:delText>
        </w:r>
      </w:del>
      <w:ins w:id="140" w:author="OpenAI" w:date="2026-10-01T18:07:00Z" w16du:dateUtc="2026-10-02T01:07:00Z">
        <w:r>
          <w:t>22-23</w:t>
        </w:r>
      </w:ins>
      <w:r>
        <w:t xml:space="preserve">]. The expression database provides relative abundance of target </w:t>
      </w:r>
      <w:del w:id="141" w:author="OpenAI" w:date="2026-10-01T18:07:00Z" w16du:dateUtc="2026-10-02T01:07:00Z">
        <w:r>
          <w:delText>expressions</w:delText>
        </w:r>
      </w:del>
      <w:ins w:id="142" w:author="OpenAI" w:date="2026-10-01T18:07:00Z" w16du:dateUtc="2026-10-02T01:07:00Z">
        <w:r>
          <w:t>expression</w:t>
        </w:r>
      </w:ins>
      <w:r>
        <w:t xml:space="preserve"> across </w:t>
      </w:r>
      <w:del w:id="143" w:author="OpenAI" w:date="2026-10-01T18:07:00Z" w16du:dateUtc="2026-10-02T01:07:00Z">
        <w:r>
          <w:delText xml:space="preserve">various </w:delText>
        </w:r>
      </w:del>
      <w:r>
        <w:t xml:space="preserve">tissues. Absolute reference concentrations for each </w:t>
      </w:r>
      <w:del w:id="144" w:author="OpenAI" w:date="2026-10-01T18:07:00Z" w16du:dateUtc="2026-10-02T01:07:00Z">
        <w:r>
          <w:delText>of the targets, i.e., concentrations of the target</w:delText>
        </w:r>
      </w:del>
      <w:ins w:id="145" w:author="OpenAI" w:date="2026-10-01T18:07:00Z" w16du:dateUtc="2026-10-02T01:07:00Z">
        <w:r>
          <w:t>target, that is, the concentration</w:t>
        </w:r>
      </w:ins>
      <w:r>
        <w:t xml:space="preserve"> in the tissue with the highest expression, were set to literature</w:t>
      </w:r>
      <w:del w:id="146" w:author="OpenAI" w:date="2026-10-01T18:07:00Z" w16du:dateUtc="2026-10-02T01:07:00Z">
        <w:r>
          <w:delText xml:space="preserve"> derived values and are provided in S1.3. Next, PKML simulation files containing generic large molecule PK model and target expressions, one file per target and species (monkey or human), were exported [19]. Intravenous single-dose simulations were run programmatically, and Cmax, AUC</w:delText>
        </w:r>
        <w:r>
          <w:rPr>
            <w:vertAlign w:val="subscript"/>
          </w:rPr>
          <w:delText>0-28d</w:delText>
        </w:r>
        <w:r>
          <w:delText>, clearance, and fold errors were calculated for each molecule-dose pair with observed data. Cmax and AUC</w:delText>
        </w:r>
        <w:r>
          <w:rPr>
            <w:vertAlign w:val="subscript"/>
          </w:rPr>
          <w:delText>0-28d</w:delText>
        </w:r>
        <w:r>
          <w:delText xml:space="preserve"> were used as exposure metrics. Clearance was calculated as dose divided by AUCinf and represents total systemic clearance; at target-saturating doses it is expected to be dominated by linear clearance rather than serving as a specific marker of nonlinear target-mediated elimination. The percentage of AUCinf extrapolated was calculated as 100 × (Clast/λz)/AUCinf, equivalent to 100 × (AUCinf − AUClast)/AUCinf, and values greater than 20% were flagged in the separate analysis tables. Because AUC0-28d contribu</w:delText>
        </w:r>
        <w:r>
          <w:delText>tes to AUCinf and clearance is calculated from AUCinf, AUC0-28d and clearance are mathematically related and were not interpreted as independent endpoints. The workflow used PK-Sim 12.2, MoBi 12.2, R 4.5.1, esqlabsR 5.6.0, and OSP Suite 12.4.2 [22-24]. Full workflow details, input files, and code are provided in Supplementary Material 2</w:delText>
        </w:r>
      </w:del>
      <w:ins w:id="147" w:author="OpenAI" w:date="2026-10-01T18:07:00Z" w16du:dateUtc="2026-10-02T01:07:00Z">
        <w:r>
          <w:t>-derived values and are provided in Supplementary Material 2. PKML simulation files containing the generic large-molecule PK model and target expression, one file per target and species, were then exported [25]. The 01_Models folder in Supplementary Material 1 documents the model-building steps and supplies the files used in the executable workflow</w:t>
        </w:r>
      </w:ins>
      <w:r>
        <w:t>.</w:t>
      </w:r>
    </w:p>
    <w:p w:rsidR="007D60AC" w:rsidRDefault="007B1B89">
      <w:pPr>
        <w:pStyle w:val="Heading2"/>
        <w:rPr>
          <w:del w:id="148" w:author="OpenAI" w:date="2026-10-01T18:07:00Z" w16du:dateUtc="2026-10-02T01:07:00Z"/>
        </w:rPr>
      </w:pPr>
      <w:del w:id="149" w:author="OpenAI" w:date="2026-10-01T18:07:00Z" w16du:dateUtc="2026-10-02T01:07:00Z">
        <w:r>
          <w:delText xml:space="preserve">Top-Down TMDD Approach </w:delText>
        </w:r>
      </w:del>
    </w:p>
    <w:p w:rsidR="007D60AC" w:rsidRDefault="007B1B89">
      <w:pPr>
        <w:rPr>
          <w:del w:id="150" w:author="OpenAI" w:date="2026-10-01T18:07:00Z" w16du:dateUtc="2026-10-02T01:07:00Z"/>
        </w:rPr>
      </w:pPr>
      <w:del w:id="151" w:author="OpenAI" w:date="2026-10-01T18:07:00Z" w16du:dateUtc="2026-10-02T01:07:00Z">
        <w:r>
          <w:delText>In the top-down approach, a quasi-steady-state (QSS) TMDD model was fitted separately to the monkey PK profiles for each molecule in R 4.5.1 using nlmixr2 5.0.0 and rxode2 5.1.4. Clearance (CL), central volume (V1), intercompartmental clearance (Q), peripheral volume (V2), and proportional and additive residual-error terms were estimated when supported by the data. Molecule-specific TMDD parameters, including target reference concentration, binding kinetics, target degradation rate (kdeg), and internalizati</w:delText>
        </w:r>
        <w:r>
          <w:delText>on rate constant (kint), were fixed to literature-derived monkey inputs. The same molecule-specific inputs were used in the “a priori” monkey PBPK simulations and the top-down monkey fits.</w:delText>
        </w:r>
      </w:del>
    </w:p>
    <w:p w:rsidR="007D60AC" w:rsidRDefault="007B1B89">
      <w:pPr>
        <w:rPr>
          <w:del w:id="152" w:author="OpenAI" w:date="2026-10-01T18:07:00Z" w16du:dateUtc="2026-10-02T01:07:00Z"/>
        </w:rPr>
      </w:pPr>
      <w:del w:id="153" w:author="OpenAI" w:date="2026-10-01T18:07:00Z" w16du:dateUtc="2026-10-02T01:07:00Z">
        <w:r>
          <w:delText>Human PK predictions were generated by translating the final Run 4 monkey TMDD model to humans. Monkey CL and Q estimates were allometrically scaled with an exponent of 0.85, while Vc and Vp were scaled with an exponent of 1.0. All molecule-specific TMDD inputs used in the human simulations, including target reference concentration, binding affinity (KD), dissociation rate (koff), target degradation rate (kdeg), and internalization rate constant (kint)—were obtained from the human parameter dataset, and the</w:delText>
        </w:r>
        <w:r>
          <w:delText xml:space="preserve"> human QSS binding constant was recalculated from the human kinetic inputs. Simulated monkey and human Cmax, AUC</w:delText>
        </w:r>
        <w:r>
          <w:rPr>
            <w:vertAlign w:val="subscript"/>
          </w:rPr>
          <w:delText>0-28d</w:delText>
        </w:r>
        <w:r>
          <w:delText>, and clearance values were compared with observed values, and fold-errors were calculated.</w:delText>
        </w:r>
      </w:del>
    </w:p>
    <w:p w:rsidR="001425FF" w:rsidRPr="00EF582D" w:rsidRDefault="007B1B89">
      <w:pPr>
        <w:pStyle w:val="Heading2"/>
        <w:pPrChange w:id="154" w:author="OpenAI" w:date="2026-10-01T18:07:00Z" w16du:dateUtc="2026-10-02T01:07:00Z">
          <w:pPr/>
        </w:pPrChange>
      </w:pPr>
      <w:ins w:id="155" w:author="OpenAI" w:date="2026-10-01T18:07:00Z" w16du:dateUtc="2026-10-02T01:07:00Z">
        <w:r>
          <w:t xml:space="preserve">Running </w:t>
        </w:r>
      </w:ins>
      <w:r w:rsidRPr="00EF582D">
        <w:t>Simulations</w:t>
      </w:r>
      <w:del w:id="156" w:author="OpenAI" w:date="2026-10-01T18:07:00Z" w16du:dateUtc="2026-10-02T01:07:00Z">
        <w:r>
          <w:delText xml:space="preserve">-based Evaluations of Reduced Monkey PK Study Designs </w:delText>
        </w:r>
      </w:del>
      <w:r w:rsidRPr="00EF582D">
        <w:t xml:space="preserve"> </w:t>
      </w:r>
    </w:p>
    <w:p w:rsidR="007D60AC" w:rsidRDefault="007B1B89">
      <w:pPr>
        <w:rPr>
          <w:del w:id="157" w:author="OpenAI" w:date="2026-10-01T18:07:00Z" w16du:dateUtc="2026-10-02T01:07:00Z"/>
        </w:rPr>
      </w:pPr>
      <w:del w:id="158" w:author="OpenAI" w:date="2026-10-01T18:07:00Z" w16du:dateUtc="2026-10-02T01:07:00Z">
        <w:r>
          <w:delText>For molecules with at least one “a priori” monkey exposure prediction outside the two-fold criterion, reduced-study simulations were performed as an explicitly model-conditional precision analysis. Because individual-level observed monkey PK data were unavailable, the observed-data-informed top-down model served as both the data-generating model and the retrospective reference. For each molecule, 100 virtual individuals were generated using the final Run 4 CL, V1, Q, and V2 estimates and their RSEs; 40% par</w:delText>
        </w:r>
        <w:r>
          <w:delText xml:space="preserve">ameter uncertainty was assigned when a fixed structural parameter had no fitted RSE </w:delText>
        </w:r>
        <w:r>
          <w:rPr>
            <w:b/>
            <w:bCs/>
          </w:rPr>
          <w:delText>(S1.4)</w:delText>
        </w:r>
        <w:r>
          <w:delText>. Independent lognormal 30% interindividual variability was applied to CL, V1, Q, and V2, while the fixed TMDD parameters were unchanged. One thousand replicate studies sampled 2-4 animals per dose group with replacement at 0.25, 1, 2, 4, and 8 hours and days 1, 2, 6, 10, 14, 21, and 28. Two-dose (0.3 and 10 mg/kg) and three-dose (0.3, 3, and 10 mg/kg) designs were evaluated. The arithmetic mean Cmax, AUC</w:delText>
        </w:r>
        <w:r>
          <w:rPr>
            <w:vertAlign w:val="subscript"/>
          </w:rPr>
          <w:delText>0-28d</w:delText>
        </w:r>
        <w:r>
          <w:delText>, and clearance in each reduced study was divided by the corresponding arithmetic mean from the richly sampled 100-animal population. A design-level endpoint was successful only when all selected doses were within 0.5- to 2-fold of the reference. In a post hoc sensitivity analysis, additional independent lognormal variability was applied to CL, V1, Q, and V2 so that the total across-individual CV of each structural parameter was at least 50%; 10,000 reduced studies were resampled per scenario.</w:delText>
        </w:r>
      </w:del>
    </w:p>
    <w:p w:rsidR="007D60AC" w:rsidRDefault="007B1B89">
      <w:pPr>
        <w:pStyle w:val="Heading1"/>
        <w:rPr>
          <w:del w:id="159" w:author="OpenAI" w:date="2026-10-01T18:07:00Z" w16du:dateUtc="2026-10-02T01:07:00Z"/>
        </w:rPr>
      </w:pPr>
      <w:del w:id="160" w:author="OpenAI" w:date="2026-10-01T18:07:00Z" w16du:dateUtc="2026-10-02T01:07:00Z">
        <w:r>
          <w:delText>Results</w:delText>
        </w:r>
      </w:del>
    </w:p>
    <w:p w:rsidR="007D60AC" w:rsidRDefault="007B1B89">
      <w:pPr>
        <w:pStyle w:val="Heading2"/>
        <w:rPr>
          <w:del w:id="161" w:author="OpenAI" w:date="2026-10-01T18:07:00Z" w16du:dateUtc="2026-10-02T01:07:00Z"/>
        </w:rPr>
      </w:pPr>
      <w:del w:id="162" w:author="OpenAI" w:date="2026-10-01T18:07:00Z" w16du:dateUtc="2026-10-02T01:07:00Z">
        <w:r>
          <w:delText>Evaluation of “A Priori” PBPK Predictions of Monkey and Human PK</w:delText>
        </w:r>
      </w:del>
    </w:p>
    <w:p w:rsidR="007D60AC" w:rsidRDefault="007B1B89">
      <w:pPr>
        <w:rPr>
          <w:del w:id="163" w:author="OpenAI" w:date="2026-10-01T18:07:00Z" w16du:dateUtc="2026-10-02T01:07:00Z"/>
        </w:rPr>
      </w:pPr>
      <w:del w:id="164" w:author="OpenAI" w:date="2026-10-01T18:07:00Z" w16du:dateUtc="2026-10-02T01:07:00Z">
        <w:r>
          <w:delText>First, both “a priori” PBPK and top-down TMDD approaches were compared to evaluate how well each workflow reproduced the monkey PK data. Across the 8 drugs and 14 dose levels evaluated, the “a priori” PBPK predictions produced 8/14 AUC</w:delText>
        </w:r>
        <w:r>
          <w:rPr>
            <w:vertAlign w:val="subscript"/>
          </w:rPr>
          <w:delText>0-28d</w:delText>
        </w:r>
        <w:r>
          <w:delText xml:space="preserve"> (accuracy 0.57), 13/14 Cmax (accuracy 0.93), and 8/14 clearance (accuracy 0.57) within two-fold of the observed </w:delText>
        </w:r>
        <w:r>
          <w:rPr>
            <w:b/>
            <w:bCs/>
          </w:rPr>
          <w:delText xml:space="preserve">(S1.1A, S1.2). </w:delText>
        </w:r>
        <w:r>
          <w:delText>As a benchmark comparison, with top-down approach, as expected, fitting a quasi steady-state (QSS) TMDD model to monkey PK data while fixing molecule-specific TMDD parameters produced all AUC</w:delText>
        </w:r>
        <w:r>
          <w:rPr>
            <w:vertAlign w:val="subscript"/>
          </w:rPr>
          <w:delText>0-28d</w:delText>
        </w:r>
        <w:r>
          <w:delText xml:space="preserve">, Cmax, and clearance values within two-fold of the observed data (accuracy 1.00 for each metric). CL and Vc were estimated for all molecules. Intercompartmental clearance was fixed to a typical cynomolgus-monkey mAb value for five molecules for which it could not be estimated with acceptable precision; peripheral volume was additionally fixed for adalimumab [25]. All remaining estimated structural parameters had RSEs &lt;40%, and the covariance step completed successfully for all final Run 4 fits </w:delText>
        </w:r>
        <w:r>
          <w:rPr>
            <w:b/>
            <w:bCs/>
          </w:rPr>
          <w:delText>(S1.4)</w:delText>
        </w:r>
        <w:r>
          <w:delText>.</w:delText>
        </w:r>
      </w:del>
    </w:p>
    <w:p w:rsidR="007D60AC" w:rsidRDefault="007B1B89">
      <w:pPr>
        <w:rPr>
          <w:del w:id="165" w:author="OpenAI" w:date="2026-10-01T18:07:00Z" w16du:dateUtc="2026-10-02T01:07:00Z"/>
        </w:rPr>
      </w:pPr>
      <w:del w:id="166" w:author="OpenAI" w:date="2026-10-01T18:07:00Z" w16du:dateUtc="2026-10-02T01:07:00Z">
        <w:r>
          <w:delText>Next, both “a priori” PBPK and monkey-informed top-down TMDD approaches were compared to evaluate how well each workflow predicted human PK data. Across the 8 drugs and 30 dose levels evaluated, the “a priori” PBPK predictions produced 25/30 AUC</w:delText>
        </w:r>
        <w:r>
          <w:rPr>
            <w:vertAlign w:val="subscript"/>
          </w:rPr>
          <w:delText>0-28d</w:delText>
        </w:r>
        <w:r>
          <w:delText xml:space="preserve"> (accuracy 0.83), 29/30 Cmax (accuracy 0.97), and 23/30 clearance values (accuracy 0.77) within two-fold of the observed data </w:delText>
        </w:r>
        <w:r>
          <w:rPr>
            <w:b/>
            <w:bCs/>
          </w:rPr>
          <w:delText>(Figure 1, Figure 2)</w:delText>
        </w:r>
        <w:r>
          <w:delText>. With the top-down approach, translation of the monkey-fitted QSS TMDD models to humans produced 26/30 AUC</w:delText>
        </w:r>
        <w:r>
          <w:rPr>
            <w:vertAlign w:val="subscript"/>
          </w:rPr>
          <w:delText>0-28d</w:delText>
        </w:r>
        <w:r>
          <w:delText xml:space="preserve"> (accuracy 0.87), 27/30 Cmax (accuracy 0.90), and 28/30 clearance (accuracy 0.93) within two-fold </w:delText>
        </w:r>
        <w:r>
          <w:rPr>
            <w:b/>
            <w:bCs/>
          </w:rPr>
          <w:delText>(Figure 1, Figure 2)</w:delText>
        </w:r>
        <w:r>
          <w:delText xml:space="preserve">.  </w:delText>
        </w:r>
      </w:del>
    </w:p>
    <w:p w:rsidR="007D60AC" w:rsidRDefault="007B1B89">
      <w:pPr>
        <w:rPr>
          <w:del w:id="167" w:author="OpenAI" w:date="2026-10-01T18:07:00Z" w16du:dateUtc="2026-10-02T01:07:00Z"/>
        </w:rPr>
      </w:pPr>
      <w:del w:id="168" w:author="OpenAI" w:date="2026-10-01T18:07:00Z" w16du:dateUtc="2026-10-02T01:07:00Z">
        <w:r>
          <w:delText>The “a priori” PBPK framework predicted AUC</w:delText>
        </w:r>
        <w:r>
          <w:rPr>
            <w:vertAlign w:val="subscript"/>
          </w:rPr>
          <w:delText>0-28d</w:delText>
        </w:r>
        <w:r>
          <w:delText xml:space="preserve"> and Cmax for 3/8 molecules, and all three exposure markers for 4/8 molecules across all doses evaluated. Compared with the top-down approach, the “a priori” approach provided comparable accuracy for AUC</w:delText>
        </w:r>
        <w:r>
          <w:rPr>
            <w:vertAlign w:val="subscript"/>
          </w:rPr>
          <w:delText>0-28d</w:delText>
        </w:r>
        <w:r>
          <w:delText xml:space="preserve"> and Camx; but lower accuracy for clearance (0.77 versus 0.93). The molecules for which human clearance was predicted outside the two-fold criterion by the “a priori” approach were avelumab (anti-PD-L1 mAb), pembrolizumab (anti-PD-1 mAb), and golimumab (anti-TNFα mAb). For these molecules, all Cmax predictions were within two-fold of the observed values across the evaluated doses. AUC</w:delText>
        </w:r>
        <w:r>
          <w:rPr>
            <w:vertAlign w:val="subscript"/>
          </w:rPr>
          <w:delText xml:space="preserve">0–28d </w:delText>
        </w:r>
        <w:r>
          <w:delText>predictions were also within two-fold for both pembrolizumab dose levels and five of the six golimumab dose levels, but for only one of the four avelumab dose levels. Thus, the prediction discrepancies were concentrated in clearance-related metrics rather than Cmax, with the greatest AUC</w:delText>
        </w:r>
        <w:r>
          <w:rPr>
            <w:vertAlign w:val="subscript"/>
          </w:rPr>
          <w:delText>0–28d</w:delText>
        </w:r>
        <w:r>
          <w:delText xml:space="preserve"> discrepancy observed for avelumab. For some molecules in the dataset, several key target-system parameters, including target reference concentration, internalization rate (kint), and target degradation rate (kdeg), were not available from direct in vitro measurements and were instead obtained from prior modeling studies. These inputs introduce uncertainty </w:delText>
        </w:r>
        <w:r>
          <w:rPr>
            <w:b/>
            <w:bCs/>
          </w:rPr>
          <w:delText xml:space="preserve">(S1.6) </w:delText>
        </w:r>
        <w:r>
          <w:delText>because their values may depend on the model structure, assumptions, and estimation approach used in those studies. Additionally, the observed concentration–time data through 28 days post-dose may not have adequately characterized the terminal phase, limiting the reliability of the observed clearance estimates, as the extrapolated fraction of AUC</w:delText>
        </w:r>
        <w:r>
          <w:rPr>
            <w:vertAlign w:val="subscript"/>
          </w:rPr>
          <w:delText>inf</w:delText>
        </w:r>
        <w:r>
          <w:delText xml:space="preserve"> exceeded 30% for several molecules </w:delText>
        </w:r>
        <w:r>
          <w:rPr>
            <w:b/>
            <w:bCs/>
          </w:rPr>
          <w:delText>(S1.5)</w:delText>
        </w:r>
        <w:r>
          <w:delText xml:space="preserve">. Moreover, the observed human PK data for oncology mAbs, including avelumab, pembrolizumab, and nivolumab, were obtained from patients who may have substantial variability in target expression, introducing further uncertainty in PK predictions with both approaches. Overall, the “a priori” approach predicted mechanisms of mAbs distribution and elimination in humans reasonably well. </w:delText>
        </w:r>
      </w:del>
    </w:p>
    <w:p w:rsidR="007D60AC" w:rsidRDefault="007B1B89">
      <w:pPr>
        <w:pStyle w:val="Heading2"/>
        <w:rPr>
          <w:del w:id="169" w:author="OpenAI" w:date="2026-10-01T18:07:00Z" w16du:dateUtc="2026-10-02T01:07:00Z"/>
        </w:rPr>
      </w:pPr>
      <w:del w:id="170" w:author="OpenAI" w:date="2026-10-01T18:07:00Z" w16du:dateUtc="2026-10-02T01:07:00Z">
        <w:r>
          <w:delText xml:space="preserve">Simulations-based Evaluations of Reduced Monkey PK Study Designs  </w:delText>
        </w:r>
      </w:del>
    </w:p>
    <w:p w:rsidR="007D60AC" w:rsidRDefault="007B1B89">
      <w:pPr>
        <w:rPr>
          <w:del w:id="171" w:author="OpenAI" w:date="2026-10-01T18:07:00Z" w16du:dateUtc="2026-10-02T01:07:00Z"/>
        </w:rPr>
      </w:pPr>
      <w:del w:id="172" w:author="OpenAI" w:date="2026-10-01T18:07:00Z" w16du:dateUtc="2026-10-02T01:07:00Z">
        <w:r>
          <w:delText xml:space="preserve">Atezolizumab, avelumab, nivolumab, and pembrolizumab were included in the reduced-study analysis because at least one “a priori” monkey exposure prediction was outside the prespecified two-fold criterion. For each molecule, the observed-data-informed top-down model generated a richly sampled reference population of 100 virtual individuals. The primary 1,000-replicate analysis incorporated fitted structural-parameter uncertainty and 30% interindividual variability in CL, V1, Q, and V2; fixed TMDD parameters </w:delText>
        </w:r>
        <w:r>
          <w:delText>were not varied.</w:delText>
        </w:r>
      </w:del>
    </w:p>
    <w:p w:rsidR="007D60AC" w:rsidRDefault="007B1B89">
      <w:pPr>
        <w:rPr>
          <w:del w:id="173" w:author="OpenAI" w:date="2026-10-01T18:07:00Z" w16du:dateUtc="2026-10-02T01:07:00Z"/>
        </w:rPr>
      </w:pPr>
      <w:del w:id="174" w:author="OpenAI" w:date="2026-10-01T18:07:00Z" w16du:dateUtc="2026-10-02T01:07:00Z">
        <w:r>
          <w:delText>Across the two-dose-group (0.3 and 10 mg/kg) and three-dose-group (0.3, 3, and 10 mg/kg) designs with 2-4 animals per group, reduced-study-to-reference fold errors for AUC</w:delText>
        </w:r>
        <w:r>
          <w:rPr>
            <w:vertAlign w:val="subscript"/>
          </w:rPr>
          <w:delText>0-28d</w:delText>
        </w:r>
        <w:r>
          <w:delText xml:space="preserve">, Cmax, and clearance were centered near 1 </w:delText>
        </w:r>
        <w:r>
          <w:rPr>
            <w:b/>
            <w:bCs/>
          </w:rPr>
          <w:delText>(Figure 3</w:delText>
        </w:r>
        <w:r>
          <w:delText>). For the illustrative two-dose-group design with three animals per group (six animals total), the model-conditional probability that all three PK endpoints at both doses were within two-fold of the rich-population reference ranged from 99.4% to 100.0% across the four molecules. The 5th-95th percentile fold-error intervals also remained within the prespecified range. A fourth animal per group provided only modest additional narrowing, and adding a third dose group did not improve precision under the evalua</w:delText>
        </w:r>
        <w:r>
          <w:delText>ted assumptions. The results were sensitive to greater variability: for the same six-animal design, the joint success probability decreased to 90.0–98.1% when total structural-parameter variability was increased to 50% CV. Overall, these findings support the feasibility of a reduced two-dose, total six-animal study design for collecting relevant data to support model-based characterization of IV mAbs PK in monkeys to support first-in-human PK predictions.</w:delText>
        </w:r>
      </w:del>
    </w:p>
    <w:p w:rsidR="007D60AC" w:rsidRDefault="007B1B89">
      <w:pPr>
        <w:pStyle w:val="Heading1"/>
        <w:rPr>
          <w:del w:id="175" w:author="OpenAI" w:date="2026-10-01T18:07:00Z" w16du:dateUtc="2026-10-02T01:07:00Z"/>
        </w:rPr>
      </w:pPr>
      <w:del w:id="176" w:author="OpenAI" w:date="2026-10-01T18:07:00Z" w16du:dateUtc="2026-10-02T01:07:00Z">
        <w:r>
          <w:delText>Discussion</w:delText>
        </w:r>
      </w:del>
    </w:p>
    <w:p w:rsidR="007D60AC" w:rsidRDefault="007B1B89">
      <w:pPr>
        <w:rPr>
          <w:del w:id="177" w:author="OpenAI" w:date="2026-10-01T18:07:00Z" w16du:dateUtc="2026-10-02T01:07:00Z"/>
        </w:rPr>
      </w:pPr>
      <w:del w:id="178" w:author="OpenAI" w:date="2026-10-01T18:07:00Z" w16du:dateUtc="2026-10-02T01:07:00Z">
        <w:r>
          <w:delText>In this retrospective analysis, the in vitro-informed “a priori” PBPK approach provided human PK predictions broadly comparable to monkey-informed top-down TMDD translation, particularly for AUC</w:delText>
        </w:r>
        <w:r>
          <w:rPr>
            <w:vertAlign w:val="subscript"/>
          </w:rPr>
          <w:delText xml:space="preserve">0–28d </w:delText>
        </w:r>
        <w:r>
          <w:delText xml:space="preserve">and Cmax. Clearance accuracy was lower with the “a priori” approach, with 23/30 predictions within two-fold of observed values compared with 28/30 for the top-down approach. Notably, target concentrations, </w:delText>
        </w:r>
      </w:del>
      <m:oMath>
        <m:sSub>
          <m:sSubPr>
            <m:ctrlPr>
              <w:del w:id="179" w:author="OpenAI" w:date="2026-10-01T18:07:00Z" w16du:dateUtc="2026-10-02T01:07:00Z">
                <w:rPr>
                  <w:rFonts w:ascii="Cambria Math" w:hAnsi="Cambria Math"/>
                </w:rPr>
              </w:del>
            </m:ctrlPr>
          </m:sSubPr>
          <m:e>
            <m:r>
              <w:del w:id="180" w:author="OpenAI" w:date="2026-10-01T18:07:00Z" w16du:dateUtc="2026-10-02T01:07:00Z">
                <w:rPr>
                  <w:rFonts w:ascii="Cambria Math" w:hAnsi="Cambria Math"/>
                </w:rPr>
                <m:t>k</m:t>
              </w:del>
            </m:r>
          </m:e>
          <m:sub>
            <m:nary>
              <m:naryPr>
                <m:subHide m:val="1"/>
                <m:supHide m:val="1"/>
                <m:ctrlPr>
                  <w:del w:id="181" w:author="OpenAI" w:date="2026-10-01T18:07:00Z" w16du:dateUtc="2026-10-02T01:07:00Z">
                    <w:rPr>
                      <w:rFonts w:ascii="Cambria Math" w:hAnsi="Cambria Math"/>
                    </w:rPr>
                  </w:del>
                </m:ctrlPr>
              </m:naryPr>
              <m:sub/>
              <m:sup/>
              <m:e>
                <m:r>
                  <w:del w:id="182" w:author="OpenAI" w:date="2026-10-01T18:07:00Z" w16du:dateUtc="2026-10-02T01:07:00Z">
                    <m:rPr>
                      <m:lit/>
                      <m:nor/>
                    </m:rPr>
                    <w:rPr>
                      <w:rFonts w:ascii="Cambria Math" w:hAnsi="Cambria Math"/>
                    </w:rPr>
                    <m:t xml:space="preserve"> </m:t>
                  </w:del>
                </m:r>
              </m:e>
            </m:nary>
          </m:sub>
        </m:sSub>
      </m:oMath>
      <w:del w:id="183" w:author="OpenAI" w:date="2026-10-01T18:07:00Z" w16du:dateUtc="2026-10-02T01:07:00Z">
        <w:r>
          <w:delText xml:space="preserve">, and </w:delText>
        </w:r>
      </w:del>
      <m:oMath>
        <m:sSub>
          <m:sSubPr>
            <m:ctrlPr>
              <w:del w:id="184" w:author="OpenAI" w:date="2026-10-01T18:07:00Z" w16du:dateUtc="2026-10-02T01:07:00Z">
                <w:rPr>
                  <w:rFonts w:ascii="Cambria Math" w:hAnsi="Cambria Math"/>
                </w:rPr>
              </w:del>
            </m:ctrlPr>
          </m:sSubPr>
          <m:e>
            <m:r>
              <w:del w:id="185" w:author="OpenAI" w:date="2026-10-01T18:07:00Z" w16du:dateUtc="2026-10-02T01:07:00Z">
                <w:rPr>
                  <w:rFonts w:ascii="Cambria Math" w:hAnsi="Cambria Math"/>
                </w:rPr>
                <m:t>k</m:t>
              </w:del>
            </m:r>
          </m:e>
          <m:sub>
            <m:r>
              <w:del w:id="186" w:author="OpenAI" w:date="2026-10-01T18:07:00Z" w16du:dateUtc="2026-10-02T01:07:00Z">
                <w:rPr>
                  <w:rFonts w:ascii="Cambria Math" w:hAnsi="Cambria Math"/>
                </w:rPr>
                <m:t>deg</m:t>
              </w:del>
            </m:r>
          </m:sub>
        </m:sSub>
      </m:oMath>
      <w:del w:id="187" w:author="OpenAI" w:date="2026-10-01T18:07:00Z" w16du:dateUtc="2026-10-02T01:07:00Z">
        <w:r>
          <w:delText xml:space="preserve"> for pembrolizumab, nivolumab, and avelumab were obtained from prior models rather than molecule-specific in vitro measurements, suggesting that robust in vitro characterization of these parameters could further improve “a priori” predictions of clearance </w:delText>
        </w:r>
        <w:r>
          <w:rPr>
            <w:b/>
            <w:bCs/>
          </w:rPr>
          <w:delText>(S1.6)</w:delText>
        </w:r>
        <w:r>
          <w:delText>. The proposed “a priori” PBPK modeling as NAM approach is feasible when robust in vitro experimental data for mechanistic parameters are available. In our retrospective analysis, in vitro parameters were derived from literature search (Supplementary material 2). Drug–target binding affinity was available from experimental binding assays for all included molecules, either from equilibrium binding or SPR/Biacore assays. FcRn binding affinity was available from SPR/Biacore for only atezolizumab and pembrolizu</w:delText>
        </w:r>
        <w:r>
          <w:delText xml:space="preserve">mab while a common model-based FcRn KD estimate from a published analysis of 50 mAbs was used for several other mAbs where molecule-specific FcRn binding data were not available [27]. Drug-target complex internalization rate from flow-cytometry–based internalization assay was available for only two molecules, whereas for other molecules this parameter was assumed same as target degradation rate. Target reference concentrations represented the least standardized component of the input parameters. VEGF-A and </w:delText>
        </w:r>
        <w:r>
          <w:delText xml:space="preserve">IL-6R reference concentrations and target degradation rates were available from quantitative fluorescence or ligand-binding receptor assay data or were estimated in prior analyses. Overall, the compiled input parameters highlight the limitation of standardized in vitro experimental methods. Thus, standardization of experimental package for mAbs would further strengthen prospective PBPK-based NAM workflows. </w:delText>
        </w:r>
      </w:del>
    </w:p>
    <w:p w:rsidR="007D60AC" w:rsidRDefault="007B1B89">
      <w:pPr>
        <w:rPr>
          <w:del w:id="188" w:author="OpenAI" w:date="2026-10-01T18:07:00Z" w16du:dateUtc="2026-10-02T01:07:00Z"/>
        </w:rPr>
      </w:pPr>
      <w:del w:id="189" w:author="OpenAI" w:date="2026-10-01T18:07:00Z" w16du:dateUtc="2026-10-02T01:07:00Z">
        <w:r>
          <w:delText>The reduced-study simulations provide quantitative support for the feasibility of a focused two-dose, six-animal exploratory monkey PK study. Under the primary assumptions of fitted structural-parameter uncertainty and 30% interindividual variability in CL, V1, Q, and V2, a design with three animals at each of two dose levels recovered Cmax, AUC</w:delText>
        </w:r>
        <w:r>
          <w:rPr>
            <w:vertAlign w:val="subscript"/>
          </w:rPr>
          <w:delText>0–28d</w:delText>
        </w:r>
        <w:r>
          <w:delText>, and clearance within two-fold of the rich-population reference in 99.4–100.0% of replicate studies across the four mAbs. The design remained robust when total structural-parameter variability was increased to 50% CV, with success rates of 90.0–98.1%. These findings should be interpreted as evidence of model-conditional precision rather than a validation of the reduced design. Prospective confirmation and molecule-specific assessment would therefore be needed, particularly when TMDD is pronounced or its de</w:delText>
        </w:r>
        <w:r>
          <w:delText xml:space="preserve">terminants are uncertain. Overall, relative to the prespecified exploratory single-dose design of five dose groups with three animals per group, the illustrative six-animal design represents a 60% reduction in animal use </w:delText>
        </w:r>
        <w:r>
          <w:rPr>
            <w:b/>
            <w:bCs/>
          </w:rPr>
          <w:delText>(Figure 4)</w:delText>
        </w:r>
        <w:r>
          <w:delText>. Importantly, this estimate applies at the individual PK-study level and should not be interpreted as a percent reduction in animal use across the overall preclinical development program or as a reduction in animals used for repeat-dose toxicology or other studies.</w:delText>
        </w:r>
      </w:del>
    </w:p>
    <w:p w:rsidR="001425FF" w:rsidRDefault="007B1B89">
      <w:pPr>
        <w:rPr>
          <w:ins w:id="190" w:author="OpenAI" w:date="2026-10-01T18:07:00Z" w16du:dateUtc="2026-10-02T01:07:00Z"/>
        </w:rPr>
      </w:pPr>
      <w:del w:id="191" w:author="OpenAI" w:date="2026-10-01T18:07:00Z" w16du:dateUtc="2026-10-02T01:07:00Z">
        <w:r>
          <w:delText>The</w:delText>
        </w:r>
      </w:del>
      <w:ins w:id="192" w:author="OpenAI" w:date="2026-10-01T18:07:00Z" w16du:dateUtc="2026-10-02T01:07:00Z">
        <w:r>
          <w:t>Intravenous single-dose simulations for each of the eight molecules were run programmatically for monkeys and humans through 2,880 hours, which covered the latest observed sampling time. C</w:t>
        </w:r>
        <w:r>
          <w:rPr>
            <w:vertAlign w:val="subscript"/>
          </w:rPr>
          <w:t>max</w:t>
        </w:r>
        <w:r>
          <w:t>, AUC</w:t>
        </w:r>
        <w:r>
          <w:rPr>
            <w:vertAlign w:val="subscript"/>
          </w:rPr>
          <w:t>0-tlast</w:t>
        </w:r>
        <w:r>
          <w:t>, clearance, and fold errors were calculated for each molecule-species-dose profile with observed digitized data. For each observed profile, tlast was the last quantifiable sampling time. The corresponding predicted profile was interpolated to the observed sampling times, and observed and predicted AUC</w:t>
        </w:r>
        <w:r>
          <w:rPr>
            <w:vertAlign w:val="subscript"/>
          </w:rPr>
          <w:t>0-tlast</w:t>
        </w:r>
        <w:r>
          <w:t xml:space="preserve"> were calculated over the identical interval from time zero to tlast using the same linear-up/log-down trapezoidal rule. When no time-zero concentration was available, both profiles were anchored at zero concentration at time zero. AUC</w:t>
        </w:r>
        <w:r>
          <w:rPr>
            <w:vertAlign w:val="subscript"/>
          </w:rPr>
          <w:t>inf</w:t>
        </w:r>
        <w:r>
          <w:t xml:space="preserve"> was calculated as AUC to the last positive concentration plus the last concentration divided by the terminal rate constant (lambda-z); lambda-z was selected from consecutive post-C</w:t>
        </w:r>
        <w:r>
          <w:rPr>
            <w:vertAlign w:val="subscript"/>
          </w:rPr>
          <w:t>max</w:t>
        </w:r>
        <w:r>
          <w:t xml:space="preserve"> points using the fit with the largest adjusted R-squared and at least three positive concentrations. Clearance was calculated as dose divided by AUC</w:t>
        </w:r>
        <w:r>
          <w:rPr>
            <w:vertAlign w:val="subscript"/>
          </w:rPr>
          <w:t>inf</w:t>
        </w:r>
        <w:r>
          <w:t xml:space="preserve"> and reflects total systemic elimination, including any target-mediated contribution. Observed clearance was considered evaluable only when the extrapolated fraction of AUC</w:t>
        </w:r>
        <w:r>
          <w:rPr>
            <w:vertAlign w:val="subscript"/>
          </w:rPr>
          <w:t>inf</w:t>
        </w:r>
        <w:r>
          <w:t xml:space="preserve"> was no greater than 20%. Profiles above this threshold, or for which the extrapolated fraction could not be estimated, were marked not evaluable and excluded from clearance accuracy calculations. The 02_APriori_PBPK_Workflow folder in </w:t>
        </w:r>
        <w:r>
          <w:rPr>
            <w:b/>
            <w:bCs/>
          </w:rPr>
          <w:t>Supplementary Material 1</w:t>
        </w:r>
        <w:r>
          <w:t xml:space="preserve"> provides the detailed steps and executable code for the predictions and endpoint calculations.</w:t>
        </w:r>
      </w:ins>
    </w:p>
    <w:p w:rsidR="001425FF" w:rsidRDefault="007B1B89">
      <w:pPr>
        <w:pStyle w:val="Heading3"/>
        <w:rPr>
          <w:ins w:id="193" w:author="OpenAI" w:date="2026-10-01T18:07:00Z" w16du:dateUtc="2026-10-02T01:07:00Z"/>
        </w:rPr>
      </w:pPr>
      <w:ins w:id="194" w:author="OpenAI" w:date="2026-10-01T18:07:00Z" w16du:dateUtc="2026-10-02T01:07:00Z">
        <w:r>
          <w:t>P</w:t>
        </w:r>
        <w:r>
          <w:t>r</w:t>
        </w:r>
        <w:r>
          <w:t>edictive Performance</w:t>
        </w:r>
      </w:ins>
    </w:p>
    <w:p w:rsidR="001425FF" w:rsidRDefault="007B1B89">
      <w:pPr>
        <w:rPr>
          <w:ins w:id="195" w:author="OpenAI" w:date="2026-10-01T18:07:00Z" w16du:dateUtc="2026-10-02T01:07:00Z"/>
        </w:rPr>
      </w:pPr>
      <w:ins w:id="196" w:author="OpenAI" w:date="2026-10-01T18:07:00Z" w16du:dateUtc="2026-10-02T01:07:00Z">
        <w:r>
          <w:rPr>
            <w:b/>
            <w:bCs/>
          </w:rPr>
          <w:t xml:space="preserve">Figure 2 </w:t>
        </w:r>
        <w:r>
          <w:t>compares PBPK predictions generated without calibration to the analyzed in vivo PK profiles with the corresponding observed monkey and human data. For monkeys, across the eight drugs and 14 dose levels evaluated, 12/14 AUC</w:t>
        </w:r>
        <w:r>
          <w:rPr>
            <w:vertAlign w:val="subscript"/>
          </w:rPr>
          <w:t>0-tlast</w:t>
        </w:r>
        <w:r>
          <w:t xml:space="preserve"> predictions (85.7% accuracy) and 13/14 C</w:t>
        </w:r>
        <w:r>
          <w:rPr>
            <w:vertAlign w:val="subscript"/>
          </w:rPr>
          <w:t>max</w:t>
        </w:r>
        <w:r>
          <w:t xml:space="preserve"> predictions (92.9% accuracy) were within two-fold of the observed values. Observed clearance was evaluable for six monkey scenarios, of which 3/6 predictions (50.0%) were within two-fold. For humans, across the eight drugs and 30 dose levels evaluated, 29/30 AUC</w:t>
        </w:r>
        <w:r>
          <w:rPr>
            <w:vertAlign w:val="subscript"/>
          </w:rPr>
          <w:t>0-tlast</w:t>
        </w:r>
        <w:r>
          <w:t xml:space="preserve"> predictions (96.7% accuracy) and 29/30 C</w:t>
        </w:r>
        <w:r>
          <w:rPr>
            <w:vertAlign w:val="subscript"/>
          </w:rPr>
          <w:t>max</w:t>
        </w:r>
        <w:r>
          <w:t xml:space="preserve"> predictions (96.7% accuracy) were within two-fold. Observed clearance was evaluable for 15 human scenarios, of which 10/15 predictions (66.7%) were within two-fold. The remaining eight monkey and 15 human clearance scenarios were not evaluable because the observed AUC</w:t>
        </w:r>
        <w:r>
          <w:rPr>
            <w:vertAlign w:val="subscript"/>
          </w:rPr>
          <w:t>inf</w:t>
        </w:r>
        <w:r>
          <w:t xml:space="preserve"> extrapolated fraction exceeded 20% or could not be estimated (Supplementary Material 2).</w:t>
        </w:r>
      </w:ins>
    </w:p>
    <w:p w:rsidR="001425FF" w:rsidRDefault="007B1B89">
      <w:pPr>
        <w:pStyle w:val="BodyText"/>
        <w:rPr>
          <w:ins w:id="197" w:author="OpenAI" w:date="2026-10-01T18:07:00Z" w16du:dateUtc="2026-10-02T01:07:00Z"/>
        </w:rPr>
      </w:pPr>
      <w:ins w:id="198" w:author="OpenAI" w:date="2026-10-01T18:07:00Z" w16du:dateUtc="2026-10-02T01:07:00Z">
        <w:r>
          <w:t>The PBPK framework predicted both AUC</w:t>
        </w:r>
        <w:r>
          <w:rPr>
            <w:vertAlign w:val="subscript"/>
          </w:rPr>
          <w:t>0-tlast</w:t>
        </w:r>
        <w:r>
          <w:t xml:space="preserve"> and C</w:t>
        </w:r>
        <w:r>
          <w:rPr>
            <w:vertAlign w:val="subscript"/>
          </w:rPr>
          <w:t>max</w:t>
        </w:r>
        <w:r>
          <w:t xml:space="preserve"> within two-fold of the observed values across all evaluated doses for five of the eight molecules. For human PK, AUC</w:t>
        </w:r>
        <w:r>
          <w:rPr>
            <w:vertAlign w:val="subscript"/>
          </w:rPr>
          <w:t>0-tlast</w:t>
        </w:r>
        <w:r>
          <w:t xml:space="preserve"> was within two-fold for every dose except one of the four avelumab doses, and C</w:t>
        </w:r>
        <w:r>
          <w:rPr>
            <w:vertAlign w:val="subscript"/>
          </w:rPr>
          <w:t>max</w:t>
        </w:r>
        <w:r>
          <w:t xml:space="preserve"> was within two-fold for every dose except the highest nivolumab dose. Human clearance was evaluable for 15 of 30 scenarios. Overall, the PBPK approach reasonably predicted observed AUC</w:t>
        </w:r>
        <w:r>
          <w:rPr>
            <w:vertAlign w:val="subscript"/>
          </w:rPr>
          <w:t>0-tlast</w:t>
        </w:r>
        <w:r>
          <w:t xml:space="preserve"> and C</w:t>
        </w:r>
        <w:r>
          <w:rPr>
            <w:vertAlign w:val="subscript"/>
          </w:rPr>
          <w:t>max</w:t>
        </w:r>
        <w:r>
          <w:t>, while the clearance analysis was limited by terminal sampling in many observed profiles.</w:t>
        </w:r>
      </w:ins>
    </w:p>
    <w:p w:rsidR="001425FF" w:rsidRDefault="007B1B89">
      <w:pPr>
        <w:pStyle w:val="Heading3"/>
        <w:rPr>
          <w:ins w:id="199" w:author="OpenAI" w:date="2026-10-01T18:07:00Z" w16du:dateUtc="2026-10-02T01:07:00Z"/>
        </w:rPr>
      </w:pPr>
      <w:ins w:id="200" w:author="OpenAI" w:date="2026-10-01T18:07:00Z" w16du:dateUtc="2026-10-02T01:07:00Z">
        <w:r>
          <w:t>Within-Target Comparisons</w:t>
        </w:r>
      </w:ins>
    </w:p>
    <w:p w:rsidR="001425FF" w:rsidRDefault="007B1B89">
      <w:pPr>
        <w:pStyle w:val="BodyText"/>
        <w:rPr>
          <w:ins w:id="201" w:author="OpenAI" w:date="2026-10-01T18:07:00Z" w16du:dateUtc="2026-10-02T01:07:00Z"/>
        </w:rPr>
      </w:pPr>
      <w:ins w:id="202" w:author="OpenAI" w:date="2026-10-01T18:07:00Z" w16du:dateUtc="2026-10-02T01:07:00Z">
        <w:r>
          <w:t>Within-target comparisons included two antibodies each for PD-L1, PD-1, and TNFα. For PD-L1, human C</w:t>
        </w:r>
        <w:r>
          <w:rPr>
            <w:vertAlign w:val="subscript"/>
          </w:rPr>
          <w:t>max</w:t>
        </w:r>
        <w:r>
          <w:t xml:space="preserve"> predictions met the two-fold criterion for both atezolizumab and avelumab at all matched doses. AUC</w:t>
        </w:r>
        <w:r>
          <w:rPr>
            <w:vertAlign w:val="subscript"/>
          </w:rPr>
          <w:t>0-tlast</w:t>
        </w:r>
        <w:r>
          <w:t xml:space="preserve"> predictions met the criterion for all atezolizumab doses, whereas the lowest avelumab dose did not. At the shared monkey dose, C</w:t>
        </w:r>
        <w:r>
          <w:rPr>
            <w:vertAlign w:val="subscript"/>
          </w:rPr>
          <w:t>max</w:t>
        </w:r>
        <w:r>
          <w:t xml:space="preserve"> met the criterion for both antibodies, whereas avelumab AUC</w:t>
        </w:r>
        <w:r>
          <w:rPr>
            <w:vertAlign w:val="subscript"/>
          </w:rPr>
          <w:t>0-tlast</w:t>
        </w:r>
        <w:r>
          <w:t xml:space="preserve"> did not. For PD-1 in humans, all AUC</w:t>
        </w:r>
        <w:r>
          <w:rPr>
            <w:vertAlign w:val="subscript"/>
          </w:rPr>
          <w:t>0-tlast</w:t>
        </w:r>
        <w:r>
          <w:t xml:space="preserve"> predictions and all but one C</w:t>
        </w:r>
        <w:r>
          <w:rPr>
            <w:vertAlign w:val="subscript"/>
          </w:rPr>
          <w:t>max</w:t>
        </w:r>
        <w:r>
          <w:t xml:space="preserve"> prediction for nivolumab and pembrolizumab met the two-fold criterion, including both endpoints at the matched dose. Monkey results were less consistent, with one AUC</w:t>
        </w:r>
        <w:r>
          <w:rPr>
            <w:vertAlign w:val="subscript"/>
          </w:rPr>
          <w:t>0-tlast</w:t>
        </w:r>
        <w:r>
          <w:t xml:space="preserve"> prediction for nivolumab and one C</w:t>
        </w:r>
        <w:r>
          <w:rPr>
            <w:vertAlign w:val="subscript"/>
          </w:rPr>
          <w:t>max</w:t>
        </w:r>
        <w:r>
          <w:t xml:space="preserve"> prediction for pembrolizumab outside the criterion. For TNFα, all human AUC</w:t>
        </w:r>
        <w:r>
          <w:rPr>
            <w:vertAlign w:val="subscript"/>
          </w:rPr>
          <w:t>0-tlast</w:t>
        </w:r>
        <w:r>
          <w:t xml:space="preserve"> and C</w:t>
        </w:r>
        <w:r>
          <w:rPr>
            <w:vertAlign w:val="subscript"/>
          </w:rPr>
          <w:t>max</w:t>
        </w:r>
        <w:r>
          <w:t xml:space="preserve"> predictions for adalimumab and golimumab met the two-fold criterion, including at matched doses. Clearance predictions also met the criterion at matched doses where this endpoint was evaluable for both antibodies. At the shared monkey dose, AUC</w:t>
        </w:r>
        <w:r>
          <w:rPr>
            <w:vertAlign w:val="subscript"/>
          </w:rPr>
          <w:t>0-tlast</w:t>
        </w:r>
        <w:r>
          <w:t xml:space="preserve"> and C</w:t>
        </w:r>
        <w:r>
          <w:rPr>
            <w:vertAlign w:val="subscript"/>
          </w:rPr>
          <w:t>max</w:t>
        </w:r>
        <w:r>
          <w:t xml:space="preserve"> predictions met the criterion for both molecules. Because target reference concentration and target degradation rate were shared by antibodies against the same target, the within-target differences cannot be attributed to those shared inputs alone. The PD-L1 divergence is more consistent with molecule-specific FcRn binding, target-binding kinetics, internalization, or unmodeled antibody properties; the distinct PD-1 miss patterns likewise point to drug-specific inputs or data context. Conversely, the consi</w:t>
        </w:r>
        <w:r>
          <w:t>stent TNFα results occurred with shared target-system inputs, complex internalization, and the common FcRn Kd, despite different target-binding kinetics. These comparisons generate mechanistic hypotheses rather than causal conclusions because each molecule was evaluated against different literature profiles and not all doses or populations were matched.</w:t>
        </w:r>
      </w:ins>
    </w:p>
    <w:p w:rsidR="001425FF" w:rsidRDefault="007B1B89">
      <w:pPr>
        <w:pStyle w:val="Heading1"/>
        <w:rPr>
          <w:ins w:id="203" w:author="OpenAI" w:date="2026-10-01T18:07:00Z" w16du:dateUtc="2026-10-02T01:07:00Z"/>
        </w:rPr>
      </w:pPr>
      <w:ins w:id="204" w:author="OpenAI" w:date="2026-10-01T18:07:00Z" w16du:dateUtc="2026-10-02T01:07:00Z">
        <w:r>
          <w:t>Evaluation of Simulation-Based Study Designs</w:t>
        </w:r>
      </w:ins>
    </w:p>
    <w:p w:rsidR="001425FF" w:rsidRDefault="007B1B89">
      <w:pPr>
        <w:pStyle w:val="BodyText"/>
        <w:rPr>
          <w:ins w:id="205" w:author="OpenAI" w:date="2026-10-01T18:07:00Z" w16du:dateUtc="2026-10-02T01:07:00Z"/>
        </w:rPr>
      </w:pPr>
      <w:ins w:id="206" w:author="OpenAI" w:date="2026-10-01T18:07:00Z" w16du:dateUtc="2026-10-02T01:07:00Z">
        <w:r>
          <w:t>Study design simulations were performed to determine whether smaller, sparsely sampled monkey studies could recover reference “true” PK endpoints under predefined assumptions about parameter uncertainty and between-subject variability. Golimumab and nivolumab represented two outcomes from the preceding predictive evaluation. The uncalibrated golimumab model adequately predicted the observed PK and was therefore used without modification. In contrast, the nivolumab model showed poorer agreement for AUC0–tlas</w:t>
        </w:r>
        <w:r>
          <w:t>t and clearance. To establish a representative truth model for the study-design analysis, FcRn binding affinity was fitted to observed mean PK data from two sparsely sampled dose groups. The original anti-PD-1 model structure and all other parameters were retained. These cases therefore illustrate proceeding with either an unmodified model when predictive performance is adequate or a targeted model refinement when it is not (Figure 3).</w:t>
        </w:r>
      </w:ins>
    </w:p>
    <w:p w:rsidR="001425FF" w:rsidRDefault="007B1B89">
      <w:pPr>
        <w:pStyle w:val="BodyText"/>
        <w:spacing w:after="160"/>
        <w:rPr>
          <w:ins w:id="207" w:author="OpenAI" w:date="2026-10-01T18:07:00Z" w16du:dateUtc="2026-10-02T01:07:00Z"/>
        </w:rPr>
      </w:pPr>
      <w:ins w:id="208" w:author="OpenAI" w:date="2026-10-01T18:07:00Z" w16du:dateUtc="2026-10-02T01:07:00Z">
        <w:r>
          <w:t>For each molecule and variability scenario (30% or 60% CV), 100 Monte Carlo replicates were generated. Positive-valued uncertain parameters were sampled from lognormal distributions centered on the corresponding truth-model values. Within each replicate, FcRn binding affinity, target binding affinity, target dissociation rate, drug–target complex internalization rate, and target degradation rate were drawn once and shared across all 50 monkeys and five doses. Between-monkey variability was limited to body w</w:t>
        </w:r>
        <w:r>
          <w:t>eight and target reference concentration; endogenous IgG and FcRn abundance and function were held constant. Body weights were generated using the configured 3–7 kg PK-Sim population range. The target-concentration population was generated once for each molecule and variability scenario, recentered to the specified arithmetic mean, and reused across replicates and doses. Thus, target concentration varied among monkeys but was not independently resampled at the replicate level. Combining two molecules, two v</w:t>
        </w:r>
        <w:r>
          <w:t>ariability scenarios, 100 replicates, 50 monkeys, and five doses (0.1, 1, 3, 10, and 30 mg/kg) produced 100,000 population profiles.</w:t>
        </w:r>
      </w:ins>
    </w:p>
    <w:p w:rsidR="001425FF" w:rsidRDefault="007B1B89">
      <w:pPr>
        <w:pStyle w:val="BodyText"/>
        <w:spacing w:after="160"/>
        <w:rPr>
          <w:ins w:id="209" w:author="OpenAI" w:date="2026-10-01T18:07:00Z" w16du:dateUtc="2026-10-02T01:07:00Z"/>
        </w:rPr>
      </w:pPr>
      <w:ins w:id="210" w:author="OpenAI" w:date="2026-10-01T18:07:00Z" w16du:dateUtc="2026-10-02T01:07:00Z">
        <w:r>
          <w:t>Candidate studies included two dose groups (1 and 10 mg/kg), three dose groups (0.1, 1, and 10 mg/kg), or all five dose groups, with two, three, or six distinct monkeys per group. Dense profiles were sampled every 0.25 h through 8 h and hourly thereafter through day 28. Sparse sampling was performed at 0.25, 1, 2, 4, and 8 h and on days 1, 2, 6, 10, 14, 21, and 28. For each molecule, variability scenario, replicate, dose, and group size, monkeys were selected without replacement within a dose group and inde</w:t>
        </w:r>
        <w:r>
          <w:t>pendently across dose groups. The same selected animals were used to calculate all endpoints, and designs sharing a dose and group size used the same animals for that dose.</w:t>
        </w:r>
      </w:ins>
    </w:p>
    <w:p w:rsidR="001425FF" w:rsidRDefault="007B1B89">
      <w:pPr>
        <w:pStyle w:val="BodyText"/>
        <w:spacing w:after="160"/>
        <w:rPr>
          <w:ins w:id="211" w:author="OpenAI" w:date="2026-10-01T18:07:00Z" w16du:dateUtc="2026-10-02T01:07:00Z"/>
        </w:rPr>
      </w:pPr>
      <w:ins w:id="212" w:author="OpenAI" w:date="2026-10-01T18:07:00Z" w16du:dateUtc="2026-10-02T01:07:00Z">
        <w:r>
          <w:t>The evaluated endpoints were AUC0–28d, Cmax, and clearance. AUC0–28d was calculated using the linear-up/log-down trapezoidal method, and Cmax was the maximum sampled concentration. The terminal phase was selected as the post-Cmax sequence of at least three points with the highest adjusted R²; this phase was used to estimate AUCinf and clearance. When no time-zero sample was available, the first measured concentration was carried back to time zero.</w:t>
        </w:r>
      </w:ins>
    </w:p>
    <w:p w:rsidR="001425FF" w:rsidRDefault="007B1B89">
      <w:pPr>
        <w:pStyle w:val="BodyText"/>
        <w:rPr>
          <w:ins w:id="213" w:author="OpenAI" w:date="2026-10-01T18:07:00Z" w16du:dateUtc="2026-10-02T01:07:00Z"/>
        </w:rPr>
      </w:pPr>
      <w:ins w:id="214" w:author="OpenAI" w:date="2026-10-01T18:07:00Z" w16du:dateUtc="2026-10-02T01:07:00Z">
        <w:r>
          <w:t>For the primary analysis, fold error was calculated as the arithmetic mean of the sparse study-group endpoints divided by the arithmetic mean of the corresponding 50 replicate-matched dense individual endpoints. This comparison isolates the ability of a candidate design to recover the PK of its underlying simulated population. A secondary analysis instead used the fixed dense nominal typical-subject endpoint as the denominator, thereby incorporating both study-sampling error and the replicate-level shift fr</w:t>
        </w:r>
        <w:r>
          <w:t>om the nominal model.</w:t>
        </w:r>
      </w:ins>
    </w:p>
    <w:p w:rsidR="001425FF" w:rsidRDefault="007B1B89">
      <w:pPr>
        <w:pStyle w:val="BodyText"/>
        <w:rPr>
          <w:ins w:id="215" w:author="OpenAI" w:date="2026-10-01T18:07:00Z" w16du:dateUtc="2026-10-02T01:07:00Z"/>
        </w:rPr>
      </w:pPr>
      <w:ins w:id="216" w:author="OpenAI" w:date="2026-10-01T18:07:00Z" w16du:dateUtc="2026-10-02T01:07:00Z">
        <w:r>
          <w:t xml:space="preserve">Joint success required AUC0–28d, Cmax, and clearance at every included dose to fall within the prespecified 0.5- to 2-fold interval. Endpoint-specific success required the indicated endpoint to meet this criterion at every included dose. The two-fold interval was used as a tutorial performance criterion. The complete workflow and executable code are provided in the </w:t>
        </w:r>
        <w:r>
          <w:rPr>
            <w:rStyle w:val="SourceText"/>
            <w:rFonts w:eastAsiaTheme="minorHAnsi" w:cstheme="minorBidi"/>
          </w:rPr>
          <w:t>03_Study_Simulations</w:t>
        </w:r>
        <w:r>
          <w:t xml:space="preserve"> folder of Supplementary Material 1.</w:t>
        </w:r>
      </w:ins>
    </w:p>
    <w:p w:rsidR="001425FF" w:rsidRDefault="007B1B89">
      <w:pPr>
        <w:pStyle w:val="Heading2"/>
        <w:rPr>
          <w:ins w:id="217" w:author="OpenAI" w:date="2026-10-01T18:07:00Z" w16du:dateUtc="2026-10-02T01:07:00Z"/>
        </w:rPr>
      </w:pPr>
      <w:ins w:id="218" w:author="OpenAI" w:date="2026-10-01T18:07:00Z" w16du:dateUtc="2026-10-02T01:07:00Z">
        <w:r>
          <w:t>Study Design Simulation Outputs</w:t>
        </w:r>
      </w:ins>
    </w:p>
    <w:p w:rsidR="001425FF" w:rsidRDefault="007B1B89">
      <w:pPr>
        <w:pStyle w:val="BodyText"/>
        <w:rPr>
          <w:ins w:id="219" w:author="OpenAI" w:date="2026-10-01T18:07:00Z" w16du:dateUtc="2026-10-02T01:07:00Z"/>
        </w:rPr>
      </w:pPr>
      <w:ins w:id="220" w:author="OpenAI" w:date="2026-10-01T18:07:00Z" w16du:dateUtc="2026-10-02T01:07:00Z">
        <w:r>
          <w:t>In the primary replicate-matched analysis, all 36 combinations of molecule, variability scenario, dose-group design, and group size achieved 100% joint success across 100 replicates. This included the smallest design—1 and 10 mg/kg with two monkeys per group (total n=4)—for both molecules and both variability scenarios. Individual fold errors ranged from 0.624 to 1.386.</w:t>
        </w:r>
      </w:ins>
    </w:p>
    <w:p w:rsidR="001425FF" w:rsidRDefault="007B1B89">
      <w:pPr>
        <w:pStyle w:val="BodyText"/>
        <w:rPr>
          <w:ins w:id="221" w:author="OpenAI" w:date="2026-10-01T18:07:00Z" w16du:dateUtc="2026-10-02T01:07:00Z"/>
        </w:rPr>
      </w:pPr>
      <w:ins w:id="222" w:author="OpenAI" w:date="2026-10-01T18:07:00Z" w16du:dateUtc="2026-10-02T01:07:00Z">
        <w:r>
          <w:t xml:space="preserve">The secondary analysis, which used fixed nominal typical-subject endpoints as the reference, showed larger deviations because it captured both sparse-study sampling error and replicate-level shifts from the nominal model </w:t>
        </w:r>
        <w:r>
          <w:rPr>
            <w:b/>
            <w:bCs/>
          </w:rPr>
          <w:t>(Tables 1 and 2)</w:t>
        </w:r>
        <w:r>
          <w:t>. Across designs, mean RMSE ranged from 26.7% to 29.6% for AUC0–28d, 13.1% to 17.6% for Cmax, and 34.5% to 34.6% for clearance. Endpoint-specific success ranged from 89.3% to 96.5% for AUC0–28d and from 93.0% to 93.8% for clearance, while Cmax success was 100% for all designs.</w:t>
        </w:r>
      </w:ins>
    </w:p>
    <w:p w:rsidR="001425FF" w:rsidRDefault="007B1B89">
      <w:pPr>
        <w:pStyle w:val="BodyText"/>
        <w:spacing w:after="120"/>
        <w:rPr>
          <w:ins w:id="223" w:author="OpenAI" w:date="2026-10-01T18:07:00Z" w16du:dateUtc="2026-10-02T01:07:00Z"/>
        </w:rPr>
      </w:pPr>
      <w:ins w:id="224" w:author="OpenAI" w:date="2026-10-01T18:07:00Z" w16du:dateUtc="2026-10-02T01:07:00Z">
        <w:r>
          <w:t>Together, these analyses indicate that two dose groups were sufficient for the objective of recovering PK endpoints under the simulated conditions. In the primary analysis, relative to the two-dose design, the three-dose design improved mean AUC0–28d and Cmax RMSE by no more than 0.16% , while the five-dose design reduced RMSE by at most 0.30%. With two dose groups, increasing the group size from two to three monkeys reduced AUC0–28d and Cmax RMSE from approximately 15.6% to 12.5%, while increasing from thr</w:t>
        </w:r>
        <w:r>
          <w:t>ee to six monkeys per group further reduced RMSE to approximately 8.9% and 8.8%, respectively, with essentially no improvement in clearance.  The secondary analysis likewise showed only modest reductions with six monkeys per group, particularly for AUC0–28d, and no reduction in clearance RMSE because additional animals could not correct replicate-level parameter shifts. Thus, two monkeys per group represented the smallest adequate design evaluated (n=4), whereas three monkeys per group (n=6) provided a mode</w:t>
        </w:r>
        <w:r>
          <w:t>st increase in precision and may offer a more conservative design choice. Increasing to six monkeys per group doubled animal use relative to three per group but provided limited additional practical benefit. These conclusions remain conditional on the truth models, variability assumptions, sampling schedule, endpoints, and success criterion examined.</w:t>
        </w:r>
      </w:ins>
    </w:p>
    <w:p w:rsidR="001425FF" w:rsidRDefault="007B1B89">
      <w:pPr>
        <w:pStyle w:val="Heading1"/>
        <w:rPr>
          <w:ins w:id="225" w:author="OpenAI" w:date="2026-10-01T18:07:00Z" w16du:dateUtc="2026-10-02T01:07:00Z"/>
        </w:rPr>
      </w:pPr>
      <w:ins w:id="226" w:author="OpenAI" w:date="2026-10-01T18:07:00Z" w16du:dateUtc="2026-10-02T01:07:00Z">
        <w:r>
          <w:t xml:space="preserve">Application and Key Considerations </w:t>
        </w:r>
      </w:ins>
    </w:p>
    <w:p w:rsidR="001425FF" w:rsidRDefault="007B1B89">
      <w:pPr>
        <w:pStyle w:val="BodyText"/>
        <w:rPr>
          <w:ins w:id="227" w:author="OpenAI" w:date="2026-10-01T18:07:00Z" w16du:dateUtc="2026-10-02T01:07:00Z"/>
        </w:rPr>
      </w:pPr>
      <w:ins w:id="228" w:author="OpenAI" w:date="2026-10-01T18:07:00Z" w16du:dateUtc="2026-10-02T01:07:00Z">
        <w:r>
          <w:t>This tutorial illustrates how an established computational framework, i.e., PBPK/TMDD models, can be used as a NAM to connect mechanistic input data with efforts to reduce the number of animals needed for preclinical assessments.</w:t>
        </w:r>
      </w:ins>
    </w:p>
    <w:p w:rsidR="001425FF" w:rsidRDefault="007B1B89">
      <w:pPr>
        <w:rPr>
          <w:ins w:id="229" w:author="OpenAI" w:date="2026-10-01T18:07:00Z" w16du:dateUtc="2026-10-02T01:07:00Z"/>
        </w:rPr>
      </w:pPr>
      <w:ins w:id="230" w:author="OpenAI" w:date="2026-10-01T18:07:00Z" w16du:dateUtc="2026-10-02T01:07:00Z">
        <w:r>
          <w:t>In this retrospective analysis, PBPK predictions generated without calibration to the analyzed in vivo PK data met the two-fold criterion for 85.7% of monkey and 96.7% of human AUC</w:t>
        </w:r>
        <w:r>
          <w:rPr>
            <w:vertAlign w:val="subscript"/>
          </w:rPr>
          <w:t>0-tlast</w:t>
        </w:r>
        <w:r>
          <w:t xml:space="preserve"> comparisons and for 92.9% of monkey and 96.7% of human C</w:t>
        </w:r>
        <w:r>
          <w:rPr>
            <w:vertAlign w:val="subscript"/>
          </w:rPr>
          <w:t>max</w:t>
        </w:r>
        <w:r>
          <w:t xml:space="preserve"> comparisons. Clearance was less consistently characterized: observed clearance was evaluable for only 6 of 14 monkey and 15 of 30 human scenarios, and 50.0% and 66.7% of those evaluable predictions, respectively, met the two-fold criterion. The high proportion of non-evaluable observed clearance estimates shows that late sampling and terminal-phase characterization materially constrain clearance-based model evaluation. Target reference concentration, target degradation rate, and complex internalization rat</w:t>
        </w:r>
        <w:r>
          <w:t xml:space="preserve">e for several targets or molecules were derived from prior modeling analyses rather than molecule-specific in vitro measurements. Direct experimental characterization of these parameters may improve prospective prediction and would reduce dependence on assumptions inherited from earlier models. </w:t>
        </w:r>
        <w:r>
          <w:t xml:space="preserve">The local one-at-a-time sensitivity analysis in </w:t>
        </w:r>
        <w:r>
          <w:rPr>
            <w:b/>
            <w:bCs/>
          </w:rPr>
          <w:t xml:space="preserve">Supplementary Material 2 </w:t>
        </w:r>
        <w:r>
          <w:t>supported this interpretation. Clearance was most responsive to target reference concentration and target degradation rate for tocilizumab in monkeys and humans, with smaller effects for selected bevacizumab and avelumab scenarios; complex internalization had a smaller effect across the evaluated cases. This analysis indicates that uncertainty in target-system inputs can contribute to selected clearance discrepancies, while the large number of non-evaluable observed clearances remains a separate consequence</w:t>
        </w:r>
        <w:r>
          <w:t xml:space="preserve"> of limited terminal sampling.</w:t>
        </w:r>
      </w:ins>
    </w:p>
    <w:p w:rsidR="001425FF" w:rsidRDefault="007B1B89">
      <w:pPr>
        <w:pStyle w:val="BodyText"/>
        <w:rPr>
          <w:ins w:id="231" w:author="OpenAI" w:date="2026-10-01T18:07:00Z" w16du:dateUtc="2026-10-02T01:07:00Z"/>
        </w:rPr>
      </w:pPr>
      <w:ins w:id="232" w:author="OpenAI" w:date="2026-10-01T18:07:00Z" w16du:dateUtc="2026-10-02T01:07:00Z">
        <w:r>
          <w:t xml:space="preserve">The value of such approach depends on the quality and independence of the mechanistic inputs. Antibody-target binding affinity was available from experimental assays for all eight molecules, but the remaining inputs were less consistently measured </w:t>
        </w:r>
        <w:r>
          <w:rPr>
            <w:b/>
            <w:bCs/>
          </w:rPr>
          <w:t>(Supplementary Material 2)</w:t>
        </w:r>
        <w:r>
          <w:t>. Molecule-specific FcRn binding affinity from SPR/Biacore was available for atezolizumab and pembrolizumab; for the other six mAbs, we used the human-derived default FcRn Kd of 1.07 µmol/L obtained from a PBPK analysis of 50 mAbs [26]. The final 1.07-µmol/L value was derived from the full 50-mAb dataset. Adalimumab, bevacizumab, and golimumab were included in that dataset and receive the default value here; adalimumab belonged to the original test subset, whereas bevacizumab and golimumab belonged to the t</w:t>
        </w:r>
        <w:r>
          <w:t>raining subset. Therefore, the human exposure evaluation for these three molecules is not fully independent of the data used to derive the default. Atezolizumab also appeared in the 50-mAb dataset but uses a molecule-specific measured FcRn value in this analysis. We also applied the human-derived 1.07-µmol/L default to monkeys. In comparison, Stader et al. scaled human FcRn Kd by 0.45 for monkey simulations and reported strong overprediction of human exposure without an additional systemic clearance term [2</w:t>
        </w:r>
        <w:r>
          <w:t>7]. We did not include an empirically fitted additional systemic clearance term; species scaling of FcRn affinity and unmodeled target-independent clearance may therefore contribute to residual errors. A measured complex internalization rate was available for only two molecules, while for others it was assumed to equal the target degradation rate. Target reference concentration was also difficult to standardize across targets and tissues. These substitutions are useful for demonstrating the workflow, but pa</w:t>
        </w:r>
        <w:r>
          <w:t>rameters estimated in earlier PK analyses may carry information from prior in vivo studies. Accordingly, prediction without calibration to the profiles evaluated here should not be interpreted as prediction from independent in vitro evidence alone. A prospective evaluation would benefit from a defined experimental package for binding, target abundance and localization, turnover, internalization, and target-independent clearance, with uncertainty ranges attached to each input.</w:t>
        </w:r>
      </w:ins>
    </w:p>
    <w:p w:rsidR="001425FF" w:rsidRDefault="007B1B89">
      <w:pPr>
        <w:pStyle w:val="BodyText"/>
        <w:rPr>
          <w:ins w:id="233" w:author="OpenAI" w:date="2026-10-01T18:07:00Z" w16du:dateUtc="2026-10-02T01:07:00Z"/>
        </w:rPr>
      </w:pPr>
      <w:ins w:id="234" w:author="OpenAI" w:date="2026-10-01T18:07:00Z" w16du:dateUtc="2026-10-02T01:07:00Z">
        <w:r>
          <w:t>In this example analysis, the study-design exercise addressed a narrower question: under specified levels of population variability and uncertainty in mechanistic inputs, could a smaller exploratory study recover the “true” PK characteristics? True PK is defined by the representative models that describe the observed data well in these analyses. Golimumab and nivolumab were selected from the preceding predictive evaluation to illustrate two outcomes within the PBPK-guided pathway shown in</w:t>
        </w:r>
        <w:r>
          <w:rPr>
            <w:b/>
            <w:bCs/>
          </w:rPr>
          <w:t xml:space="preserve"> Figure 3</w:t>
        </w:r>
        <w:r>
          <w:t>. The uncalibrated golimumab model adequately predicted the observed PK and was therefore used without modification. In contrast, the nivolumab model showed poorer agreement for AUC</w:t>
        </w:r>
        <w:r>
          <w:rPr>
            <w:vertAlign w:val="subscript"/>
          </w:rPr>
          <w:t>0–tlast</w:t>
        </w:r>
        <w:r>
          <w:t xml:space="preserve"> and clearance, so FcRn binding affinity alone was calibrated to observed mean PK data from only two sparsely sampled dose groups; the original anti-PD-1 model structure and all other parameters were retained. These examples illustrate proceeding with an unmodified a priori model when its predictive performance is adequate or using limited exploratory in vivo data for targeted model refinement when it is not. In the primary replicate-matched analysis, every evaluated scenario met the joint two-fold performa</w:t>
        </w:r>
        <w:r>
          <w:t>nce criterion in 100/100 replicates, including the two-dose design with two monkeys per group for both molecules and variability levels. Four animals rather than 15 represents a 73% reduction relative to the modeled five-dose design with three animals per group. This is a comparison between the modeled designs, not a universal comparison with current industry practice or a reduction across an entire development program. The lower success rates in the secondary nominal-reference analysis show that reducing s</w:t>
        </w:r>
        <w:r>
          <w:t xml:space="preserve">ampling error does not eliminate uncertainty in the underlying model inputs. </w:t>
        </w:r>
        <w:r>
          <w:rPr>
            <w:b/>
            <w:bCs/>
          </w:rPr>
          <w:t xml:space="preserve">Figure 3 </w:t>
        </w:r>
        <w:r>
          <w:t>places these examples within a broader workflow, but the animal-number ranges are schematic. In practice, a sponsor may already use fewer dose groups, microsampling, cassette dosing, animal reuse, or PK/TK measurements incorporated into another study [17-18, 28]. Anti-drug antibodies may also eliminate late PK observations, while biological variability or additional pharmacodynamic and safety endpoints may require more animals. The model-informed design should therefore be compared with the program's actual</w:t>
        </w:r>
        <w:r>
          <w:t xml:space="preserve"> feasible alternatives, including the use of data from an existing safety study or a suitable alternative model. The most defensible outcome is a fit-for-purpose design supported by explicit evidence and prespecified decision criteria.</w:t>
        </w:r>
      </w:ins>
    </w:p>
    <w:p w:rsidR="001425FF" w:rsidRDefault="007B1B89">
      <w:pPr>
        <w:pStyle w:val="BodyText"/>
        <w:rPr>
          <w:ins w:id="235" w:author="OpenAI" w:date="2026-10-01T18:07:00Z" w16du:dateUtc="2026-10-02T01:07:00Z"/>
        </w:rPr>
      </w:pPr>
      <w:ins w:id="236" w:author="OpenAI" w:date="2026-10-01T18:07:00Z" w16du:dateUtc="2026-10-02T01:07:00Z">
        <w:r>
          <w:t>The model is most useful for reducing study size when the intended decision is defined before the design is selected. The team should specify which exposure or PK features must be estimated, the required precision, and whether the study must also evaluate immunogenicity, target engagement, pharmacodynamics, or toxicity. PBPK simulations can then inform the selection of dose levels, dose groups, animal numbers, and sampling times needed to distinguish among plausible parameter sets. For a poorly characterize</w:t>
        </w:r>
        <w:r>
          <w:t xml:space="preserve">d target, this process may indicate that a targeted in vitro measurement or a small pilot PK study would be more informative than proceeding directly to a larger, fixed design. Performance criteria should be defined in advance, and model inputs, data sources, and assumptions should be documented to support traceability and future refinement. Class-level linear mAb PK parameters can provide informative priors for early design simulations [29], while statistical planning should quantify uncertainty and avoid </w:t>
        </w:r>
        <w:r>
          <w:t>treating a small model-conditional exercise as universal evidence [30].</w:t>
        </w:r>
      </w:ins>
    </w:p>
    <w:p w:rsidR="001425FF" w:rsidRDefault="007B1B89">
      <w:ins w:id="237" w:author="OpenAI" w:date="2026-10-01T18:07:00Z" w16du:dateUtc="2026-10-02T01:07:00Z">
        <w:r>
          <w:t>Our</w:t>
        </w:r>
      </w:ins>
      <w:r>
        <w:t xml:space="preserve"> analysis focused on IV single-dose mAb PK, an appropriate initial context because the principal disposition processes are comparatively well characterized. Single-dose data and mechanistic models can support projection of repeat-dose exposure and accumulation, and published examples show successful translation for selected mAbs [</w:t>
      </w:r>
      <w:del w:id="238" w:author="OpenAI" w:date="2026-10-01T18:07:00Z" w16du:dateUtc="2026-10-02T01:07:00Z">
        <w:r>
          <w:delText>28, 29</w:delText>
        </w:r>
      </w:del>
      <w:ins w:id="239" w:author="OpenAI" w:date="2026-10-01T18:07:00Z" w16du:dateUtc="2026-10-02T01:07:00Z">
        <w:r>
          <w:t>31-32</w:t>
        </w:r>
      </w:ins>
      <w:r>
        <w:t>]. However, these examples do not establish that a dedicated repeat-dose PK study can be omitted for every molecule. When scientifically and operationally appropriate, PK/TK sampling embedded in dose-range-finding or GLP repeat-dose toxicology studies may provide repeat-dose exposure information without a separate PK study [</w:t>
      </w:r>
      <w:del w:id="240" w:author="OpenAI" w:date="2026-10-01T18:07:00Z" w16du:dateUtc="2026-10-02T01:07:00Z">
        <w:r>
          <w:delText>30</w:delText>
        </w:r>
      </w:del>
      <w:ins w:id="241" w:author="OpenAI" w:date="2026-10-01T18:07:00Z" w16du:dateUtc="2026-10-02T01:07:00Z">
        <w:r>
          <w:t>28</w:t>
        </w:r>
      </w:ins>
      <w:r>
        <w:t xml:space="preserve">], but the toxicology studies and their animal use remain outside the scope of the present analysis. The framework could subsequently be extended to subcutaneous mAbs by incorporating lymphatic uptake, pre-systemic catabolism, bioavailability, and formulation- and injection-site-dependent absorption. </w:t>
      </w:r>
      <w:ins w:id="242" w:author="OpenAI" w:date="2026-10-01T18:07:00Z" w16du:dateUtc="2026-10-02T01:07:00Z">
        <w:r>
          <w:t xml:space="preserve">Hybrid approaches using human FcRn transgenic mice are another potential comparator for human PK projection, but were not tested here. </w:t>
        </w:r>
      </w:ins>
      <w:r>
        <w:t>Lessons from mAbs may also inform PBPK or hybrid PBPK-QSP workflows for more complex modalities</w:t>
      </w:r>
      <w:del w:id="243" w:author="OpenAI" w:date="2026-10-01T18:07:00Z" w16du:dateUtc="2026-10-02T01:07:00Z">
        <w:r>
          <w:delText>, but</w:delText>
        </w:r>
      </w:del>
      <w:ins w:id="244" w:author="OpenAI" w:date="2026-10-01T18:07:00Z" w16du:dateUtc="2026-10-02T01:07:00Z">
        <w:r>
          <w:t>;</w:t>
        </w:r>
      </w:ins>
      <w:r>
        <w:t xml:space="preserve"> each extension will require its own context-of-use definition and validation.</w:t>
      </w:r>
      <w:ins w:id="245" w:author="OpenAI" w:date="2026-10-01T18:07:00Z" w16du:dateUtc="2026-10-02T01:07:00Z">
        <w:r>
          <w:t xml:space="preserve"> Related reviews and OSP-based translational analyses describe additional mechanistic and cross-species considerations for mAb PBPK modeling [33-34].</w:t>
        </w:r>
      </w:ins>
    </w:p>
    <w:p w:rsidR="001425FF" w:rsidRDefault="007B1B89">
      <w:r>
        <w:t xml:space="preserve">This study was a small retrospective proof-of-concept analysis constrained by the availability of public monkey PK, human PK, and mechanistic input data. </w:t>
      </w:r>
      <w:ins w:id="246" w:author="OpenAI" w:date="2026-10-01T18:07:00Z" w16du:dateUtc="2026-10-02T01:07:00Z">
        <w:r>
          <w:t xml:space="preserve">All eight antibodies were marketed products against comparatively well-studied targets, so the results may not transfer to a first-in-class antibody for which target abundance, turnover, shedding, or localization is poorly characterized. </w:t>
        </w:r>
      </w:ins>
      <w:r>
        <w:t>Several target-system inputs, including target reference concentration, k</w:t>
      </w:r>
      <w:r>
        <w:rPr>
          <w:vertAlign w:val="subscript"/>
          <w:rPrChange w:id="247" w:author="OpenAI" w:date="2026-10-01T18:07:00Z" w16du:dateUtc="2026-10-02T01:07:00Z">
            <w:rPr/>
          </w:rPrChange>
        </w:rPr>
        <w:t>int</w:t>
      </w:r>
      <w:r>
        <w:t>, and k</w:t>
      </w:r>
      <w:r>
        <w:rPr>
          <w:vertAlign w:val="subscript"/>
          <w:rPrChange w:id="248" w:author="OpenAI" w:date="2026-10-01T18:07:00Z" w16du:dateUtc="2026-10-02T01:07:00Z">
            <w:rPr/>
          </w:rPrChange>
        </w:rPr>
        <w:t>deg</w:t>
      </w:r>
      <w:r>
        <w:t xml:space="preserve">, were taken from prior modeling studies rather than direct in vitro measurements. Because some </w:t>
      </w:r>
      <w:del w:id="249" w:author="OpenAI" w:date="2026-10-01T18:07:00Z" w16du:dateUtc="2026-10-02T01:07:00Z">
        <w:r>
          <w:delText xml:space="preserve">of those </w:delText>
        </w:r>
      </w:del>
      <w:r>
        <w:t>values may have been selected with knowledge of</w:t>
      </w:r>
      <w:del w:id="250" w:author="OpenAI" w:date="2026-10-01T18:07:00Z" w16du:dateUtc="2026-10-02T01:07:00Z">
        <w:r>
          <w:delText xml:space="preserve"> the</w:delText>
        </w:r>
      </w:del>
      <w:r>
        <w:t xml:space="preserve"> observed PK, the inputs are not fully independent and may make retrospective performance appear optimistic. Human PK for the oncology mAbs was obtained from patients with potentially variable and high tumor-target burden rather than first-in-human healthy volunteers; disease-related target expression and </w:t>
      </w:r>
      <w:del w:id="251" w:author="OpenAI" w:date="2026-10-01T18:07:00Z" w16du:dateUtc="2026-10-02T01:07:00Z">
        <w:r>
          <w:delText>patient-versus-healthy-</w:delText>
        </w:r>
      </w:del>
      <w:r>
        <w:t xml:space="preserve">population differences are </w:t>
      </w:r>
      <w:del w:id="252" w:author="OpenAI" w:date="2026-10-01T18:07:00Z" w16du:dateUtc="2026-10-02T01:07:00Z">
        <w:r>
          <w:delText xml:space="preserve">therefore </w:delText>
        </w:r>
      </w:del>
      <w:r>
        <w:t xml:space="preserve">plausible contributors to prediction error. </w:t>
      </w:r>
      <w:del w:id="253" w:author="OpenAI" w:date="2026-10-01T18:07:00Z" w16du:dateUtc="2026-10-02T01:07:00Z">
        <w:r>
          <w:delText>The</w:delText>
        </w:r>
      </w:del>
      <w:ins w:id="254" w:author="OpenAI" w:date="2026-10-01T18:07:00Z" w16du:dateUtc="2026-10-02T01:07:00Z">
        <w:r>
          <w:t>For most source profiles, it was also unclear whether the assay measured free or total antibody, and some observed clearance estimates relied on substantial terminal extrapolation. Finally, the</w:t>
        </w:r>
      </w:ins>
      <w:r>
        <w:t xml:space="preserve"> generic target representation</w:t>
      </w:r>
      <w:del w:id="255" w:author="OpenAI" w:date="2026-10-01T18:07:00Z" w16du:dateUtc="2026-10-02T01:07:00Z">
        <w:r>
          <w:delText xml:space="preserve"> also</w:delText>
        </w:r>
      </w:del>
      <w:r>
        <w:t xml:space="preserve"> did not distinguish soluble from membrane target or explicitly represent shedding, despite differences among </w:t>
      </w:r>
      <w:del w:id="256" w:author="OpenAI" w:date="2026-10-01T18:07:00Z" w16du:dateUtc="2026-10-02T01:07:00Z">
        <w:r>
          <w:delText xml:space="preserve">soluble and transmembrane </w:delText>
        </w:r>
      </w:del>
      <w:r>
        <w:t xml:space="preserve">TNF, </w:t>
      </w:r>
      <w:del w:id="257" w:author="OpenAI" w:date="2026-10-01T18:07:00Z" w16du:dateUtc="2026-10-02T01:07:00Z">
        <w:r>
          <w:delText xml:space="preserve">soluble </w:delText>
        </w:r>
      </w:del>
      <w:r>
        <w:t xml:space="preserve">VEGF, </w:t>
      </w:r>
      <w:del w:id="258" w:author="OpenAI" w:date="2026-10-01T18:07:00Z" w16du:dateUtc="2026-10-02T01:07:00Z">
        <w:r>
          <w:delText xml:space="preserve">soluble and membrane </w:delText>
        </w:r>
      </w:del>
      <w:r>
        <w:t xml:space="preserve">IL-6R, and </w:t>
      </w:r>
      <w:del w:id="259" w:author="OpenAI" w:date="2026-10-01T18:07:00Z" w16du:dateUtc="2026-10-02T01:07:00Z">
        <w:r>
          <w:delText xml:space="preserve">membrane </w:delText>
        </w:r>
      </w:del>
      <w:r>
        <w:t>PD-1/PD-L1</w:t>
      </w:r>
      <w:del w:id="260" w:author="OpenAI" w:date="2026-10-01T18:07:00Z" w16du:dateUtc="2026-10-02T01:07:00Z">
        <w:r>
          <w:delText>. This level</w:delText>
        </w:r>
      </w:del>
      <w:ins w:id="261" w:author="OpenAI" w:date="2026-10-01T18:07:00Z" w16du:dateUtc="2026-10-02T01:07:00Z">
        <w:r>
          <w:t xml:space="preserve"> systems. These limitations restrict mechanistic interpretation and generalization</w:t>
        </w:r>
      </w:ins>
      <w:r>
        <w:t xml:space="preserve"> of </w:t>
      </w:r>
      <w:del w:id="262" w:author="OpenAI" w:date="2026-10-01T18:07:00Z" w16du:dateUtc="2026-10-02T01:07:00Z">
        <w:r>
          <w:delText>granularity was not required for</w:delText>
        </w:r>
      </w:del>
      <w:ins w:id="263" w:author="OpenAI" w:date="2026-10-01T18:07:00Z" w16du:dateUtc="2026-10-02T01:07:00Z">
        <w:r>
          <w:t>both</w:t>
        </w:r>
      </w:ins>
      <w:r>
        <w:t xml:space="preserve"> the </w:t>
      </w:r>
      <w:del w:id="264" w:author="OpenAI" w:date="2026-10-01T18:07:00Z" w16du:dateUtc="2026-10-02T01:07:00Z">
        <w:r>
          <w:delText>initial context of use—evaluating exposure prediction</w:delText>
        </w:r>
      </w:del>
      <w:ins w:id="265" w:author="OpenAI" w:date="2026-10-01T18:07:00Z" w16du:dateUtc="2026-10-02T01:07:00Z">
        <w:r>
          <w:t>predictive results</w:t>
        </w:r>
      </w:ins>
      <w:r>
        <w:t xml:space="preserve"> and the conditional </w:t>
      </w:r>
      <w:del w:id="266" w:author="OpenAI" w:date="2026-10-01T18:07:00Z" w16du:dateUtc="2026-10-02T01:07:00Z">
        <w:r>
          <w:delText xml:space="preserve">precision of a reduced </w:delText>
        </w:r>
      </w:del>
      <w:ins w:id="267" w:author="OpenAI" w:date="2026-10-01T18:07:00Z" w16du:dateUtc="2026-10-02T01:07:00Z">
        <w:r>
          <w:t>study-</w:t>
        </w:r>
      </w:ins>
      <w:r>
        <w:t>design</w:t>
      </w:r>
      <w:del w:id="268" w:author="OpenAI" w:date="2026-10-01T18:07:00Z" w16du:dateUtc="2026-10-02T01:07:00Z">
        <w:r>
          <w:delText>—but it limits mechanistic interpretation and generalizability</w:delText>
        </w:r>
      </w:del>
      <w:ins w:id="269" w:author="OpenAI" w:date="2026-10-01T18:07:00Z" w16du:dateUtc="2026-10-02T01:07:00Z">
        <w:r>
          <w:t xml:space="preserve"> finding</w:t>
        </w:r>
      </w:ins>
      <w:r>
        <w:t>.</w:t>
      </w:r>
    </w:p>
    <w:p w:rsidR="007D60AC" w:rsidRDefault="007B1B89">
      <w:pPr>
        <w:rPr>
          <w:del w:id="270" w:author="OpenAI" w:date="2026-10-01T18:07:00Z" w16du:dateUtc="2026-10-02T01:07:00Z"/>
        </w:rPr>
      </w:pPr>
      <w:del w:id="271" w:author="OpenAI" w:date="2026-10-01T18:07:00Z" w16du:dateUtc="2026-10-02T01:07:00Z">
        <w:r>
          <w:delText xml:space="preserve">Alternative empirical TMDD approximations, including a Michaelis-Menten model, were not evaluated. Estimation of Vmax and Km together with the structural PK parameters would have been poorly supported for molecules represented by only one monkey dose level. Larger retrospective datasets and </w:delText>
        </w:r>
      </w:del>
      <w:ins w:id="272" w:author="OpenAI" w:date="2026-10-01T18:07:00Z" w16du:dateUtc="2026-10-02T01:07:00Z">
        <w:r>
          <w:t xml:space="preserve">The next step is </w:t>
        </w:r>
      </w:ins>
      <w:r>
        <w:t xml:space="preserve">prospective </w:t>
      </w:r>
      <w:del w:id="273" w:author="OpenAI" w:date="2026-10-01T18:07:00Z" w16du:dateUtc="2026-10-02T01:07:00Z">
        <w:r>
          <w:delText xml:space="preserve">pilot </w:delText>
        </w:r>
      </w:del>
      <w:ins w:id="274" w:author="OpenAI" w:date="2026-10-01T18:07:00Z" w16du:dateUtc="2026-10-02T01:07:00Z">
        <w:r>
          <w:t xml:space="preserve">testing with a clearly defined context of use. Such </w:t>
        </w:r>
      </w:ins>
      <w:r>
        <w:t xml:space="preserve">studies should </w:t>
      </w:r>
      <w:del w:id="275" w:author="OpenAI" w:date="2026-10-01T18:07:00Z" w16du:dateUtc="2026-10-02T01:07:00Z">
        <w:r>
          <w:delText>therefore generate</w:delText>
        </w:r>
      </w:del>
      <w:ins w:id="276" w:author="OpenAI" w:date="2026-10-01T18:07:00Z" w16du:dateUtc="2026-10-02T01:07:00Z">
        <w:r>
          <w:t>obtain</w:t>
        </w:r>
      </w:ins>
      <w:r>
        <w:t xml:space="preserve"> standardized </w:t>
      </w:r>
      <w:del w:id="277" w:author="OpenAI" w:date="2026-10-01T18:07:00Z" w16du:dateUtc="2026-10-02T01:07:00Z">
        <w:r>
          <w:delText>in vitro</w:delText>
        </w:r>
      </w:del>
      <w:ins w:id="278" w:author="OpenAI" w:date="2026-10-01T18:07:00Z" w16du:dateUtc="2026-10-02T01:07:00Z">
        <w:r>
          <w:t>mechanistic</w:t>
        </w:r>
      </w:ins>
      <w:r>
        <w:t xml:space="preserve"> inputs</w:t>
      </w:r>
      <w:ins w:id="279" w:author="OpenAI" w:date="2026-10-01T18:07:00Z" w16du:dateUtc="2026-10-02T01:07:00Z">
        <w:r>
          <w:t xml:space="preserve"> where feasible</w:t>
        </w:r>
      </w:ins>
      <w:r>
        <w:t xml:space="preserve">, lock </w:t>
      </w:r>
      <w:del w:id="280" w:author="OpenAI" w:date="2026-10-01T18:07:00Z" w16du:dateUtc="2026-10-02T01:07:00Z">
        <w:r>
          <w:delText xml:space="preserve">“a priori” models </w:delText>
        </w:r>
      </w:del>
      <w:ins w:id="281" w:author="OpenAI" w:date="2026-10-01T18:07:00Z" w16du:dateUtc="2026-10-02T01:07:00Z">
        <w:r>
          <w:t xml:space="preserve">the PBPK model </w:t>
        </w:r>
      </w:ins>
      <w:r>
        <w:t xml:space="preserve">before </w:t>
      </w:r>
      <w:del w:id="282" w:author="OpenAI" w:date="2026-10-01T18:07:00Z" w16du:dateUtc="2026-10-02T01:07:00Z">
        <w:r>
          <w:delText>observing in vivo</w:delText>
        </w:r>
      </w:del>
      <w:ins w:id="283" w:author="OpenAI" w:date="2026-10-01T18:07:00Z" w16du:dateUtc="2026-10-02T01:07:00Z">
        <w:r>
          <w:t>examining new</w:t>
        </w:r>
      </w:ins>
      <w:r>
        <w:t xml:space="preserve"> PK</w:t>
      </w:r>
      <w:ins w:id="284" w:author="OpenAI" w:date="2026-10-01T18:07:00Z" w16du:dateUtc="2026-10-02T01:07:00Z">
        <w:r>
          <w:t xml:space="preserve"> data</w:t>
        </w:r>
      </w:ins>
      <w:r>
        <w:t xml:space="preserve">, prespecify </w:t>
      </w:r>
      <w:del w:id="285" w:author="OpenAI" w:date="2026-10-01T18:07:00Z" w16du:dateUtc="2026-10-02T01:07:00Z">
        <w:r>
          <w:delText xml:space="preserve">quantitative </w:delText>
        </w:r>
      </w:del>
      <w:r>
        <w:t xml:space="preserve">success criteria, </w:t>
      </w:r>
      <w:del w:id="286" w:author="OpenAI" w:date="2026-10-01T18:07:00Z" w16du:dateUtc="2026-10-02T01:07:00Z">
        <w:r>
          <w:delText>include adequate</w:delText>
        </w:r>
      </w:del>
      <w:ins w:id="287" w:author="OpenAI" w:date="2026-10-01T18:07:00Z" w16du:dateUtc="2026-10-02T01:07:00Z">
        <w:r>
          <w:t>and retain</w:t>
        </w:r>
      </w:ins>
      <w:r>
        <w:t xml:space="preserve"> individual-level </w:t>
      </w:r>
      <w:del w:id="288" w:author="OpenAI" w:date="2026-10-01T18:07:00Z" w16du:dateUtc="2026-10-02T01:07:00Z">
        <w:r>
          <w:delText>data, and evaluate target representations and model structures appropriate to each molecule. Such evidence is needed to define a defensible context of use and build regulatory confidence in PBPK-informed reduction of preclinical monkey PK studies.</w:delText>
        </w:r>
      </w:del>
    </w:p>
    <w:p w:rsidR="007D60AC" w:rsidRDefault="007B1B89">
      <w:pPr>
        <w:rPr>
          <w:del w:id="289" w:author="OpenAI" w:date="2026-10-01T18:07:00Z" w16du:dateUtc="2026-10-02T01:07:00Z"/>
        </w:rPr>
      </w:pPr>
      <w:del w:id="290" w:author="OpenAI" w:date="2026-10-01T18:07:00Z" w16du:dateUtc="2026-10-02T01:07:00Z">
        <w:r>
          <w:delText xml:space="preserve">PK-Sim/MoBi and the R packages OSP Suite and esqlabsR provided a practical open-source framework for a reproducible, semi-automated workflow [22-24]. The platform combines physiologically structured PBPK models with curated species-specific physiology and expression databases, allowing target-expression </w:delText>
        </w:r>
      </w:del>
      <w:r>
        <w:t>profiles</w:t>
      </w:r>
      <w:del w:id="291" w:author="OpenAI" w:date="2026-10-01T18:07:00Z" w16du:dateUtc="2026-10-02T01:07:00Z">
        <w:r>
          <w:delText xml:space="preserve"> to be defined consistently across monkeys and humans [20, 21].</w:delText>
        </w:r>
      </w:del>
      <w:moveFromRangeStart w:id="292" w:author="OpenAI" w:date="2026-10-01T18:07:00Z" w:name="move241770490"/>
      <w:moveFrom w:id="293" w:author="OpenAI" w:date="2026-10-01T18:07:00Z" w16du:dateUtc="2026-10-02T01:07:00Z">
        <w:r>
          <w:t xml:space="preserve"> Export to MoBi and programmatic simulation in R also enable scalable evaluation across molecules, targets, species, and dose levels. This reproducibility is important for prospective PBPK-based NAM workflows, in which model generation, parameter updates, simulations, and exposure-metric extraction should be prespecified and independently traceable.</w:t>
        </w:r>
      </w:moveFrom>
      <w:moveFromRangeEnd w:id="292"/>
    </w:p>
    <w:p w:rsidR="007D60AC" w:rsidRDefault="007B1B89">
      <w:pPr>
        <w:pStyle w:val="Heading1"/>
        <w:rPr>
          <w:del w:id="294" w:author="OpenAI" w:date="2026-10-01T18:07:00Z" w16du:dateUtc="2026-10-02T01:07:00Z"/>
        </w:rPr>
      </w:pPr>
      <w:del w:id="295" w:author="OpenAI" w:date="2026-10-01T18:07:00Z" w16du:dateUtc="2026-10-02T01:07:00Z">
        <w:r>
          <w:delText>Conclusions</w:delText>
        </w:r>
      </w:del>
    </w:p>
    <w:p w:rsidR="001425FF" w:rsidRDefault="007B1B89">
      <w:pPr>
        <w:pStyle w:val="BodyText"/>
        <w:rPr>
          <w:ins w:id="296" w:author="OpenAI" w:date="2026-10-01T18:07:00Z" w16du:dateUtc="2026-10-02T01:07:00Z"/>
        </w:rPr>
      </w:pPr>
      <w:del w:id="297" w:author="OpenAI" w:date="2026-10-01T18:07:00Z" w16du:dateUtc="2026-10-02T01:07:00Z">
        <w:r>
          <w:delText xml:space="preserve">This retrospective analysis supports further evaluation of “a priori” PBPK modeling as a NAM for first-in-human mAb PK prediction. Predictive performance of “a priori” approach for human PK predictions was broadly comparable to monkey-to-human top-down translation for the evaluated dataset, although clearance-related predictions were sensitive to uncertainty in target-system inputs as well as observed data. The reduced-study simulations support an illustrative, model-informed exploratory single-dose design </w:delText>
        </w:r>
        <w:r>
          <w:delText xml:space="preserve">of two dose groups with three animals </w:delText>
        </w:r>
      </w:del>
      <w:ins w:id="298" w:author="OpenAI" w:date="2026-10-01T18:07:00Z" w16du:dateUtc="2026-10-02T01:07:00Z">
        <w:r>
          <w:t xml:space="preserve">, late samples, and immunogenicity information. A larger retrospective set, including multiple antibodies </w:t>
        </w:r>
      </w:ins>
      <w:r>
        <w:t xml:space="preserve">per </w:t>
      </w:r>
      <w:del w:id="299" w:author="OpenAI" w:date="2026-10-01T18:07:00Z" w16du:dateUtc="2026-10-02T01:07:00Z">
        <w:r>
          <w:delText>group, corresponding to 6 rather than at least 15 animals (a 60% reduction) under the stated</w:delText>
        </w:r>
      </w:del>
      <w:ins w:id="300" w:author="OpenAI" w:date="2026-10-01T18:07:00Z" w16du:dateUtc="2026-10-02T01:07:00Z">
        <w:r>
          <w:t>target and less characterized targets, would help distinguish molecule effects from target</w:t>
        </w:r>
      </w:ins>
      <w:r>
        <w:t xml:space="preserve"> assumptions. </w:t>
      </w:r>
      <w:del w:id="301" w:author="OpenAI" w:date="2026-10-01T18:07:00Z" w16du:dateUtc="2026-10-02T01:07:00Z">
        <w:r>
          <w:delText>This finding supports prospective validation of “a priori”</w:delText>
        </w:r>
      </w:del>
      <w:ins w:id="302" w:author="OpenAI" w:date="2026-10-01T18:07:00Z" w16du:dateUtc="2026-10-02T01:07:00Z">
        <w:r>
          <w:t>Together, those data would show when</w:t>
        </w:r>
      </w:ins>
      <w:r>
        <w:t xml:space="preserve"> PBPK </w:t>
      </w:r>
      <w:del w:id="303" w:author="OpenAI" w:date="2026-10-01T18:07:00Z" w16du:dateUtc="2026-10-02T01:07:00Z">
        <w:r>
          <w:delText xml:space="preserve">modeling and </w:delText>
        </w:r>
      </w:del>
      <w:ins w:id="304" w:author="OpenAI" w:date="2026-10-01T18:07:00Z" w16du:dateUtc="2026-10-02T01:07:00Z">
        <w:r>
          <w:t xml:space="preserve">can support a </w:t>
        </w:r>
      </w:ins>
      <w:r>
        <w:t xml:space="preserve">reduced </w:t>
      </w:r>
      <w:ins w:id="305" w:author="OpenAI" w:date="2026-10-01T18:07:00Z" w16du:dateUtc="2026-10-02T01:07:00Z">
        <w:r>
          <w:t>exploratory study, when a different design is warranted, and how much confidence can be placed in human exposure projections.</w:t>
        </w:r>
      </w:ins>
    </w:p>
    <w:p w:rsidR="001425FF" w:rsidRDefault="007B1B89">
      <w:pPr>
        <w:pStyle w:val="Heading1"/>
        <w:rPr>
          <w:ins w:id="306" w:author="OpenAI" w:date="2026-10-01T18:07:00Z" w16du:dateUtc="2026-10-02T01:07:00Z"/>
        </w:rPr>
      </w:pPr>
      <w:ins w:id="307" w:author="OpenAI" w:date="2026-10-01T18:07:00Z" w16du:dateUtc="2026-10-02T01:07:00Z">
        <w:r>
          <w:t>Conclusions</w:t>
        </w:r>
      </w:ins>
    </w:p>
    <w:p w:rsidR="001425FF" w:rsidRDefault="007B1B89">
      <w:ins w:id="308" w:author="OpenAI" w:date="2026-10-01T18:07:00Z" w16du:dateUtc="2026-10-02T01:07:00Z">
        <w:r>
          <w:t xml:space="preserve">This tutorial provides a reproducible method for using PBPK models to predict monkey and human mAb PK without calibration with in vivo PK profiles and to explore smaller </w:t>
        </w:r>
      </w:ins>
      <w:r>
        <w:t>monkey PK study designs</w:t>
      </w:r>
      <w:del w:id="309" w:author="OpenAI" w:date="2026-10-01T18:07:00Z" w16du:dateUtc="2026-10-02T01:07:00Z">
        <w:r>
          <w:delText xml:space="preserve"> as a NAM for first-in-human PK predictions</w:delText>
        </w:r>
      </w:del>
      <w:ins w:id="310" w:author="OpenAI" w:date="2026-10-01T18:07:00Z" w16du:dateUtc="2026-10-02T01:07:00Z">
        <w:r>
          <w:t>. In the eight-antibody retrospective example, the PBPK framework predicted both AUC</w:t>
        </w:r>
        <w:r>
          <w:rPr>
            <w:vertAlign w:val="subscript"/>
          </w:rPr>
          <w:t>0-tlast</w:t>
        </w:r>
        <w:r>
          <w:t xml:space="preserve"> and C</w:t>
        </w:r>
        <w:r>
          <w:rPr>
            <w:vertAlign w:val="subscript"/>
          </w:rPr>
          <w:t>max</w:t>
        </w:r>
        <w:r>
          <w:t xml:space="preserve"> within two-fold of observed values across all evaluated doses for five of the eight molecules. Study-design simulations indicated that a two-dose group study with two animals (n=4 total) was sufficient to recover the model-defined PK endpoints, while two-dose group study with three animals each (n=6 total) provided modestly greater precision and can be considered a sufficient design. Prospective evaluation should use larger datasets, experimentally measured mechanistic inputs, prespecified decision criteri</w:t>
        </w:r>
        <w:r>
          <w:t>a, and explicit assessment of study objectives, uncertainties, and model and study-design assumptions</w:t>
        </w:r>
      </w:ins>
      <w:r>
        <w:t>.</w:t>
      </w:r>
    </w:p>
    <w:p w:rsidR="001425FF" w:rsidRDefault="007B1B89">
      <w:pPr>
        <w:pStyle w:val="Heading1"/>
      </w:pPr>
      <w:r>
        <w:t>References</w:t>
      </w:r>
    </w:p>
    <w:p w:rsidR="001425FF" w:rsidRDefault="007B1B89">
      <w:r>
        <w:t>1. Sun D, Gao W, Hu H, Zhou S. Why 90% of clinical drug development fails and how to improve it?. Acta Pharmaceutica Sinica B. 2022;12(7):3049-3062. doi:10.1016/j.apsb.2022.02.002.</w:t>
      </w:r>
    </w:p>
    <w:p w:rsidR="001425FF" w:rsidRDefault="007B1B89">
      <w:r>
        <w:t>2. Garg A, Balthasar JP. Physiologically-based pharmacokinetic (PBPK) model to predict IgG tissue kinetics in wild-type and FcRn-knockout mice. Journal of Pharmacokinetics and Pharmacodynamics. 2007;34(5):687-709. doi:10.1007/s10928-007-9065-1.</w:t>
      </w:r>
    </w:p>
    <w:p w:rsidR="001425FF" w:rsidRDefault="007B1B89">
      <w:r>
        <w:t>3. Shah DK, Betts A. Towards a platform PBPK model to characterize the plasma and tissue disposition of monoclonal antibodies in preclinical species and human. Journal of Pharmacokinetics and Pharmacodynamics. 2011;39(1):67-86. doi:10.1007/s10928-011-9232-2.</w:t>
      </w:r>
    </w:p>
    <w:p w:rsidR="001425FF" w:rsidRDefault="007B1B89">
      <w:r>
        <w:t>4. Niederalt C, Kuepfer L, Solodenko J, Eißing T, Siegmund H, Block MS, et al. A generic whole body physiologically based pharmacokinetic model for therapeutic proteins in PK-Sim. Journal of Pharmacokinetics and Pharmacodynamics. 2018;45(2):235-257. doi:10.1007/s10928-017-9559-4.</w:t>
      </w:r>
    </w:p>
    <w:p w:rsidR="001425FF" w:rsidRDefault="007B1B89">
      <w:pPr>
        <w:rPr>
          <w:moveTo w:id="311" w:author="OpenAI" w:date="2026-10-01T18:07:00Z" w16du:dateUtc="2026-10-02T01:07:00Z"/>
        </w:rPr>
      </w:pPr>
      <w:r>
        <w:t xml:space="preserve">5. </w:t>
      </w:r>
      <w:moveToRangeStart w:id="312" w:author="OpenAI" w:date="2026-10-01T18:07:00Z" w:name="move241770491"/>
      <w:moveTo w:id="313" w:author="OpenAI" w:date="2026-10-01T18:07:00Z" w16du:dateUtc="2026-10-02T01:07:00Z">
        <w:r>
          <w:t xml:space="preserve">Jones HM, Zhang Z, Jasper P, Luo H, Avery LB, King LE, et al. </w:t>
        </w:r>
      </w:moveTo>
      <w:moveToRangeEnd w:id="312"/>
      <w:ins w:id="314" w:author="OpenAI" w:date="2026-10-01T18:07:00Z" w16du:dateUtc="2026-10-02T01:07:00Z">
        <w:r>
          <w:t xml:space="preserve">A Physiologically-Based Pharmacokinetic Model for the Prediction of Monoclonal Antibody Pharmacokinetics From In Vitro Data. CPT: Pharmacometrics &amp; Systems Pharmacology. </w:t>
        </w:r>
      </w:ins>
      <w:moveToRangeStart w:id="315" w:author="OpenAI" w:date="2026-10-01T18:07:00Z" w:name="move241770492"/>
      <w:moveTo w:id="316" w:author="OpenAI" w:date="2026-10-01T18:07:00Z" w16du:dateUtc="2026-10-02T01:07:00Z">
        <w:r>
          <w:t>2019;8(10):738-747. doi:10.1002/psp4.12461.</w:t>
        </w:r>
      </w:moveTo>
    </w:p>
    <w:moveToRangeEnd w:id="315"/>
    <w:p w:rsidR="001425FF" w:rsidRDefault="007B1B89">
      <w:pPr>
        <w:rPr>
          <w:moveTo w:id="317" w:author="OpenAI" w:date="2026-10-01T18:07:00Z" w16du:dateUtc="2026-10-02T01:07:00Z"/>
        </w:rPr>
      </w:pPr>
      <w:ins w:id="318" w:author="OpenAI" w:date="2026-10-01T18:07:00Z" w16du:dateUtc="2026-10-02T01:07:00Z">
        <w:r>
          <w:t xml:space="preserve">6. Hu S, Datta-Mannan A, D’Argenio DZ. Physiologically Based Modeling to Predict Monoclonal Antibody Pharmacokinetics in Humans from In Vitro Physiochemical Properties. </w:t>
        </w:r>
      </w:ins>
      <w:moveToRangeStart w:id="319" w:author="OpenAI" w:date="2026-10-01T18:07:00Z" w:name="move241770493"/>
      <w:moveTo w:id="320" w:author="OpenAI" w:date="2026-10-01T18:07:00Z" w16du:dateUtc="2026-10-02T01:07:00Z">
        <w:r>
          <w:t>mAbs. 2022;14(1):2056944. doi:10.1080/19420862.2022.2056944.</w:t>
        </w:r>
      </w:moveTo>
    </w:p>
    <w:moveToRangeEnd w:id="319"/>
    <w:p w:rsidR="001425FF" w:rsidRDefault="007B1B89">
      <w:ins w:id="321" w:author="OpenAI" w:date="2026-10-01T18:07:00Z" w16du:dateUtc="2026-10-02T01:07:00Z">
        <w:r>
          <w:t xml:space="preserve">7. </w:t>
        </w:r>
      </w:ins>
      <w:r>
        <w:t>US Food and Drug Administration. Roadmap to Reducing Animal Testing in Preclinical Safety Studies. Silver Spring, MD: FDA; April 2025. Available from: https://www.fda.gov/media/186092/download (accessed July 26, 2026).</w:t>
      </w:r>
    </w:p>
    <w:p w:rsidR="001425FF" w:rsidRDefault="007B1B89">
      <w:del w:id="322" w:author="OpenAI" w:date="2026-10-01T18:07:00Z" w16du:dateUtc="2026-10-02T01:07:00Z">
        <w:r>
          <w:delText>6</w:delText>
        </w:r>
      </w:del>
      <w:ins w:id="323" w:author="OpenAI" w:date="2026-10-01T18:07:00Z" w16du:dateUtc="2026-10-02T01:07:00Z">
        <w:r>
          <w:t>8</w:t>
        </w:r>
      </w:ins>
      <w:r>
        <w:t>. US Food and Drug Administration. General Considerations for the Use of New Approach Methodologies in Drug Development. Draft Guidance for Industry. March 2026. Docket FDA-2025-D-6131. Available from: https://www.fda.gov/regulatory-information/search-fda-guidance-documents/general-considerations-use-new-approach-methodologies-drug-development (accessed July 26, 2026).</w:t>
      </w:r>
    </w:p>
    <w:p w:rsidR="001425FF" w:rsidRDefault="007B1B89">
      <w:del w:id="324" w:author="OpenAI" w:date="2026-10-01T18:07:00Z" w16du:dateUtc="2026-10-02T01:07:00Z">
        <w:r>
          <w:delText>7</w:delText>
        </w:r>
      </w:del>
      <w:ins w:id="325" w:author="OpenAI" w:date="2026-10-01T18:07:00Z" w16du:dateUtc="2026-10-02T01:07:00Z">
        <w:r>
          <w:t>9</w:t>
        </w:r>
      </w:ins>
      <w:r>
        <w:t>. US Food and Drug Administration. Reducing Animal Testing in Nonclinical Studies: Year One Progress and the Path Forward. April 2026. Available from: https://www.fda.gov/media/191986/download (accessed July 26, 2026).</w:t>
      </w:r>
    </w:p>
    <w:p w:rsidR="001425FF" w:rsidRDefault="007B1B89">
      <w:pPr>
        <w:rPr>
          <w:lang w:val="de-DE"/>
          <w:rPrChange w:id="326" w:author="OpenAI" w:date="2026-10-01T18:07:00Z" w16du:dateUtc="2026-10-02T01:07:00Z">
            <w:rPr/>
          </w:rPrChange>
        </w:rPr>
      </w:pPr>
      <w:del w:id="327" w:author="OpenAI" w:date="2026-10-01T18:07:00Z" w16du:dateUtc="2026-10-02T01:07:00Z">
        <w:r>
          <w:delText>8</w:delText>
        </w:r>
      </w:del>
      <w:ins w:id="328" w:author="OpenAI" w:date="2026-10-01T18:07:00Z" w16du:dateUtc="2026-10-02T01:07:00Z">
        <w:r>
          <w:t>10</w:t>
        </w:r>
      </w:ins>
      <w:r>
        <w:t>. Mehta K, Maaß C, Cucurull-Sanchez L, Pichardo</w:t>
      </w:r>
      <w:del w:id="329" w:author="OpenAI" w:date="2026-10-01T18:07:00Z" w16du:dateUtc="2026-10-02T01:07:00Z">
        <w:r>
          <w:delText>‐</w:delText>
        </w:r>
      </w:del>
      <w:ins w:id="330" w:author="OpenAI" w:date="2026-10-01T18:07:00Z" w16du:dateUtc="2026-10-02T01:07:00Z">
        <w:r>
          <w:t>-</w:t>
        </w:r>
      </w:ins>
      <w:r>
        <w:t>Almarza C, Subramanian K, Androulakis IP, et al. Modernizing Preclinical Drug Development: The Role of New Approach Methodologies. ACS Pharmacology &amp; Translational Science. 2025;8(6):1513-1525. doi:10.1021/acsptsci.5c00162.</w:t>
      </w:r>
    </w:p>
    <w:p w:rsidR="001425FF" w:rsidRDefault="007B1B89">
      <w:del w:id="331" w:author="OpenAI" w:date="2026-10-01T18:07:00Z" w16du:dateUtc="2026-10-02T01:07:00Z">
        <w:r>
          <w:delText>9</w:delText>
        </w:r>
      </w:del>
      <w:ins w:id="332" w:author="OpenAI" w:date="2026-10-01T18:07:00Z" w16du:dateUtc="2026-10-02T01:07:00Z">
        <w:r>
          <w:rPr>
            <w:lang w:val="de-DE"/>
          </w:rPr>
          <w:t>11</w:t>
        </w:r>
      </w:ins>
      <w:r>
        <w:rPr>
          <w:lang w:val="de-DE"/>
          <w:rPrChange w:id="333" w:author="OpenAI" w:date="2026-10-01T18:07:00Z" w16du:dateUtc="2026-10-02T01:07:00Z">
            <w:rPr/>
          </w:rPrChange>
        </w:rPr>
        <w:t>. National Institutes of Health Common Fund. NIH invests $150 million in human-based research to reduce use of animal models. March 18, 2026. Available from: https://commonfund.nih.gov/complementarie/news/nih-invests-150-million-human-based-research-reduce-use-animal-models (accessed July 26, 2026).</w:t>
      </w:r>
    </w:p>
    <w:p w:rsidR="001425FF" w:rsidRDefault="007B1B89">
      <w:pPr>
        <w:rPr>
          <w:rPrChange w:id="334" w:author="OpenAI" w:date="2026-10-01T18:07:00Z" w16du:dateUtc="2026-10-02T01:07:00Z">
            <w:rPr>
              <w:lang w:val="de-DE"/>
            </w:rPr>
          </w:rPrChange>
        </w:rPr>
      </w:pPr>
      <w:del w:id="335" w:author="OpenAI" w:date="2026-10-01T18:07:00Z" w16du:dateUtc="2026-10-02T01:07:00Z">
        <w:r>
          <w:delText>10</w:delText>
        </w:r>
      </w:del>
      <w:ins w:id="336" w:author="OpenAI" w:date="2026-10-01T18:07:00Z" w16du:dateUtc="2026-10-02T01:07:00Z">
        <w:r>
          <w:t>12</w:t>
        </w:r>
      </w:ins>
      <w:r>
        <w:t xml:space="preserve">. Sillé FC, Härtung T. Metabolomics in Preclinical Drug Safety Assessment: Current Status and Future Trends. </w:t>
      </w:r>
      <w:r>
        <w:rPr>
          <w:rPrChange w:id="337" w:author="OpenAI" w:date="2026-10-01T18:07:00Z" w16du:dateUtc="2026-10-02T01:07:00Z">
            <w:rPr>
              <w:lang w:val="de-DE"/>
            </w:rPr>
          </w:rPrChange>
        </w:rPr>
        <w:t>Metabolites. 2024;14(2):98. doi:10.3390/metabo14020098.</w:t>
      </w:r>
    </w:p>
    <w:p w:rsidR="001425FF" w:rsidRDefault="007B1B89">
      <w:del w:id="338" w:author="OpenAI" w:date="2026-10-01T18:07:00Z" w16du:dateUtc="2026-10-02T01:07:00Z">
        <w:r>
          <w:rPr>
            <w:lang w:val="de-DE"/>
          </w:rPr>
          <w:delText>11</w:delText>
        </w:r>
      </w:del>
      <w:ins w:id="339" w:author="OpenAI" w:date="2026-10-01T18:07:00Z" w16du:dateUtc="2026-10-02T01:07:00Z">
        <w:r>
          <w:t>13</w:t>
        </w:r>
      </w:ins>
      <w:r>
        <w:rPr>
          <w:rPrChange w:id="340" w:author="OpenAI" w:date="2026-10-01T18:07:00Z" w16du:dateUtc="2026-10-02T01:07:00Z">
            <w:rPr>
              <w:lang w:val="de-DE"/>
            </w:rPr>
          </w:rPrChange>
        </w:rPr>
        <w:t xml:space="preserve">. Kreutz A, Chang X, Högberg HT, Wetmore BA. </w:t>
      </w:r>
      <w:r>
        <w:t>Advancing understanding of human variability through toxicokinetic modeling, in vitro-in vivo extrapolation, and new approach methodologies. Human Genomics. 2024;18(1):129. doi:10.1186/s40246-024-00691-9.</w:t>
      </w:r>
    </w:p>
    <w:p w:rsidR="001425FF" w:rsidRDefault="007B1B89">
      <w:del w:id="341" w:author="OpenAI" w:date="2026-10-01T18:07:00Z" w16du:dateUtc="2026-10-02T01:07:00Z">
        <w:r>
          <w:delText>12</w:delText>
        </w:r>
      </w:del>
      <w:ins w:id="342" w:author="OpenAI" w:date="2026-10-01T18:07:00Z" w16du:dateUtc="2026-10-02T01:07:00Z">
        <w:r>
          <w:t>14</w:t>
        </w:r>
      </w:ins>
      <w:r>
        <w:t>. Dao T, Sadrieh N. A CDER perspective: Landscape of New Approach Methodologies (NAMs) submitted in drug development programs. Regulatory Toxicology and Pharmacology. 2025;165:106007. doi:10.1016/j.yrtph.2025.106007.</w:t>
      </w:r>
    </w:p>
    <w:p w:rsidR="001425FF" w:rsidRDefault="007B1B89">
      <w:del w:id="343" w:author="OpenAI" w:date="2026-10-01T18:07:00Z" w16du:dateUtc="2026-10-02T01:07:00Z">
        <w:r>
          <w:delText>13</w:delText>
        </w:r>
      </w:del>
      <w:ins w:id="344" w:author="OpenAI" w:date="2026-10-01T18:07:00Z" w16du:dateUtc="2026-10-02T01:07:00Z">
        <w:r>
          <w:t>15</w:t>
        </w:r>
      </w:ins>
      <w:r>
        <w:t>. Bai JPF, Liu G, Zhao M, Wang J, Xiong Y, Truong TM, et al. Landscape of regulatory quantitative systems pharmacology submissions to the U.S. Food and Drug Administration: An update report. CPT</w:t>
      </w:r>
      <w:ins w:id="345" w:author="OpenAI" w:date="2026-10-01T18:07:00Z" w16du:dateUtc="2026-10-02T01:07:00Z">
        <w:r>
          <w:t>:</w:t>
        </w:r>
      </w:ins>
      <w:r>
        <w:t xml:space="preserve"> Pharmacometrics &amp;</w:t>
      </w:r>
      <w:del w:id="346" w:author="OpenAI" w:date="2026-10-01T18:07:00Z" w16du:dateUtc="2026-10-02T01:07:00Z">
        <w:r>
          <w:delText>amp;</w:delText>
        </w:r>
      </w:del>
      <w:r>
        <w:t xml:space="preserve"> Systems Pharmacology. 2024;13(12):2102-2110. doi:10.1002/psp4.13208.</w:t>
      </w:r>
    </w:p>
    <w:p w:rsidR="001425FF" w:rsidRDefault="007B1B89">
      <w:pPr>
        <w:rPr>
          <w:moveFrom w:id="347" w:author="OpenAI" w:date="2026-10-01T18:07:00Z" w16du:dateUtc="2026-10-02T01:07:00Z"/>
        </w:rPr>
      </w:pPr>
      <w:del w:id="348" w:author="OpenAI" w:date="2026-10-01T18:07:00Z" w16du:dateUtc="2026-10-02T01:07:00Z">
        <w:r>
          <w:delText xml:space="preserve">14. </w:delText>
        </w:r>
      </w:del>
      <w:moveFromRangeStart w:id="349" w:author="OpenAI" w:date="2026-10-01T18:07:00Z" w:name="move241770491"/>
      <w:moveFrom w:id="350" w:author="OpenAI" w:date="2026-10-01T18:07:00Z" w16du:dateUtc="2026-10-02T01:07:00Z">
        <w:r>
          <w:t xml:space="preserve">Jones HM, Zhang Z, Jasper P, Luo H, Avery LB, King LE, et al. </w:t>
        </w:r>
      </w:moveFrom>
      <w:moveFromRangeEnd w:id="349"/>
      <w:del w:id="351" w:author="OpenAI" w:date="2026-10-01T18:07:00Z" w16du:dateUtc="2026-10-02T01:07:00Z">
        <w:r>
          <w:delText xml:space="preserve">A Physiologically‐Based Pharmacokinetic Model for the Prediction of Monoclonal Antibody Pharmacokinetics FromIn VitroData. CPT Pharmacometrics &amp;amp; Systems Pharmacology. </w:delText>
        </w:r>
      </w:del>
      <w:moveFromRangeStart w:id="352" w:author="OpenAI" w:date="2026-10-01T18:07:00Z" w:name="move241770492"/>
      <w:moveFrom w:id="353" w:author="OpenAI" w:date="2026-10-01T18:07:00Z" w16du:dateUtc="2026-10-02T01:07:00Z">
        <w:r>
          <w:t>2019;8(10):738-747. doi:10.1002/psp4.12461.</w:t>
        </w:r>
      </w:moveFrom>
    </w:p>
    <w:moveFromRangeEnd w:id="352"/>
    <w:p w:rsidR="001425FF" w:rsidRDefault="007B1B89">
      <w:pPr>
        <w:rPr>
          <w:moveFrom w:id="354" w:author="OpenAI" w:date="2026-10-01T18:07:00Z" w16du:dateUtc="2026-10-02T01:07:00Z"/>
        </w:rPr>
      </w:pPr>
      <w:del w:id="355" w:author="OpenAI" w:date="2026-10-01T18:07:00Z" w16du:dateUtc="2026-10-02T01:07:00Z">
        <w:r>
          <w:delText xml:space="preserve">15. Hu S, Datta‐Mannan A, D’Argenio DZ. Physiologically Based Modeling to Predict Monoclonal Antibody Pharmacokinetics in Humans from in vitro Physiochemical Properties. </w:delText>
        </w:r>
      </w:del>
      <w:moveFromRangeStart w:id="356" w:author="OpenAI" w:date="2026-10-01T18:07:00Z" w:name="move241770493"/>
      <w:moveFrom w:id="357" w:author="OpenAI" w:date="2026-10-01T18:07:00Z" w16du:dateUtc="2026-10-02T01:07:00Z">
        <w:r>
          <w:t>mAbs. 2022;14(1):2056944. doi:10.1080/19420862.2022.2056944.</w:t>
        </w:r>
      </w:moveFrom>
    </w:p>
    <w:moveFromRangeEnd w:id="356"/>
    <w:p w:rsidR="001425FF" w:rsidRDefault="007B1B89">
      <w:r>
        <w:t xml:space="preserve">16. Germovsek E, Cheng M, Giragossian C. Allometric Scaling of Therapeutic Monoclonal Antibodies in Preclinical and Clinical Settings. </w:t>
      </w:r>
      <w:r>
        <w:rPr>
          <w:rPrChange w:id="358" w:author="OpenAI" w:date="2026-10-01T18:07:00Z" w16du:dateUtc="2026-10-02T01:07:00Z">
            <w:rPr>
              <w:i/>
            </w:rPr>
          </w:rPrChange>
        </w:rPr>
        <w:t>mAbs</w:t>
      </w:r>
      <w:r>
        <w:t>. 2021;13(1):1964935. doi:10.1080/19420862.2021.1964935.</w:t>
      </w:r>
      <w:del w:id="359" w:author="OpenAI" w:date="2026-10-01T18:07:00Z" w16du:dateUtc="2026-10-02T01:07:00Z">
        <w:r>
          <w:delText xml:space="preserve"> </w:delText>
        </w:r>
      </w:del>
    </w:p>
    <w:p w:rsidR="001425FF" w:rsidRDefault="007B1B89">
      <w:r>
        <w:t xml:space="preserve">17. Ménochet K, Yu H, Wang B, Tibbitts J, Hsu CP, Kamath AV, Richter WF, Baumann A. Non-human Primates in the PKPD Evaluation of Biologics: Needs and Options to Reduce, Refine, and Replace. A BioSafe White Paper. </w:t>
      </w:r>
      <w:r>
        <w:rPr>
          <w:rPrChange w:id="360" w:author="OpenAI" w:date="2026-10-01T18:07:00Z" w16du:dateUtc="2026-10-02T01:07:00Z">
            <w:rPr>
              <w:i/>
            </w:rPr>
          </w:rPrChange>
        </w:rPr>
        <w:t>mAbs</w:t>
      </w:r>
      <w:r>
        <w:t>. 2022;14(1):2145997. doi:10.1080/19420862.2022.2145997.</w:t>
      </w:r>
      <w:del w:id="361" w:author="OpenAI" w:date="2026-10-01T18:07:00Z" w16du:dateUtc="2026-10-02T01:07:00Z">
        <w:r>
          <w:delText xml:space="preserve"> </w:delText>
        </w:r>
      </w:del>
    </w:p>
    <w:p w:rsidR="001425FF" w:rsidRDefault="007B1B89">
      <w:r>
        <w:t xml:space="preserve">18. Nagayasu M, Ozeki K. Combination of Cassette-Dosing and Microsampling for Reduced Animal Usage for Antibody Pharmacokinetics in Cynomolgus Monkeys, Wild-Type Mice, and Human FcRn Transgenic Mice. </w:t>
      </w:r>
      <w:r>
        <w:rPr>
          <w:rPrChange w:id="362" w:author="OpenAI" w:date="2026-10-01T18:07:00Z" w16du:dateUtc="2026-10-02T01:07:00Z">
            <w:rPr>
              <w:i/>
            </w:rPr>
          </w:rPrChange>
        </w:rPr>
        <w:t>Pharmaceutical Research</w:t>
      </w:r>
      <w:r>
        <w:t>. 2021;38(4):583</w:t>
      </w:r>
      <w:del w:id="363" w:author="OpenAI" w:date="2026-10-01T18:07:00Z" w16du:dateUtc="2026-10-02T01:07:00Z">
        <w:r>
          <w:delText>–</w:delText>
        </w:r>
      </w:del>
      <w:ins w:id="364" w:author="OpenAI" w:date="2026-10-01T18:07:00Z" w16du:dateUtc="2026-10-02T01:07:00Z">
        <w:r>
          <w:t>-</w:t>
        </w:r>
      </w:ins>
      <w:r>
        <w:t>592. doi:10.1007/s11095-021-03028-6.</w:t>
      </w:r>
    </w:p>
    <w:p w:rsidR="001425FF" w:rsidRDefault="007B1B89">
      <w:pPr>
        <w:rPr>
          <w:moveTo w:id="365" w:author="OpenAI" w:date="2026-10-01T18:07:00Z" w16du:dateUtc="2026-10-02T01:07:00Z"/>
        </w:rPr>
      </w:pPr>
      <w:del w:id="366" w:author="OpenAI" w:date="2026-10-01T18:07:00Z" w16du:dateUtc="2026-10-02T01:07:00Z">
        <w:r>
          <w:delText>19.</w:delText>
        </w:r>
      </w:del>
      <w:ins w:id="367" w:author="OpenAI" w:date="2026-10-01T18:07:00Z" w16du:dateUtc="2026-10-02T01:07:00Z">
        <w:r>
          <w:t>19.</w:t>
        </w:r>
      </w:ins>
      <w:moveToRangeStart w:id="368" w:author="OpenAI" w:date="2026-10-01T18:07:00Z" w:name="move241770494"/>
      <w:moveTo w:id="369" w:author="OpenAI" w:date="2026-10-01T18:07:00Z" w16du:dateUtc="2026-10-02T01:07:00Z">
        <w:r>
          <w:t xml:space="preserve"> Lippert J, Burghaus R, Edginton AN, Frechen S, Karlsson MO, Kovar A, et al. Open Systems Pharmacology Community—An Open Access, Open Source, Open Science Approach to Modeling and Simulation in Pharmaceutical Sciences. </w:t>
        </w:r>
      </w:moveTo>
      <w:moveToRangeEnd w:id="368"/>
      <w:ins w:id="370" w:author="OpenAI" w:date="2026-10-01T18:07:00Z" w16du:dateUtc="2026-10-02T01:07:00Z">
        <w:r>
          <w:t xml:space="preserve">CPT: Pharmacometrics &amp; Systems Pharmacology. </w:t>
        </w:r>
      </w:ins>
      <w:moveToRangeStart w:id="371" w:author="OpenAI" w:date="2026-10-01T18:07:00Z" w:name="move241770495"/>
      <w:moveTo w:id="372" w:author="OpenAI" w:date="2026-10-01T18:07:00Z" w16du:dateUtc="2026-10-02T01:07:00Z">
        <w:r>
          <w:t>2019;8(12):878-882. doi:10.1002/psp4.12473.</w:t>
        </w:r>
      </w:moveTo>
    </w:p>
    <w:moveToRangeEnd w:id="371"/>
    <w:p w:rsidR="001425FF" w:rsidRDefault="007B1B89">
      <w:pPr>
        <w:rPr>
          <w:moveTo w:id="373" w:author="OpenAI" w:date="2026-10-01T18:07:00Z" w16du:dateUtc="2026-10-02T01:07:00Z"/>
        </w:rPr>
      </w:pPr>
      <w:ins w:id="374" w:author="OpenAI" w:date="2026-10-01T18:07:00Z" w16du:dateUtc="2026-10-02T01:07:00Z">
        <w:r>
          <w:t>20.</w:t>
        </w:r>
      </w:ins>
      <w:moveToRangeStart w:id="375" w:author="OpenAI" w:date="2026-10-01T18:07:00Z" w:name="move241770496"/>
      <w:moveTo w:id="376" w:author="OpenAI" w:date="2026-10-01T18:07:00Z" w16du:dateUtc="2026-10-02T01:07:00Z">
        <w:r>
          <w:t xml:space="preserve"> esqLABS GmbH. esqlabsR: Utility Functions for Modelling and Simulation Workflows within ESQlabs Organization. R package version 5.6.0. Released March 31, 2026. Available from: https://github.com/esqLABS/esqlabsR/releases/tag/v5.6.0 (accessed July 26, 2026).</w:t>
        </w:r>
      </w:moveTo>
    </w:p>
    <w:moveToRangeEnd w:id="375"/>
    <w:p w:rsidR="001425FF" w:rsidRDefault="007B1B89">
      <w:pPr>
        <w:rPr>
          <w:moveTo w:id="377" w:author="OpenAI" w:date="2026-10-01T18:07:00Z" w16du:dateUtc="2026-10-02T01:07:00Z"/>
        </w:rPr>
      </w:pPr>
      <w:ins w:id="378" w:author="OpenAI" w:date="2026-10-01T18:07:00Z" w16du:dateUtc="2026-10-02T01:07:00Z">
        <w:r>
          <w:t>21. Open Systems Pharmacology. ospsuite</w:t>
        </w:r>
      </w:ins>
      <w:moveToRangeStart w:id="379" w:author="OpenAI" w:date="2026-10-01T18:07:00Z" w:name="move241770497"/>
      <w:moveTo w:id="380" w:author="OpenAI" w:date="2026-10-01T18:07:00Z" w16du:dateUtc="2026-10-02T01:07:00Z">
        <w:r>
          <w:t>: R Interface to the Open Systems Pharmacology Suite. R package version 12.4.2. Released April 8, 2026. Available from: https://github.com/Open-Systems-Pharmacology/OSPSuite-R/releases/tag/v12.4.2 (accessed July 26, 2026).</w:t>
        </w:r>
      </w:moveTo>
    </w:p>
    <w:moveToRangeEnd w:id="379"/>
    <w:p w:rsidR="001425FF" w:rsidRDefault="007B1B89">
      <w:pPr>
        <w:rPr>
          <w:moveTo w:id="381" w:author="OpenAI" w:date="2026-10-01T18:07:00Z" w16du:dateUtc="2026-10-02T01:07:00Z"/>
        </w:rPr>
      </w:pPr>
      <w:ins w:id="382" w:author="OpenAI" w:date="2026-10-01T18:07:00Z" w16du:dateUtc="2026-10-02T01:07:00Z">
        <w:r>
          <w:t>22.</w:t>
        </w:r>
      </w:ins>
      <w:moveToRangeStart w:id="383" w:author="OpenAI" w:date="2026-10-01T18:07:00Z" w:name="move241770498"/>
      <w:moveTo w:id="384" w:author="OpenAI" w:date="2026-10-01T18:07:00Z" w16du:dateUtc="2026-10-02T01:07:00Z">
        <w:r>
          <w:t xml:space="preserve"> Meyer M, Schneckener S, Ludewig B, Kuepfer L, Lippert J. Using Expression Data for Quantification of Active Processes in Physiologically Based Pharmacokinetic Modeling. Drug Metabolism and Disposition. 2012;40(5):892-901. doi:10.1124/dmd.111.043174.</w:t>
        </w:r>
      </w:moveTo>
    </w:p>
    <w:moveToRangeEnd w:id="383"/>
    <w:p w:rsidR="001425FF" w:rsidRDefault="007B1B89">
      <w:pPr>
        <w:rPr>
          <w:moveTo w:id="385" w:author="OpenAI" w:date="2026-10-01T18:07:00Z" w16du:dateUtc="2026-10-02T01:07:00Z"/>
        </w:rPr>
      </w:pPr>
      <w:ins w:id="386" w:author="OpenAI" w:date="2026-10-01T18:07:00Z" w16du:dateUtc="2026-10-02T01:07:00Z">
        <w:r>
          <w:t>23.</w:t>
        </w:r>
      </w:ins>
      <w:moveToRangeStart w:id="387" w:author="OpenAI" w:date="2026-10-01T18:07:00Z" w:name="move241770499"/>
      <w:moveTo w:id="388" w:author="OpenAI" w:date="2026-10-01T18:07:00Z" w16du:dateUtc="2026-10-02T01:07:00Z">
        <w:r>
          <w:t xml:space="preserve"> Cordes H, Rapp H. Gene expression databases for physiologically based pharmacokinetic modeling of humans and animal species. </w:t>
        </w:r>
      </w:moveTo>
      <w:moveToRangeEnd w:id="387"/>
      <w:ins w:id="389" w:author="OpenAI" w:date="2026-10-01T18:07:00Z" w16du:dateUtc="2026-10-02T01:07:00Z">
        <w:r>
          <w:t xml:space="preserve">CPT: Pharmacometrics &amp; Systems Pharmacology. </w:t>
        </w:r>
      </w:ins>
      <w:moveToRangeStart w:id="390" w:author="OpenAI" w:date="2026-10-01T18:07:00Z" w:name="move241770500"/>
      <w:moveTo w:id="391" w:author="OpenAI" w:date="2026-10-01T18:07:00Z" w16du:dateUtc="2026-10-02T01:07:00Z">
        <w:r>
          <w:t>2023;12(3):311-319. doi:10.1002/psp4.12904.</w:t>
        </w:r>
      </w:moveTo>
    </w:p>
    <w:moveToRangeEnd w:id="390"/>
    <w:p w:rsidR="001425FF" w:rsidRDefault="007B1B89">
      <w:pPr>
        <w:rPr>
          <w:ins w:id="392" w:author="OpenAI" w:date="2026-10-01T18:07:00Z" w16du:dateUtc="2026-10-02T01:07:00Z"/>
        </w:rPr>
      </w:pPr>
      <w:ins w:id="393" w:author="OpenAI" w:date="2026-10-01T18:07:00Z" w16du:dateUtc="2026-10-02T01:07:00Z">
        <w:r>
          <w:t>24. Geci R, Gadaleta D, García de Lomana M, Ortega-Vallbona R, Colombo E, Serrano-Candelas E, et al. Systematic evaluation of high-throughput PBK modelling strategies for the prediction of intravenous and oral pharmacokinetics in humans. Archives of Toxicology. 2024;98(8):2659-2676. doi:10.1007/s00204-024-03764-9.</w:t>
        </w:r>
      </w:ins>
    </w:p>
    <w:p w:rsidR="001425FF" w:rsidRDefault="007B1B89">
      <w:ins w:id="394" w:author="OpenAI" w:date="2026-10-01T18:07:00Z" w16du:dateUtc="2026-10-02T01:07:00Z">
        <w:r>
          <w:t>25.</w:t>
        </w:r>
      </w:ins>
      <w:r>
        <w:t xml:space="preserve"> Open Systems Pharmacology. Modularization concept. Open Systems Pharmacology Suite documentation, version 12. Available from: https://docs.open-systems-pharmacology.org/v12/working-with-mobi/mobi-documentation/modularization-concept (accessed July 26, 2026).</w:t>
      </w:r>
    </w:p>
    <w:p w:rsidR="001425FF" w:rsidRDefault="007B1B89">
      <w:pPr>
        <w:rPr>
          <w:moveTo w:id="395" w:author="OpenAI" w:date="2026-10-01T18:07:00Z" w16du:dateUtc="2026-10-02T01:07:00Z"/>
        </w:rPr>
      </w:pPr>
      <w:ins w:id="396" w:author="OpenAI" w:date="2026-10-01T18:07:00Z" w16du:dateUtc="2026-10-02T01:07:00Z">
        <w:r>
          <w:t>26</w:t>
        </w:r>
      </w:ins>
      <w:moveToRangeStart w:id="397" w:author="OpenAI" w:date="2026-10-01T18:07:00Z" w:name="move241770501"/>
      <w:moveTo w:id="398" w:author="OpenAI" w:date="2026-10-01T18:07:00Z" w16du:dateUtc="2026-10-02T01:07:00Z">
        <w:r>
          <w:t xml:space="preserve">. Benamara S, Sjögren E, Gattacceca F, Chenel M, Deslandes A, Nguyen L, Teutonico D. Prediction of Monoclonal Antibodies Pharmacokinetics in Human: Identification of a Reference Neonatal Fc Receptor (FcRn) Binding Affinity Using Physiologically Based Pharmacokinetic (PBPK) Modeling. </w:t>
        </w:r>
      </w:moveTo>
      <w:moveToRangeEnd w:id="397"/>
      <w:ins w:id="399" w:author="OpenAI" w:date="2026-10-01T18:07:00Z" w16du:dateUtc="2026-10-02T01:07:00Z">
        <w:r>
          <w:t>ACS Pharmacology &amp; Translational Science. 2026;9(1):</w:t>
        </w:r>
      </w:ins>
      <w:moveToRangeStart w:id="400" w:author="OpenAI" w:date="2026-10-01T18:07:00Z" w:name="move241770502"/>
      <w:moveTo w:id="401" w:author="OpenAI" w:date="2026-10-01T18:07:00Z" w16du:dateUtc="2026-10-02T01:07:00Z">
        <w:r>
          <w:t>177-190. doi:10.1021/acsptsci.5c00674.</w:t>
        </w:r>
      </w:moveTo>
    </w:p>
    <w:moveToRangeEnd w:id="400"/>
    <w:p w:rsidR="001425FF" w:rsidRDefault="007B1B89">
      <w:pPr>
        <w:rPr>
          <w:ins w:id="402" w:author="OpenAI" w:date="2026-10-01T18:07:00Z" w16du:dateUtc="2026-10-02T01:07:00Z"/>
        </w:rPr>
      </w:pPr>
      <w:ins w:id="403" w:author="OpenAI" w:date="2026-10-01T18:07:00Z" w16du:dateUtc="2026-10-02T01:07:00Z">
        <w:r>
          <w:t>27. Stader F, Sharma P, Huang W, Choules MP, Willemin ME, Zhang X, et al. Physiologically Based Pharmacokinetic Modeling of Biologic Case Studies in Monkeys and Humans Reveals the Necessity of an Additional Clearance Term. Pharmaceutics. 2025;17(5):560. doi:10.3390/pharmaceutics17050560.</w:t>
        </w:r>
      </w:ins>
    </w:p>
    <w:p w:rsidR="001425FF" w:rsidRDefault="007B1B89">
      <w:pPr>
        <w:rPr>
          <w:moveTo w:id="404" w:author="OpenAI" w:date="2026-10-01T18:07:00Z" w16du:dateUtc="2026-10-02T01:07:00Z"/>
        </w:rPr>
      </w:pPr>
      <w:ins w:id="405" w:author="OpenAI" w:date="2026-10-01T18:07:00Z" w16du:dateUtc="2026-10-02T01:07:00Z">
        <w:r>
          <w:t>28.</w:t>
        </w:r>
      </w:ins>
      <w:moveToRangeStart w:id="406" w:author="OpenAI" w:date="2026-10-01T18:07:00Z" w:name="move241770503"/>
      <w:moveTo w:id="407" w:author="OpenAI" w:date="2026-10-01T18:07:00Z" w16du:dateUtc="2026-10-02T01:07:00Z">
        <w:r>
          <w:t xml:space="preserve"> Chapman K, Holzgrefe HH, Black LE, Brown MJ, Chellman GJ, Copeman C, et al. Pharmaceutical toxicology: Designing studies to reduce animal use, while maximizing human translation. Regulatory Toxicology and Pharmacology. 2013;66(1):88-103. doi:10.1016/j.yrtph.2013.03.001.</w:t>
        </w:r>
      </w:moveTo>
    </w:p>
    <w:moveToRangeEnd w:id="406"/>
    <w:p w:rsidR="001425FF" w:rsidRDefault="007B1B89">
      <w:pPr>
        <w:rPr>
          <w:moveFrom w:id="408" w:author="OpenAI" w:date="2026-10-01T18:07:00Z" w16du:dateUtc="2026-10-02T01:07:00Z"/>
        </w:rPr>
      </w:pPr>
      <w:del w:id="409" w:author="OpenAI" w:date="2026-10-01T18:07:00Z" w16du:dateUtc="2026-10-02T01:07:00Z">
        <w:r>
          <w:delText>20.</w:delText>
        </w:r>
      </w:del>
      <w:moveFromRangeStart w:id="410" w:author="OpenAI" w:date="2026-10-01T18:07:00Z" w:name="move241770498"/>
      <w:moveFrom w:id="411" w:author="OpenAI" w:date="2026-10-01T18:07:00Z" w16du:dateUtc="2026-10-02T01:07:00Z">
        <w:r>
          <w:t xml:space="preserve"> Meyer M, Schneckener S, Ludewig B, Kuepfer L, Lippert J. Using Expression Data for Quantification of Active Processes in Physiologically Based Pharmacokinetic Modeling. Drug Metabolism and Disposition. 2012;40(5):892-901. doi:10.1124/dmd.111.043174.</w:t>
        </w:r>
      </w:moveFrom>
    </w:p>
    <w:moveFromRangeEnd w:id="410"/>
    <w:p w:rsidR="001425FF" w:rsidRDefault="007B1B89">
      <w:pPr>
        <w:rPr>
          <w:moveFrom w:id="412" w:author="OpenAI" w:date="2026-10-01T18:07:00Z" w16du:dateUtc="2026-10-02T01:07:00Z"/>
        </w:rPr>
      </w:pPr>
      <w:del w:id="413" w:author="OpenAI" w:date="2026-10-01T18:07:00Z" w16du:dateUtc="2026-10-02T01:07:00Z">
        <w:r>
          <w:delText>21.</w:delText>
        </w:r>
      </w:del>
      <w:moveFromRangeStart w:id="414" w:author="OpenAI" w:date="2026-10-01T18:07:00Z" w:name="move241770499"/>
      <w:moveFrom w:id="415" w:author="OpenAI" w:date="2026-10-01T18:07:00Z" w16du:dateUtc="2026-10-02T01:07:00Z">
        <w:r>
          <w:t xml:space="preserve"> Cordes H, Rapp H. Gene expression databases for physiologically based pharmacokinetic modeling of humans and animal species. </w:t>
        </w:r>
      </w:moveFrom>
      <w:moveFromRangeEnd w:id="414"/>
      <w:del w:id="416" w:author="OpenAI" w:date="2026-10-01T18:07:00Z" w16du:dateUtc="2026-10-02T01:07:00Z">
        <w:r>
          <w:delText xml:space="preserve">CPT Pharmacometrics &amp;amp; Systems Pharmacology. </w:delText>
        </w:r>
      </w:del>
      <w:moveFromRangeStart w:id="417" w:author="OpenAI" w:date="2026-10-01T18:07:00Z" w:name="move241770500"/>
      <w:moveFrom w:id="418" w:author="OpenAI" w:date="2026-10-01T18:07:00Z" w16du:dateUtc="2026-10-02T01:07:00Z">
        <w:r>
          <w:t>2023;12(3):311-319. doi:10.1002/psp4.12904.</w:t>
        </w:r>
      </w:moveFrom>
    </w:p>
    <w:moveFromRangeEnd w:id="417"/>
    <w:p w:rsidR="001425FF" w:rsidRDefault="007B1B89">
      <w:pPr>
        <w:rPr>
          <w:moveFrom w:id="419" w:author="OpenAI" w:date="2026-10-01T18:07:00Z" w16du:dateUtc="2026-10-02T01:07:00Z"/>
        </w:rPr>
      </w:pPr>
      <w:del w:id="420" w:author="OpenAI" w:date="2026-10-01T18:07:00Z" w16du:dateUtc="2026-10-02T01:07:00Z">
        <w:r>
          <w:delText>22.</w:delText>
        </w:r>
      </w:del>
      <w:moveFromRangeStart w:id="421" w:author="OpenAI" w:date="2026-10-01T18:07:00Z" w:name="move241770494"/>
      <w:moveFrom w:id="422" w:author="OpenAI" w:date="2026-10-01T18:07:00Z" w16du:dateUtc="2026-10-02T01:07:00Z">
        <w:r>
          <w:t xml:space="preserve"> Lippert J, Burghaus R, Edginton AN, Frechen S, Karlsson MO, Kovar A, et al. Open Systems Pharmacology Community—An Open Access, Open Source, Open Science Approach to Modeling and Simulation in Pharmaceutical Sciences. </w:t>
        </w:r>
      </w:moveFrom>
      <w:moveFromRangeEnd w:id="421"/>
      <w:del w:id="423" w:author="OpenAI" w:date="2026-10-01T18:07:00Z" w16du:dateUtc="2026-10-02T01:07:00Z">
        <w:r>
          <w:delText xml:space="preserve">CPT Pharmacometrics &amp;amp; Systems Pharmacology. </w:delText>
        </w:r>
      </w:del>
      <w:moveFromRangeStart w:id="424" w:author="OpenAI" w:date="2026-10-01T18:07:00Z" w:name="move241770495"/>
      <w:moveFrom w:id="425" w:author="OpenAI" w:date="2026-10-01T18:07:00Z" w16du:dateUtc="2026-10-02T01:07:00Z">
        <w:r>
          <w:t>2019;8(12):878-882. doi:10.1002/psp4.12473.</w:t>
        </w:r>
      </w:moveFrom>
    </w:p>
    <w:moveFromRangeEnd w:id="424"/>
    <w:p w:rsidR="001425FF" w:rsidRDefault="007B1B89">
      <w:pPr>
        <w:rPr>
          <w:moveFrom w:id="426" w:author="OpenAI" w:date="2026-10-01T18:07:00Z" w16du:dateUtc="2026-10-02T01:07:00Z"/>
        </w:rPr>
      </w:pPr>
      <w:del w:id="427" w:author="OpenAI" w:date="2026-10-01T18:07:00Z" w16du:dateUtc="2026-10-02T01:07:00Z">
        <w:r>
          <w:delText>23.</w:delText>
        </w:r>
      </w:del>
      <w:moveFromRangeStart w:id="428" w:author="OpenAI" w:date="2026-10-01T18:07:00Z" w:name="move241770496"/>
      <w:moveFrom w:id="429" w:author="OpenAI" w:date="2026-10-01T18:07:00Z" w16du:dateUtc="2026-10-02T01:07:00Z">
        <w:r>
          <w:t xml:space="preserve"> esqLABS GmbH. esqlabsR: Utility Functions for Modelling and Simulation Workflows within ESQlabs Organization. R package version 5.6.0. Released March 31, 2026. Available from: https://github.com/esqLABS/esqlabsR/releases/tag/v5.6.0 (accessed July 26, 2026).</w:t>
        </w:r>
      </w:moveFrom>
    </w:p>
    <w:moveFromRangeEnd w:id="428"/>
    <w:p w:rsidR="001425FF" w:rsidRDefault="007B1B89">
      <w:pPr>
        <w:rPr>
          <w:moveFrom w:id="430" w:author="OpenAI" w:date="2026-10-01T18:07:00Z" w16du:dateUtc="2026-10-02T01:07:00Z"/>
        </w:rPr>
      </w:pPr>
      <w:del w:id="431" w:author="OpenAI" w:date="2026-10-01T18:07:00Z" w16du:dateUtc="2026-10-02T01:07:00Z">
        <w:r>
          <w:delText>24. Open Systems Pharmacology. OSP Suite</w:delText>
        </w:r>
      </w:del>
      <w:moveFromRangeStart w:id="432" w:author="OpenAI" w:date="2026-10-01T18:07:00Z" w:name="move241770497"/>
      <w:moveFrom w:id="433" w:author="OpenAI" w:date="2026-10-01T18:07:00Z" w16du:dateUtc="2026-10-02T01:07:00Z">
        <w:r>
          <w:t>: R Interface to the Open Systems Pharmacology Suite. R package version 12.4.2. Released April 8, 2026. Available from: https://github.com/Open-Systems-Pharmacology/OSPSuite-R/releases/tag/v12.4.2 (accessed July 26, 2026).</w:t>
        </w:r>
      </w:moveFrom>
    </w:p>
    <w:moveFromRangeEnd w:id="432"/>
    <w:p w:rsidR="001425FF" w:rsidRDefault="007B1B89">
      <w:del w:id="434" w:author="OpenAI" w:date="2026-10-01T18:07:00Z" w16du:dateUtc="2026-10-02T01:07:00Z">
        <w:r>
          <w:delText>25</w:delText>
        </w:r>
      </w:del>
      <w:ins w:id="435" w:author="OpenAI" w:date="2026-10-01T18:07:00Z" w16du:dateUtc="2026-10-02T01:07:00Z">
        <w:r>
          <w:t>29</w:t>
        </w:r>
      </w:ins>
      <w:r>
        <w:t xml:space="preserve">. Betts A, Keunecke A, van Steeg TJ, van der Graaf PH, Avery LB, Jones H, Berkhout J. Linear pharmacokinetic parameters for monoclonal antibodies are similar within a species </w:t>
      </w:r>
      <w:ins w:id="436" w:author="OpenAI" w:date="2026-10-01T18:07:00Z" w16du:dateUtc="2026-10-02T01:07:00Z">
        <w:r>
          <w:t>and across different pharmacological targets: A comparison between human, cynomolgus monkey and hFcRn Tg32 transgenic mouse using a population-modeling approach. mAbs. 2018;10(5):751-764. doi:10.1080/19420862.2018.1462429.</w:t>
        </w:r>
      </w:ins>
    </w:p>
    <w:p w:rsidR="001425FF" w:rsidRDefault="007B1B89">
      <w:del w:id="437" w:author="OpenAI" w:date="2026-10-01T18:07:00Z" w16du:dateUtc="2026-10-02T01:07:00Z">
        <w:r>
          <w:delText>26</w:delText>
        </w:r>
      </w:del>
      <w:ins w:id="438" w:author="OpenAI" w:date="2026-10-01T18:07:00Z" w16du:dateUtc="2026-10-02T01:07:00Z">
        <w:r>
          <w:t>30</w:t>
        </w:r>
      </w:ins>
      <w:r>
        <w:t xml:space="preserve">. Gosselin RD. Guidelines on statistics for researchers using laboratory animals: the essentials. </w:t>
      </w:r>
      <w:r>
        <w:rPr>
          <w:rPrChange w:id="439" w:author="OpenAI" w:date="2026-10-01T18:07:00Z" w16du:dateUtc="2026-10-02T01:07:00Z">
            <w:rPr>
              <w:i/>
            </w:rPr>
          </w:rPrChange>
        </w:rPr>
        <w:t>Laboratory Animals</w:t>
      </w:r>
      <w:r>
        <w:t>. 2019;53(1):28</w:t>
      </w:r>
      <w:del w:id="440" w:author="OpenAI" w:date="2026-10-01T18:07:00Z" w16du:dateUtc="2026-10-02T01:07:00Z">
        <w:r>
          <w:delText>–</w:delText>
        </w:r>
      </w:del>
      <w:ins w:id="441" w:author="OpenAI" w:date="2026-10-01T18:07:00Z" w16du:dateUtc="2026-10-02T01:07:00Z">
        <w:r>
          <w:t>-</w:t>
        </w:r>
      </w:ins>
      <w:r>
        <w:t>42. doi:10.1177/0023677218783223.</w:t>
      </w:r>
    </w:p>
    <w:p w:rsidR="001425FF" w:rsidRDefault="007B1B89">
      <w:pPr>
        <w:rPr>
          <w:moveFrom w:id="442" w:author="OpenAI" w:date="2026-10-01T18:07:00Z" w16du:dateUtc="2026-10-02T01:07:00Z"/>
        </w:rPr>
      </w:pPr>
      <w:del w:id="443" w:author="OpenAI" w:date="2026-10-01T18:07:00Z" w16du:dateUtc="2026-10-02T01:07:00Z">
        <w:r>
          <w:delText>27</w:delText>
        </w:r>
      </w:del>
      <w:ins w:id="444" w:author="OpenAI" w:date="2026-10-01T18:07:00Z" w16du:dateUtc="2026-10-02T01:07:00Z">
        <w:r>
          <w:t>31</w:t>
        </w:r>
      </w:ins>
      <w:moveFromRangeStart w:id="445" w:author="OpenAI" w:date="2026-10-01T18:07:00Z" w:name="move241770501"/>
      <w:moveFrom w:id="446" w:author="OpenAI" w:date="2026-10-01T18:07:00Z" w16du:dateUtc="2026-10-02T01:07:00Z">
        <w:r>
          <w:t xml:space="preserve">. Benamara S, Sjögren E, Gattacceca F, Chenel M, Deslandes A, Nguyen L, Teutonico D. Prediction of Monoclonal Antibodies Pharmacokinetics in Human: Identification of a Reference Neonatal Fc Receptor (FcRn) Binding Affinity Using Physiologically Based Pharmacokinetic (PBPK) Modeling. </w:t>
        </w:r>
      </w:moveFrom>
      <w:moveFromRangeEnd w:id="445"/>
      <w:del w:id="447" w:author="OpenAI" w:date="2026-10-01T18:07:00Z" w16du:dateUtc="2026-10-02T01:07:00Z">
        <w:r>
          <w:delText>ACS Pharmacology &amp;amp; Translational Science. 2026;9:</w:delText>
        </w:r>
      </w:del>
      <w:moveFromRangeStart w:id="448" w:author="OpenAI" w:date="2026-10-01T18:07:00Z" w:name="move241770502"/>
      <w:moveFrom w:id="449" w:author="OpenAI" w:date="2026-10-01T18:07:00Z" w16du:dateUtc="2026-10-02T01:07:00Z">
        <w:r>
          <w:t>177-190. doi:10.1021/acsptsci.5c00674.</w:t>
        </w:r>
      </w:moveFrom>
    </w:p>
    <w:moveFromRangeEnd w:id="448"/>
    <w:p w:rsidR="001425FF" w:rsidRDefault="007B1B89">
      <w:del w:id="450" w:author="OpenAI" w:date="2026-10-01T18:07:00Z" w16du:dateUtc="2026-10-02T01:07:00Z">
        <w:r>
          <w:delText>28</w:delText>
        </w:r>
      </w:del>
      <w:r>
        <w:t>. Deng R, Iyer S, Theil F, Mortensen DL, Fielder PJ, Prabhu S. Projecting human pharmacokinetics of therapeutic antibodies from nonclinical data. mAbs. 2011;3(1):61-66. doi:10.4161/mabs.3.1.13799.</w:t>
      </w:r>
    </w:p>
    <w:p w:rsidR="001425FF" w:rsidRDefault="007B1B89">
      <w:del w:id="451" w:author="OpenAI" w:date="2026-10-01T18:07:00Z" w16du:dateUtc="2026-10-02T01:07:00Z">
        <w:r>
          <w:delText>29</w:delText>
        </w:r>
      </w:del>
      <w:ins w:id="452" w:author="OpenAI" w:date="2026-10-01T18:07:00Z" w16du:dateUtc="2026-10-02T01:07:00Z">
        <w:r>
          <w:t>32</w:t>
        </w:r>
      </w:ins>
      <w:r>
        <w:t>. Dong J, Salinger DH, Endres CJ, Gibbs JP, Hsu C, Stouch B, et al. Quantitative Prediction of Human Pharmacokinetics for Monoclonal Antibodies. Clinical Pharmacokinetics. 2011;50(2):131-142. doi:10.2165/11537430-000000000-00000.</w:t>
      </w:r>
    </w:p>
    <w:p w:rsidR="001425FF" w:rsidRDefault="007B1B89">
      <w:pPr>
        <w:rPr>
          <w:moveFrom w:id="453" w:author="OpenAI" w:date="2026-10-01T18:07:00Z" w16du:dateUtc="2026-10-02T01:07:00Z"/>
        </w:rPr>
      </w:pPr>
      <w:del w:id="454" w:author="OpenAI" w:date="2026-10-01T18:07:00Z" w16du:dateUtc="2026-10-02T01:07:00Z">
        <w:r>
          <w:delText>30.</w:delText>
        </w:r>
      </w:del>
      <w:moveFromRangeStart w:id="455" w:author="OpenAI" w:date="2026-10-01T18:07:00Z" w:name="move241770503"/>
      <w:moveFrom w:id="456" w:author="OpenAI" w:date="2026-10-01T18:07:00Z" w16du:dateUtc="2026-10-02T01:07:00Z">
        <w:r>
          <w:t xml:space="preserve"> Chapman K, Holzgrefe HH, Black LE, Brown MJ, Chellman GJ, Copeman C, et al. Pharmaceutical toxicology: Designing studies to reduce animal use, while maximizing human translation. Regulatory Toxicology and Pharmacology. 2013;66(1):88-103. doi:10.1016/j.yrtph.2013.03.001.</w:t>
        </w:r>
      </w:moveFrom>
    </w:p>
    <w:moveFromRangeEnd w:id="455"/>
    <w:p w:rsidR="001425FF" w:rsidRDefault="007B1B89">
      <w:pPr>
        <w:rPr>
          <w:ins w:id="457" w:author="OpenAI" w:date="2026-10-01T18:07:00Z" w16du:dateUtc="2026-10-02T01:07:00Z"/>
        </w:rPr>
      </w:pPr>
      <w:ins w:id="458" w:author="OpenAI" w:date="2026-10-01T18:07:00Z" w16du:dateUtc="2026-10-02T01:07:00Z">
        <w:r>
          <w:t>33. Glassman PM, Balthasar JP. Physiologically-based modeling of monoclonal antibody pharmacokinetics in drug discovery and development. Drug Metabolism and Pharmacokinetics. 2019;34(1):3-13. doi:10.1016/j.dmpk.2018.11.002.</w:t>
        </w:r>
      </w:ins>
    </w:p>
    <w:p w:rsidR="001425FF" w:rsidRDefault="007B1B89">
      <w:pPr>
        <w:rPr>
          <w:ins w:id="459" w:author="OpenAI" w:date="2026-10-01T18:07:00Z" w16du:dateUtc="2026-10-02T01:07:00Z"/>
        </w:rPr>
      </w:pPr>
      <w:ins w:id="460" w:author="OpenAI" w:date="2026-10-01T18:07:00Z" w16du:dateUtc="2026-10-02T01:07:00Z">
        <w:r>
          <w:t>34. Chen W, Wang L, Ruan Z, Lou H, Jiang B. Translate Pharmacokinetics of PD-1/PD-L1 Monoclonal Antibodies from Cynomolgus Monkey to Human: Comparison of Different Approaches. Journal of Pharmaceutical Sciences. 2024;113(9):2915-2921. doi:10.1016/j.xphs.2024.07.003.</w:t>
        </w:r>
      </w:ins>
    </w:p>
    <w:p w:rsidR="001425FF" w:rsidRDefault="007B1B89">
      <w:pPr>
        <w:pStyle w:val="Heading1"/>
        <w:pPrChange w:id="461" w:author="OpenAI" w:date="2026-10-01T18:07:00Z" w16du:dateUtc="2026-10-02T01:07:00Z">
          <w:pPr/>
        </w:pPrChange>
      </w:pPr>
      <w:r>
        <w:br w:type="page"/>
      </w:r>
    </w:p>
    <w:p w:rsidR="001425FF" w:rsidRDefault="007B1B89">
      <w:pPr>
        <w:pStyle w:val="Heading1"/>
        <w:spacing w:before="0"/>
      </w:pPr>
      <w:r>
        <w:t>Figures</w:t>
      </w:r>
    </w:p>
    <w:p w:rsidR="001425FF" w:rsidRDefault="007B1B89">
      <w:pPr>
        <w:rPr>
          <w:ins w:id="462" w:author="OpenAI" w:date="2026-10-01T18:07:00Z" w16du:dateUtc="2026-10-02T01:07:00Z"/>
          <w:b/>
        </w:rPr>
      </w:pPr>
      <w:r>
        <w:rPr>
          <w:b/>
        </w:rPr>
        <w:t xml:space="preserve">Figure 1. </w:t>
      </w:r>
      <w:del w:id="463" w:author="OpenAI" w:date="2026-10-01T18:07:00Z" w16du:dateUtc="2026-10-02T01:07:00Z">
        <w:r>
          <w:rPr>
            <w:b/>
            <w:bCs/>
          </w:rPr>
          <w:delText>(A)</w:delText>
        </w:r>
      </w:del>
      <w:ins w:id="464" w:author="OpenAI" w:date="2026-10-01T18:07:00Z" w16du:dateUtc="2026-10-02T01:07:00Z">
        <w:r>
          <w:rPr>
            <w:b/>
          </w:rPr>
          <w:t xml:space="preserve">Overview of the tutorial workflow. </w:t>
        </w:r>
      </w:ins>
    </w:p>
    <w:p w:rsidR="001425FF" w:rsidRDefault="007B1B89">
      <w:pPr>
        <w:rPr>
          <w:ins w:id="465" w:author="OpenAI" w:date="2026-10-01T18:07:00Z" w16du:dateUtc="2026-10-02T01:07:00Z"/>
          <w:b/>
        </w:rPr>
      </w:pPr>
      <w:ins w:id="466" w:author="OpenAI" w:date="2026-10-01T18:07:00Z" w16du:dateUtc="2026-10-02T01:07:00Z">
        <w:r>
          <w:rPr>
            <w:noProof/>
          </w:rPr>
          <w:drawing>
            <wp:inline distT="0" distB="0" distL="0" distR="0">
              <wp:extent cx="6636385" cy="358965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7"/>
                      <a:srcRect l="1323" t="5916" r="1556" b="688"/>
                      <a:stretch>
                        <a:fillRect/>
                      </a:stretch>
                    </pic:blipFill>
                    <pic:spPr bwMode="auto">
                      <a:xfrm>
                        <a:off x="0" y="0"/>
                        <a:ext cx="6636385" cy="3589655"/>
                      </a:xfrm>
                      <a:prstGeom prst="rect">
                        <a:avLst/>
                      </a:prstGeom>
                      <a:noFill/>
                    </pic:spPr>
                  </pic:pic>
                </a:graphicData>
              </a:graphic>
            </wp:inline>
          </w:drawing>
        </w:r>
        <w:r>
          <w:br w:type="page"/>
        </w:r>
      </w:ins>
    </w:p>
    <w:p w:rsidR="007D60AC" w:rsidRDefault="007B1B89">
      <w:pPr>
        <w:rPr>
          <w:del w:id="467" w:author="OpenAI" w:date="2026-10-01T18:07:00Z" w16du:dateUtc="2026-10-02T01:07:00Z"/>
          <w:b/>
          <w:bCs/>
        </w:rPr>
      </w:pPr>
      <w:ins w:id="468" w:author="OpenAI" w:date="2026-10-01T18:07:00Z" w16du:dateUtc="2026-10-02T01:07:00Z">
        <w:r>
          <w:rPr>
            <w:b/>
            <w:bCs/>
          </w:rPr>
          <w:t>Figure 2.</w:t>
        </w:r>
      </w:ins>
      <w:r>
        <w:rPr>
          <w:b/>
          <w:bCs/>
        </w:rPr>
        <w:t xml:space="preserve"> Observed and </w:t>
      </w:r>
      <w:del w:id="469" w:author="OpenAI" w:date="2026-10-01T18:07:00Z" w16du:dateUtc="2026-10-02T01:07:00Z">
        <w:r>
          <w:rPr>
            <w:b/>
            <w:bCs/>
          </w:rPr>
          <w:delText>“a priori” PBPK-</w:delText>
        </w:r>
      </w:del>
      <w:r>
        <w:rPr>
          <w:b/>
          <w:bCs/>
        </w:rPr>
        <w:t xml:space="preserve">predicted </w:t>
      </w:r>
      <w:del w:id="470" w:author="OpenAI" w:date="2026-10-01T18:07:00Z" w16du:dateUtc="2026-10-02T01:07:00Z">
        <w:r>
          <w:rPr>
            <w:b/>
            <w:bCs/>
          </w:rPr>
          <w:delText xml:space="preserve">human </w:delText>
        </w:r>
      </w:del>
      <w:r>
        <w:rPr>
          <w:b/>
          <w:bCs/>
        </w:rPr>
        <w:t xml:space="preserve">plasma concentration-time profiles </w:t>
      </w:r>
      <w:ins w:id="471" w:author="OpenAI" w:date="2026-10-01T18:07:00Z" w16du:dateUtc="2026-10-02T01:07:00Z">
        <w:r>
          <w:rPr>
            <w:b/>
            <w:bCs/>
          </w:rPr>
          <w:t xml:space="preserve">without calibration to the analyzed in vivo PK data </w:t>
        </w:r>
      </w:ins>
      <w:r>
        <w:rPr>
          <w:b/>
          <w:bCs/>
        </w:rPr>
        <w:t>across molecules and dose levels</w:t>
      </w:r>
      <w:del w:id="472" w:author="OpenAI" w:date="2026-10-01T18:07:00Z" w16du:dateUtc="2026-10-02T01:07:00Z">
        <w:r>
          <w:rPr>
            <w:b/>
            <w:bCs/>
          </w:rPr>
          <w:delText>, (B) Observed and predicted human plasma concentration-time profiles from monkey-to-human translation of the top-down QSS TMDD approach.</w:delText>
        </w:r>
      </w:del>
    </w:p>
    <w:p w:rsidR="007D60AC" w:rsidRDefault="007B1B89">
      <w:pPr>
        <w:rPr>
          <w:del w:id="473" w:author="OpenAI" w:date="2026-10-01T18:07:00Z" w16du:dateUtc="2026-10-02T01:07:00Z"/>
          <w:b/>
          <w:bCs/>
        </w:rPr>
      </w:pPr>
      <w:del w:id="474" w:author="OpenAI" w:date="2026-10-01T18:07:00Z" w16du:dateUtc="2026-10-02T01:07:00Z">
        <w:r>
          <w:rPr>
            <w:b/>
            <w:bCs/>
          </w:rPr>
          <w:delText>(A)</w:delText>
        </w:r>
      </w:del>
    </w:p>
    <w:p w:rsidR="007D60AC" w:rsidRDefault="007B1B89">
      <w:pPr>
        <w:rPr>
          <w:del w:id="475" w:author="OpenAI" w:date="2026-10-01T18:07:00Z" w16du:dateUtc="2026-10-02T01:07:00Z"/>
        </w:rPr>
      </w:pPr>
      <w:del w:id="476" w:author="OpenAI" w:date="2026-10-01T18:07:00Z" w16du:dateUtc="2026-10-02T01:07:00Z">
        <w:r>
          <w:rPr>
            <w:noProof/>
          </w:rPr>
          <w:drawing>
            <wp:inline distT="0" distB="0" distL="0" distR="0">
              <wp:extent cx="6610350" cy="4131310"/>
              <wp:effectExtent l="0" t="0" r="0" b="0"/>
              <wp:docPr id="2121187233" name="Picture 2121187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rcRect t="6250"/>
                      <a:stretch>
                        <a:fillRect/>
                      </a:stretch>
                    </pic:blipFill>
                    <pic:spPr bwMode="auto">
                      <a:xfrm>
                        <a:off x="0" y="0"/>
                        <a:ext cx="6610350" cy="4131310"/>
                      </a:xfrm>
                      <a:prstGeom prst="rect">
                        <a:avLst/>
                      </a:prstGeom>
                      <a:noFill/>
                    </pic:spPr>
                  </pic:pic>
                </a:graphicData>
              </a:graphic>
            </wp:inline>
          </w:drawing>
        </w:r>
      </w:del>
    </w:p>
    <w:p w:rsidR="001425FF" w:rsidRDefault="007B1B89">
      <w:pPr>
        <w:rPr>
          <w:ins w:id="477" w:author="OpenAI" w:date="2026-10-01T18:07:00Z" w16du:dateUtc="2026-10-02T01:07:00Z"/>
          <w:b/>
          <w:bCs/>
        </w:rPr>
      </w:pPr>
      <w:ins w:id="478" w:author="OpenAI" w:date="2026-10-01T18:07:00Z" w16du:dateUtc="2026-10-02T01:07:00Z">
        <w:r>
          <w:rPr>
            <w:b/>
            <w:bCs/>
          </w:rPr>
          <w:t xml:space="preserve"> in (A) monkeys and (B) humans.</w:t>
        </w:r>
      </w:ins>
    </w:p>
    <w:p w:rsidR="001425FF" w:rsidRDefault="007B1B89">
      <w:pPr>
        <w:rPr>
          <w:ins w:id="479" w:author="OpenAI" w:date="2026-10-01T18:07:00Z" w16du:dateUtc="2026-10-02T01:07:00Z"/>
        </w:rPr>
      </w:pPr>
      <w:ins w:id="480" w:author="OpenAI" w:date="2026-10-01T18:07:00Z" w16du:dateUtc="2026-10-02T01:07:00Z">
        <w:r>
          <w:t>(A) Monkeys</w:t>
        </w:r>
      </w:ins>
    </w:p>
    <w:p w:rsidR="001425FF" w:rsidRDefault="007B1B89">
      <w:pPr>
        <w:rPr>
          <w:ins w:id="481" w:author="OpenAI" w:date="2026-10-01T18:07:00Z" w16du:dateUtc="2026-10-02T01:07:00Z"/>
        </w:rPr>
      </w:pPr>
      <w:ins w:id="482" w:author="OpenAI" w:date="2026-10-01T18:07:00Z" w16du:dateUtc="2026-10-02T01:07:00Z">
        <w:r>
          <w:rPr>
            <w:noProof/>
          </w:rPr>
          <w:drawing>
            <wp:inline distT="0" distB="0" distL="0" distR="0">
              <wp:extent cx="5943600" cy="374015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9"/>
                      <a:srcRect t="5605"/>
                      <a:stretch>
                        <a:fillRect/>
                      </a:stretch>
                    </pic:blipFill>
                    <pic:spPr bwMode="auto">
                      <a:xfrm>
                        <a:off x="0" y="0"/>
                        <a:ext cx="5943600" cy="3740150"/>
                      </a:xfrm>
                      <a:prstGeom prst="rect">
                        <a:avLst/>
                      </a:prstGeom>
                      <a:noFill/>
                    </pic:spPr>
                  </pic:pic>
                </a:graphicData>
              </a:graphic>
            </wp:inline>
          </w:drawing>
        </w:r>
      </w:ins>
    </w:p>
    <w:p w:rsidR="001425FF" w:rsidRDefault="007B1B89">
      <w:pPr>
        <w:rPr>
          <w:rPrChange w:id="483" w:author="OpenAI" w:date="2026-10-01T18:07:00Z" w16du:dateUtc="2026-10-02T01:07:00Z">
            <w:rPr>
              <w:b/>
            </w:rPr>
          </w:rPrChange>
        </w:rPr>
        <w:pPrChange w:id="484" w:author="OpenAI" w:date="2026-10-01T18:07:00Z" w16du:dateUtc="2026-10-02T01:07:00Z">
          <w:pPr>
            <w:spacing w:after="0" w:line="240" w:lineRule="auto"/>
            <w:jc w:val="left"/>
          </w:pPr>
        </w:pPrChange>
      </w:pPr>
      <w:r>
        <w:br w:type="page"/>
      </w:r>
    </w:p>
    <w:p w:rsidR="001425FF" w:rsidRDefault="007B1B89">
      <w:pPr>
        <w:rPr>
          <w:rPrChange w:id="485" w:author="OpenAI" w:date="2026-10-01T18:07:00Z" w16du:dateUtc="2026-10-02T01:07:00Z">
            <w:rPr>
              <w:b/>
            </w:rPr>
          </w:rPrChange>
        </w:rPr>
      </w:pPr>
      <w:r>
        <w:rPr>
          <w:rPrChange w:id="486" w:author="OpenAI" w:date="2026-10-01T18:07:00Z" w16du:dateUtc="2026-10-02T01:07:00Z">
            <w:rPr>
              <w:b/>
            </w:rPr>
          </w:rPrChange>
        </w:rPr>
        <w:t xml:space="preserve">(B) </w:t>
      </w:r>
      <w:ins w:id="487" w:author="OpenAI" w:date="2026-10-01T18:07:00Z" w16du:dateUtc="2026-10-02T01:07:00Z">
        <w:r>
          <w:t>Humans</w:t>
        </w:r>
      </w:ins>
    </w:p>
    <w:p w:rsidR="007D60AC" w:rsidRDefault="007B1B89">
      <w:pPr>
        <w:rPr>
          <w:del w:id="488" w:author="OpenAI" w:date="2026-10-01T18:07:00Z" w16du:dateUtc="2026-10-02T01:07:00Z"/>
          <w:b/>
          <w:bCs/>
        </w:rPr>
      </w:pPr>
      <w:del w:id="489" w:author="OpenAI" w:date="2026-10-01T18:07:00Z" w16du:dateUtc="2026-10-02T01:07:00Z">
        <w:r>
          <w:rPr>
            <w:noProof/>
          </w:rPr>
          <w:drawing>
            <wp:inline distT="0" distB="0" distL="0" distR="0">
              <wp:extent cx="6661150" cy="4156075"/>
              <wp:effectExtent l="0" t="0" r="0" b="0"/>
              <wp:docPr id="856545349" name="Picture 856545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0"/>
                      <a:srcRect t="6417"/>
                      <a:stretch>
                        <a:fillRect/>
                      </a:stretch>
                    </pic:blipFill>
                    <pic:spPr bwMode="auto">
                      <a:xfrm>
                        <a:off x="0" y="0"/>
                        <a:ext cx="6661150" cy="4156075"/>
                      </a:xfrm>
                      <a:prstGeom prst="rect">
                        <a:avLst/>
                      </a:prstGeom>
                      <a:noFill/>
                    </pic:spPr>
                  </pic:pic>
                </a:graphicData>
              </a:graphic>
            </wp:inline>
          </w:drawing>
        </w:r>
      </w:del>
    </w:p>
    <w:p w:rsidR="007D60AC" w:rsidRDefault="007D60AC">
      <w:pPr>
        <w:rPr>
          <w:del w:id="490" w:author="OpenAI" w:date="2026-10-01T18:07:00Z" w16du:dateUtc="2026-10-02T01:07:00Z"/>
          <w:b/>
          <w:bCs/>
        </w:rPr>
      </w:pPr>
    </w:p>
    <w:p w:rsidR="007D60AC" w:rsidRDefault="007D60AC">
      <w:pPr>
        <w:rPr>
          <w:del w:id="491" w:author="OpenAI" w:date="2026-10-01T18:07:00Z" w16du:dateUtc="2026-10-02T01:07:00Z"/>
          <w:b/>
          <w:bCs/>
        </w:rPr>
      </w:pPr>
    </w:p>
    <w:p w:rsidR="007D60AC" w:rsidRDefault="007B1B89">
      <w:pPr>
        <w:rPr>
          <w:del w:id="492" w:author="OpenAI" w:date="2026-10-01T18:07:00Z" w16du:dateUtc="2026-10-02T01:07:00Z"/>
          <w:b/>
          <w:bCs/>
        </w:rPr>
      </w:pPr>
      <w:del w:id="493" w:author="OpenAI" w:date="2026-10-01T18:07:00Z" w16du:dateUtc="2026-10-02T01:07:00Z">
        <w:r>
          <w:br w:type="page"/>
        </w:r>
      </w:del>
    </w:p>
    <w:p w:rsidR="007D60AC" w:rsidRDefault="007B1B89">
      <w:pPr>
        <w:rPr>
          <w:del w:id="494" w:author="OpenAI" w:date="2026-10-01T18:07:00Z" w16du:dateUtc="2026-10-02T01:07:00Z"/>
        </w:rPr>
      </w:pPr>
      <w:del w:id="495" w:author="OpenAI" w:date="2026-10-01T18:07:00Z" w16du:dateUtc="2026-10-02T01:07:00Z">
        <w:r>
          <w:rPr>
            <w:b/>
            <w:bCs/>
          </w:rPr>
          <w:delText>Figure 2. Fold-error comparison for human clearance, AUC0-28d, and Cmax predicted using “a priori” PBPK and monkey-fitted top-down TMDD translation.</w:delText>
        </w:r>
        <w:r>
          <w:delText xml:space="preserve"> (A) AUC0-28d; (B) Cmax, and (C) Clearance, calculated as dose/AUCinf and representing total systemic clearance; At target-saturating doses, clearance is expected to be dominated by linear clearance. Fold error equals predicted divided by observed; bars extend from 1 on a base-2 logarithmic scale, and the shaded region and dashed lines indicate the 0.5- to 2-fold interval.</w:delText>
        </w:r>
      </w:del>
    </w:p>
    <w:p w:rsidR="007D60AC" w:rsidRDefault="007B1B89">
      <w:pPr>
        <w:rPr>
          <w:del w:id="496" w:author="OpenAI" w:date="2026-10-01T18:07:00Z" w16du:dateUtc="2026-10-02T01:07:00Z"/>
          <w:b/>
        </w:rPr>
      </w:pPr>
      <w:del w:id="497" w:author="OpenAI" w:date="2026-10-01T18:07:00Z" w16du:dateUtc="2026-10-02T01:07:00Z">
        <w:r>
          <w:rPr>
            <w:b/>
          </w:rPr>
          <w:delText>(A)</w:delText>
        </w:r>
      </w:del>
    </w:p>
    <w:p w:rsidR="007D60AC" w:rsidRDefault="007B1B89">
      <w:pPr>
        <w:rPr>
          <w:del w:id="498" w:author="OpenAI" w:date="2026-10-01T18:07:00Z" w16du:dateUtc="2026-10-02T01:07:00Z"/>
          <w:b/>
          <w:bCs/>
        </w:rPr>
      </w:pPr>
      <w:del w:id="499" w:author="OpenAI" w:date="2026-10-01T18:07:00Z" w16du:dateUtc="2026-10-02T01:07:00Z">
        <w:r>
          <w:rPr>
            <w:noProof/>
          </w:rPr>
          <w:drawing>
            <wp:inline distT="0" distB="0" distL="0" distR="0">
              <wp:extent cx="6559550" cy="4861560"/>
              <wp:effectExtent l="0" t="0" r="0" b="0"/>
              <wp:docPr id="1445507858"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11"/>
                      <a:srcRect t="5660"/>
                      <a:stretch>
                        <a:fillRect/>
                      </a:stretch>
                    </pic:blipFill>
                    <pic:spPr bwMode="auto">
                      <a:xfrm>
                        <a:off x="0" y="0"/>
                        <a:ext cx="6559550" cy="4861560"/>
                      </a:xfrm>
                      <a:prstGeom prst="rect">
                        <a:avLst/>
                      </a:prstGeom>
                      <a:noFill/>
                    </pic:spPr>
                  </pic:pic>
                </a:graphicData>
              </a:graphic>
            </wp:inline>
          </w:drawing>
        </w:r>
      </w:del>
    </w:p>
    <w:p w:rsidR="007D60AC" w:rsidRDefault="007B1B89">
      <w:pPr>
        <w:spacing w:after="0" w:line="240" w:lineRule="auto"/>
        <w:jc w:val="left"/>
        <w:rPr>
          <w:del w:id="500" w:author="OpenAI" w:date="2026-10-01T18:07:00Z" w16du:dateUtc="2026-10-02T01:07:00Z"/>
          <w:b/>
          <w:bCs/>
        </w:rPr>
      </w:pPr>
      <w:del w:id="501" w:author="OpenAI" w:date="2026-10-01T18:07:00Z" w16du:dateUtc="2026-10-02T01:07:00Z">
        <w:r>
          <w:br w:type="page"/>
        </w:r>
      </w:del>
    </w:p>
    <w:p w:rsidR="007D60AC" w:rsidRDefault="007B1B89">
      <w:pPr>
        <w:rPr>
          <w:del w:id="502" w:author="OpenAI" w:date="2026-10-01T18:07:00Z" w16du:dateUtc="2026-10-02T01:07:00Z"/>
          <w:b/>
          <w:bCs/>
        </w:rPr>
      </w:pPr>
      <w:del w:id="503" w:author="OpenAI" w:date="2026-10-01T18:07:00Z" w16du:dateUtc="2026-10-02T01:07:00Z">
        <w:r>
          <w:rPr>
            <w:b/>
            <w:bCs/>
          </w:rPr>
          <w:delText>(B)</w:delText>
        </w:r>
      </w:del>
    </w:p>
    <w:p w:rsidR="007D60AC" w:rsidRDefault="007B1B89">
      <w:pPr>
        <w:rPr>
          <w:del w:id="504" w:author="OpenAI" w:date="2026-10-01T18:07:00Z" w16du:dateUtc="2026-10-02T01:07:00Z"/>
          <w:b/>
          <w:bCs/>
        </w:rPr>
      </w:pPr>
      <w:del w:id="505" w:author="OpenAI" w:date="2026-10-01T18:07:00Z" w16du:dateUtc="2026-10-02T01:07:00Z">
        <w:r>
          <w:rPr>
            <w:noProof/>
          </w:rPr>
          <w:drawing>
            <wp:inline distT="0" distB="0" distL="0" distR="0">
              <wp:extent cx="6350635" cy="4709160"/>
              <wp:effectExtent l="0" t="0" r="0" b="0"/>
              <wp:docPr id="575214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noChangeArrowheads="1"/>
                      </pic:cNvPicPr>
                    </pic:nvPicPr>
                    <pic:blipFill>
                      <a:blip r:embed="rId12"/>
                      <a:srcRect t="5611"/>
                      <a:stretch>
                        <a:fillRect/>
                      </a:stretch>
                    </pic:blipFill>
                    <pic:spPr bwMode="auto">
                      <a:xfrm>
                        <a:off x="0" y="0"/>
                        <a:ext cx="6350635" cy="4709160"/>
                      </a:xfrm>
                      <a:prstGeom prst="rect">
                        <a:avLst/>
                      </a:prstGeom>
                      <a:noFill/>
                    </pic:spPr>
                  </pic:pic>
                </a:graphicData>
              </a:graphic>
            </wp:inline>
          </w:drawing>
        </w:r>
      </w:del>
    </w:p>
    <w:p w:rsidR="007D60AC" w:rsidRDefault="007B1B89">
      <w:pPr>
        <w:spacing w:after="0" w:line="240" w:lineRule="auto"/>
        <w:jc w:val="left"/>
        <w:rPr>
          <w:del w:id="506" w:author="OpenAI" w:date="2026-10-01T18:07:00Z" w16du:dateUtc="2026-10-02T01:07:00Z"/>
        </w:rPr>
      </w:pPr>
      <w:del w:id="507" w:author="OpenAI" w:date="2026-10-01T18:07:00Z" w16du:dateUtc="2026-10-02T01:07:00Z">
        <w:r>
          <w:br w:type="page"/>
        </w:r>
      </w:del>
    </w:p>
    <w:p w:rsidR="007D60AC" w:rsidRDefault="007B1B89">
      <w:pPr>
        <w:spacing w:after="0" w:line="240" w:lineRule="auto"/>
        <w:jc w:val="left"/>
        <w:rPr>
          <w:del w:id="508" w:author="OpenAI" w:date="2026-10-01T18:07:00Z" w16du:dateUtc="2026-10-02T01:07:00Z"/>
        </w:rPr>
      </w:pPr>
      <w:del w:id="509" w:author="OpenAI" w:date="2026-10-01T18:07:00Z" w16du:dateUtc="2026-10-02T01:07:00Z">
        <w:r>
          <w:delText>(C)</w:delText>
        </w:r>
      </w:del>
    </w:p>
    <w:p w:rsidR="007D60AC" w:rsidRDefault="007B1B89">
      <w:pPr>
        <w:spacing w:after="0" w:line="240" w:lineRule="auto"/>
        <w:jc w:val="left"/>
        <w:rPr>
          <w:del w:id="510" w:author="OpenAI" w:date="2026-10-01T18:07:00Z" w16du:dateUtc="2026-10-02T01:07:00Z"/>
        </w:rPr>
      </w:pPr>
      <w:del w:id="511" w:author="OpenAI" w:date="2026-10-01T18:07:00Z" w16du:dateUtc="2026-10-02T01:07:00Z">
        <w:r>
          <w:rPr>
            <w:noProof/>
          </w:rPr>
          <w:drawing>
            <wp:inline distT="0" distB="0" distL="0" distR="0">
              <wp:extent cx="5943600" cy="4430395"/>
              <wp:effectExtent l="0" t="0" r="0" b="0"/>
              <wp:docPr id="67307145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pic:cNvPicPr>
                        <a:picLocks noChangeAspect="1" noChangeArrowheads="1"/>
                      </pic:cNvPicPr>
                    </pic:nvPicPr>
                    <pic:blipFill>
                      <a:blip r:embed="rId13"/>
                      <a:srcRect t="5132"/>
                      <a:stretch>
                        <a:fillRect/>
                      </a:stretch>
                    </pic:blipFill>
                    <pic:spPr bwMode="auto">
                      <a:xfrm>
                        <a:off x="0" y="0"/>
                        <a:ext cx="5943600" cy="4430395"/>
                      </a:xfrm>
                      <a:prstGeom prst="rect">
                        <a:avLst/>
                      </a:prstGeom>
                      <a:noFill/>
                    </pic:spPr>
                  </pic:pic>
                </a:graphicData>
              </a:graphic>
            </wp:inline>
          </w:drawing>
        </w:r>
      </w:del>
    </w:p>
    <w:p w:rsidR="007D60AC" w:rsidRDefault="007D60AC">
      <w:pPr>
        <w:spacing w:after="0" w:line="240" w:lineRule="auto"/>
        <w:jc w:val="left"/>
        <w:rPr>
          <w:del w:id="512" w:author="OpenAI" w:date="2026-10-01T18:07:00Z" w16du:dateUtc="2026-10-02T01:07:00Z"/>
        </w:rPr>
      </w:pPr>
    </w:p>
    <w:p w:rsidR="001425FF" w:rsidRDefault="007B1B89">
      <w:pPr>
        <w:rPr>
          <w:ins w:id="513" w:author="OpenAI" w:date="2026-10-01T18:07:00Z" w16du:dateUtc="2026-10-02T01:07:00Z"/>
        </w:rPr>
      </w:pPr>
      <w:ins w:id="514" w:author="OpenAI" w:date="2026-10-01T18:07:00Z" w16du:dateUtc="2026-10-02T01:07:00Z">
        <w:r>
          <w:rPr>
            <w:noProof/>
          </w:rPr>
          <w:drawing>
            <wp:inline distT="0" distB="0" distL="0" distR="0">
              <wp:extent cx="6610350" cy="4131310"/>
              <wp:effectExtent l="0" t="0" r="0" b="0"/>
              <wp:docPr id="3" name="Picture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Copy 1 Copy 1"/>
                      <pic:cNvPicPr>
                        <a:picLocks noChangeAspect="1" noChangeArrowheads="1"/>
                      </pic:cNvPicPr>
                    </pic:nvPicPr>
                    <pic:blipFill>
                      <a:blip r:embed="rId8"/>
                      <a:srcRect t="6250"/>
                      <a:stretch>
                        <a:fillRect/>
                      </a:stretch>
                    </pic:blipFill>
                    <pic:spPr bwMode="auto">
                      <a:xfrm>
                        <a:off x="0" y="0"/>
                        <a:ext cx="6610350" cy="4131310"/>
                      </a:xfrm>
                      <a:prstGeom prst="rect">
                        <a:avLst/>
                      </a:prstGeom>
                      <a:noFill/>
                    </pic:spPr>
                  </pic:pic>
                </a:graphicData>
              </a:graphic>
            </wp:inline>
          </w:drawing>
        </w:r>
      </w:ins>
    </w:p>
    <w:p w:rsidR="001425FF" w:rsidRDefault="007B1B89">
      <w:pPr>
        <w:rPr>
          <w:b/>
          <w:bCs/>
        </w:rPr>
        <w:pPrChange w:id="515" w:author="OpenAI" w:date="2026-10-01T18:07:00Z" w16du:dateUtc="2026-10-02T01:07:00Z">
          <w:pPr>
            <w:spacing w:after="0" w:line="240" w:lineRule="auto"/>
            <w:jc w:val="left"/>
          </w:pPr>
        </w:pPrChange>
      </w:pPr>
      <w:r>
        <w:br w:type="page"/>
      </w:r>
    </w:p>
    <w:p w:rsidR="007D60AC" w:rsidRDefault="007B1B89">
      <w:pPr>
        <w:spacing w:after="80"/>
        <w:rPr>
          <w:del w:id="516" w:author="OpenAI" w:date="2026-10-01T18:07:00Z" w16du:dateUtc="2026-10-02T01:07:00Z"/>
          <w:b/>
          <w:bCs/>
        </w:rPr>
      </w:pPr>
      <w:r>
        <w:rPr>
          <w:b/>
        </w:rPr>
        <w:t xml:space="preserve">Figure 3. </w:t>
      </w:r>
      <w:del w:id="517" w:author="OpenAI" w:date="2026-10-01T18:07:00Z" w16du:dateUtc="2026-10-02T01:07:00Z">
        <w:r>
          <w:rPr>
            <w:b/>
            <w:bCs/>
          </w:rPr>
          <w:delText xml:space="preserve">Model-conditional fold-error distributions for reduced monkey PK study designs. </w:delText>
        </w:r>
        <w:r>
          <w:delText>Fold error is the reduced-study arithmetic mean divided by the richly sampled top-down population arithmetic mean. The primary analysis applies 30% interindividual variability to CL, V1, Q, and V2; fixed TMDD parameters are unchanged. The shaded interval indicates the prespecified 0.5- to 2-fold criterion.</w:delText>
        </w:r>
      </w:del>
    </w:p>
    <w:p w:rsidR="007D60AC" w:rsidRDefault="007B1B89">
      <w:pPr>
        <w:rPr>
          <w:del w:id="518" w:author="OpenAI" w:date="2026-10-01T18:07:00Z" w16du:dateUtc="2026-10-02T01:07:00Z"/>
          <w:b/>
          <w:bCs/>
        </w:rPr>
      </w:pPr>
      <w:del w:id="519" w:author="OpenAI" w:date="2026-10-01T18:07:00Z" w16du:dateUtc="2026-10-02T01:07:00Z">
        <w:r>
          <w:rPr>
            <w:noProof/>
          </w:rPr>
          <w:drawing>
            <wp:inline distT="0" distB="0" distL="0" distR="0">
              <wp:extent cx="6363970" cy="3943350"/>
              <wp:effectExtent l="0" t="0" r="0" b="0"/>
              <wp:docPr id="18202412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pic:cNvPicPr>
                        <a:picLocks noChangeAspect="1" noChangeArrowheads="1"/>
                      </pic:cNvPicPr>
                    </pic:nvPicPr>
                    <pic:blipFill>
                      <a:blip r:embed="rId14"/>
                      <a:srcRect t="7060"/>
                      <a:stretch>
                        <a:fillRect/>
                      </a:stretch>
                    </pic:blipFill>
                    <pic:spPr bwMode="auto">
                      <a:xfrm>
                        <a:off x="0" y="0"/>
                        <a:ext cx="6363970" cy="3943350"/>
                      </a:xfrm>
                      <a:prstGeom prst="rect">
                        <a:avLst/>
                      </a:prstGeom>
                      <a:noFill/>
                    </pic:spPr>
                  </pic:pic>
                </a:graphicData>
              </a:graphic>
            </wp:inline>
          </w:drawing>
        </w:r>
        <w:r>
          <w:br w:type="page"/>
        </w:r>
      </w:del>
    </w:p>
    <w:p w:rsidR="001425FF" w:rsidRDefault="007B1B89">
      <w:del w:id="520" w:author="OpenAI" w:date="2026-10-01T18:07:00Z" w16du:dateUtc="2026-10-02T01:07:00Z">
        <w:r>
          <w:rPr>
            <w:b/>
            <w:bCs/>
          </w:rPr>
          <w:delText>Figure 4. Proposed “a priori”</w:delText>
        </w:r>
      </w:del>
      <w:ins w:id="521" w:author="OpenAI" w:date="2026-10-01T18:07:00Z" w16du:dateUtc="2026-10-02T01:07:00Z">
        <w:r>
          <w:t>Illustrative</w:t>
        </w:r>
      </w:ins>
      <w:r>
        <w:rPr>
          <w:rPrChange w:id="522" w:author="OpenAI" w:date="2026-10-01T18:07:00Z" w16du:dateUtc="2026-10-02T01:07:00Z">
            <w:rPr>
              <w:b/>
            </w:rPr>
          </w:rPrChange>
        </w:rPr>
        <w:t xml:space="preserve"> PBPK</w:t>
      </w:r>
      <w:ins w:id="523" w:author="OpenAI" w:date="2026-10-01T18:07:00Z" w16du:dateUtc="2026-10-02T01:07:00Z">
        <w:r>
          <w:t>-driven</w:t>
        </w:r>
      </w:ins>
      <w:r>
        <w:rPr>
          <w:rPrChange w:id="524" w:author="OpenAI" w:date="2026-10-01T18:07:00Z" w16du:dateUtc="2026-10-02T01:07:00Z">
            <w:rPr>
              <w:b/>
            </w:rPr>
          </w:rPrChange>
        </w:rPr>
        <w:t xml:space="preserve"> workflow for monoclonal antibody PK </w:t>
      </w:r>
      <w:del w:id="525" w:author="OpenAI" w:date="2026-10-01T18:07:00Z" w16du:dateUtc="2026-10-02T01:07:00Z">
        <w:r>
          <w:rPr>
            <w:b/>
            <w:bCs/>
          </w:rPr>
          <w:delText>translation as a NAM.</w:delText>
        </w:r>
      </w:del>
      <w:ins w:id="526" w:author="OpenAI" w:date="2026-10-01T18:07:00Z" w16du:dateUtc="2026-10-02T01:07:00Z">
        <w:r>
          <w:t>characterization with fewer animals.</w:t>
        </w:r>
      </w:ins>
      <w:r>
        <w:rPr>
          <w:rPrChange w:id="527" w:author="OpenAI" w:date="2026-10-01T18:07:00Z" w16du:dateUtc="2026-10-02T01:07:00Z">
            <w:rPr>
              <w:b/>
            </w:rPr>
          </w:rPrChange>
        </w:rPr>
        <w:t xml:space="preserve"> </w:t>
      </w:r>
      <w:r>
        <w:t xml:space="preserve">Molecule- and target-specific </w:t>
      </w:r>
      <w:del w:id="528" w:author="OpenAI" w:date="2026-10-01T18:07:00Z" w16du:dateUtc="2026-10-02T01:07:00Z">
        <w:r>
          <w:delText xml:space="preserve">in vitro data </w:delText>
        </w:r>
      </w:del>
      <w:ins w:id="529" w:author="OpenAI" w:date="2026-10-01T18:07:00Z" w16du:dateUtc="2026-10-02T01:07:00Z">
        <w:r>
          <w:t xml:space="preserve">mechanistic inputs </w:t>
        </w:r>
      </w:ins>
      <w:r>
        <w:t xml:space="preserve">are integrated into </w:t>
      </w:r>
      <w:del w:id="530" w:author="OpenAI" w:date="2026-10-01T18:07:00Z" w16du:dateUtc="2026-10-02T01:07:00Z">
        <w:r>
          <w:delText xml:space="preserve">“a priori” </w:delText>
        </w:r>
      </w:del>
      <w:r>
        <w:t xml:space="preserve">PBPK models before in vivo PK testing. When </w:t>
      </w:r>
      <w:del w:id="531" w:author="OpenAI" w:date="2026-10-01T18:07:00Z" w16du:dateUtc="2026-10-02T01:07:00Z">
        <w:r>
          <w:delText>residual</w:delText>
        </w:r>
      </w:del>
      <w:ins w:id="532" w:author="OpenAI" w:date="2026-10-01T18:07:00Z" w16du:dateUtc="2026-10-02T01:07:00Z">
        <w:r>
          <w:t>remaining</w:t>
        </w:r>
      </w:ins>
      <w:r>
        <w:t xml:space="preserve"> uncertainty warrants an in vivo study, PBPK predictions can inform a targeted exploratory single-dose design, and the resulting data can support model refinement and human exposure prediction. The </w:t>
      </w:r>
      <w:del w:id="533" w:author="OpenAI" w:date="2026-10-01T18:07:00Z" w16du:dateUtc="2026-10-02T01:07:00Z">
        <w:r>
          <w:delText>illustrated</w:delText>
        </w:r>
      </w:del>
      <w:ins w:id="534" w:author="OpenAI" w:date="2026-10-01T18:07:00Z" w16du:dateUtc="2026-10-02T01:07:00Z">
        <w:r>
          <w:t>animal counts are schematic examples rather than industry benchmarks; the modeled</w:t>
        </w:r>
      </w:ins>
      <w:r>
        <w:t xml:space="preserve"> reduction applies to </w:t>
      </w:r>
      <w:ins w:id="535" w:author="OpenAI" w:date="2026-10-01T18:07:00Z" w16du:dateUtc="2026-10-02T01:07:00Z">
        <w:r>
          <w:t xml:space="preserve">the compared </w:t>
        </w:r>
      </w:ins>
      <w:r>
        <w:t xml:space="preserve">single-dose PK </w:t>
      </w:r>
      <w:del w:id="536" w:author="OpenAI" w:date="2026-10-01T18:07:00Z" w16du:dateUtc="2026-10-02T01:07:00Z">
        <w:r>
          <w:delText>and does</w:delText>
        </w:r>
      </w:del>
      <w:ins w:id="537" w:author="OpenAI" w:date="2026-10-01T18:07:00Z" w16du:dateUtc="2026-10-02T01:07:00Z">
        <w:r>
          <w:t>designs,</w:t>
        </w:r>
      </w:ins>
      <w:r>
        <w:t xml:space="preserve"> not </w:t>
      </w:r>
      <w:del w:id="538" w:author="OpenAI" w:date="2026-10-01T18:07:00Z" w16du:dateUtc="2026-10-02T01:07:00Z">
        <w:r>
          <w:delText xml:space="preserve">apply </w:delText>
        </w:r>
      </w:del>
      <w:r>
        <w:t>to toxicology studies</w:t>
      </w:r>
      <w:del w:id="539" w:author="OpenAI" w:date="2026-10-01T18:07:00Z" w16du:dateUtc="2026-10-02T01:07:00Z">
        <w:r>
          <w:delText>.</w:delText>
        </w:r>
      </w:del>
      <w:ins w:id="540" w:author="OpenAI" w:date="2026-10-01T18:07:00Z" w16du:dateUtc="2026-10-02T01:07:00Z">
        <w:r>
          <w:t xml:space="preserve"> or the overall development program.</w:t>
        </w:r>
      </w:ins>
      <w:r>
        <w:t xml:space="preserve"> FIH = first-in-human; PBPK = physiologically based pharmacokinetics</w:t>
      </w:r>
      <w:del w:id="541" w:author="OpenAI" w:date="2026-10-01T18:07:00Z" w16du:dateUtc="2026-10-02T01:07:00Z">
        <w:r>
          <w:delText>. Figure generated with GPT-5.5</w:delText>
        </w:r>
      </w:del>
      <w:r>
        <w:t>.</w:t>
      </w:r>
    </w:p>
    <w:p w:rsidR="007D60AC" w:rsidRDefault="007B1B89">
      <w:pPr>
        <w:rPr>
          <w:del w:id="542" w:author="OpenAI" w:date="2026-10-01T18:07:00Z" w16du:dateUtc="2026-10-02T01:07:00Z"/>
        </w:rPr>
      </w:pPr>
      <w:del w:id="543" w:author="OpenAI" w:date="2026-10-01T18:07:00Z" w16du:dateUtc="2026-10-02T01:07:00Z">
        <w:r>
          <w:rPr>
            <w:noProof/>
          </w:rPr>
          <w:drawing>
            <wp:inline distT="0" distB="0" distL="0" distR="0">
              <wp:extent cx="6292850" cy="2901315"/>
              <wp:effectExtent l="0" t="0" r="0" b="0"/>
              <wp:docPr id="7"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pic:cNvPicPr>
                        <a:picLocks noChangeAspect="1" noChangeArrowheads="1"/>
                      </pic:cNvPicPr>
                    </pic:nvPicPr>
                    <pic:blipFill>
                      <a:blip r:embed="rId15"/>
                      <a:stretch>
                        <a:fillRect/>
                      </a:stretch>
                    </pic:blipFill>
                    <pic:spPr bwMode="auto">
                      <a:xfrm>
                        <a:off x="0" y="0"/>
                        <a:ext cx="6292850" cy="2901315"/>
                      </a:xfrm>
                      <a:prstGeom prst="rect">
                        <a:avLst/>
                      </a:prstGeom>
                      <a:noFill/>
                    </pic:spPr>
                  </pic:pic>
                </a:graphicData>
              </a:graphic>
            </wp:inline>
          </w:drawing>
        </w:r>
      </w:del>
    </w:p>
    <w:p w:rsidR="007D60AC" w:rsidRDefault="007B1B89">
      <w:pPr>
        <w:spacing w:after="0" w:line="240" w:lineRule="auto"/>
        <w:jc w:val="left"/>
        <w:rPr>
          <w:del w:id="544" w:author="OpenAI" w:date="2026-10-01T18:07:00Z" w16du:dateUtc="2026-10-02T01:07:00Z"/>
          <w:rFonts w:asciiTheme="majorHAnsi" w:eastAsiaTheme="majorEastAsia" w:hAnsiTheme="majorHAnsi" w:cstheme="majorBidi"/>
          <w:b/>
          <w:sz w:val="40"/>
          <w:szCs w:val="40"/>
        </w:rPr>
      </w:pPr>
      <w:del w:id="545" w:author="OpenAI" w:date="2026-10-01T18:07:00Z" w16du:dateUtc="2026-10-02T01:07:00Z">
        <w:r>
          <w:br w:type="page"/>
        </w:r>
      </w:del>
    </w:p>
    <w:p w:rsidR="001425FF" w:rsidRDefault="007B1B89">
      <w:pPr>
        <w:rPr>
          <w:ins w:id="546" w:author="OpenAI" w:date="2026-10-01T18:07:00Z" w16du:dateUtc="2026-10-02T01:07:00Z"/>
        </w:rPr>
      </w:pPr>
      <w:ins w:id="547" w:author="OpenAI" w:date="2026-10-01T18:07:00Z" w16du:dateUtc="2026-10-02T01:07:00Z">
        <w:r>
          <w:rPr>
            <w:noProof/>
          </w:rPr>
          <w:drawing>
            <wp:inline distT="0" distB="0" distL="0" distR="0">
              <wp:extent cx="6753860" cy="3600450"/>
              <wp:effectExtent l="0" t="0" r="0" b="0"/>
              <wp:docPr id="4"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
                      <pic:cNvPicPr>
                        <a:picLocks noChangeAspect="1" noChangeArrowheads="1"/>
                      </pic:cNvPicPr>
                    </pic:nvPicPr>
                    <pic:blipFill>
                      <a:blip r:embed="rId16"/>
                      <a:srcRect l="1430" t="2370" r="1630" b="5774"/>
                      <a:stretch>
                        <a:fillRect/>
                      </a:stretch>
                    </pic:blipFill>
                    <pic:spPr bwMode="auto">
                      <a:xfrm>
                        <a:off x="0" y="0"/>
                        <a:ext cx="6753860" cy="3600450"/>
                      </a:xfrm>
                      <a:prstGeom prst="rect">
                        <a:avLst/>
                      </a:prstGeom>
                      <a:noFill/>
                    </pic:spPr>
                  </pic:pic>
                </a:graphicData>
              </a:graphic>
            </wp:inline>
          </w:drawing>
        </w:r>
      </w:ins>
    </w:p>
    <w:p w:rsidR="001425FF" w:rsidRDefault="007B1B89">
      <w:pPr>
        <w:rPr>
          <w:ins w:id="548" w:author="OpenAI" w:date="2026-10-01T18:07:00Z" w16du:dateUtc="2026-10-02T01:07:00Z"/>
          <w:b/>
        </w:rPr>
      </w:pPr>
      <w:ins w:id="549" w:author="OpenAI" w:date="2026-10-01T18:07:00Z" w16du:dateUtc="2026-10-02T01:07:00Z">
        <w:r>
          <w:br w:type="page"/>
        </w:r>
      </w:ins>
    </w:p>
    <w:p w:rsidR="001425FF" w:rsidRDefault="007B1B89">
      <w:pPr>
        <w:keepNext/>
        <w:rPr>
          <w:ins w:id="550" w:author="OpenAI" w:date="2026-10-01T18:07:00Z" w16du:dateUtc="2026-10-02T01:07:00Z"/>
          <w:sz w:val="22"/>
          <w:szCs w:val="22"/>
        </w:rPr>
      </w:pPr>
      <w:ins w:id="551" w:author="OpenAI" w:date="2026-10-01T18:07:00Z" w16du:dateUtc="2026-10-02T01:07:00Z">
        <w:r>
          <w:rPr>
            <w:b/>
            <w:bCs/>
            <w:sz w:val="22"/>
            <w:szCs w:val="22"/>
          </w:rPr>
          <w:t xml:space="preserve">Table 1. </w:t>
        </w:r>
        <w:r>
          <w:rPr>
            <w:b/>
            <w:sz w:val="22"/>
            <w:szCs w:val="22"/>
          </w:rPr>
          <w:t>RMSE by study design using the nominal typical subject as reference.</w:t>
        </w:r>
      </w:ins>
    </w:p>
    <w:tbl>
      <w:tblPr>
        <w:tblStyle w:val="TableGrid"/>
        <w:tblW w:w="9358" w:type="dxa"/>
        <w:jc w:val="center"/>
        <w:tblInd w:w="0" w:type="dxa"/>
        <w:tblLayout w:type="fixed"/>
        <w:tblCellMar>
          <w:top w:w="55" w:type="dxa"/>
          <w:left w:w="45" w:type="dxa"/>
          <w:bottom w:w="55" w:type="dxa"/>
          <w:right w:w="45" w:type="dxa"/>
        </w:tblCellMar>
        <w:tblLook w:val="04A0" w:firstRow="1" w:lastRow="0" w:firstColumn="1" w:lastColumn="0" w:noHBand="0" w:noVBand="1"/>
      </w:tblPr>
      <w:tblGrid>
        <w:gridCol w:w="1095"/>
        <w:gridCol w:w="1305"/>
        <w:gridCol w:w="996"/>
        <w:gridCol w:w="1904"/>
        <w:gridCol w:w="1856"/>
        <w:gridCol w:w="2202"/>
      </w:tblGrid>
      <w:tr w:rsidR="001425FF" w:rsidTr="001425FF">
        <w:trPr>
          <w:cantSplit/>
          <w:tblHeader/>
          <w:jc w:val="center"/>
          <w:ins w:id="552" w:author="OpenAI" w:date="2026-10-01T18:07:00Z" w16du:dateUtc="2026-10-02T01:07:00Z"/>
        </w:trPr>
        <w:tc>
          <w:tcPr>
            <w:tcW w:w="1095" w:type="dxa"/>
            <w:vMerge w:val="restart"/>
            <w:tcBorders>
              <w:top w:val="single" w:sz="6" w:space="0" w:color="000000"/>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553" w:author="OpenAI" w:date="2026-10-01T18:07:00Z" w16du:dateUtc="2026-10-02T01:07:00Z"/>
                <w:color w:val="000000"/>
                <w:sz w:val="22"/>
                <w:szCs w:val="22"/>
              </w:rPr>
            </w:pPr>
            <w:ins w:id="554" w:author="OpenAI" w:date="2026-10-01T18:07:00Z" w16du:dateUtc="2026-10-02T01:07:00Z">
              <w:r>
                <w:rPr>
                  <w:b/>
                  <w:color w:val="000000"/>
                  <w:sz w:val="22"/>
                  <w:szCs w:val="22"/>
                </w:rPr>
                <w:t>Dose groups</w:t>
              </w:r>
            </w:ins>
          </w:p>
        </w:tc>
        <w:tc>
          <w:tcPr>
            <w:tcW w:w="1305" w:type="dxa"/>
            <w:vMerge w:val="restart"/>
            <w:tcBorders>
              <w:top w:val="single" w:sz="6" w:space="0" w:color="000000"/>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555" w:author="OpenAI" w:date="2026-10-01T18:07:00Z" w16du:dateUtc="2026-10-02T01:07:00Z"/>
                <w:color w:val="000000"/>
                <w:sz w:val="22"/>
                <w:szCs w:val="22"/>
              </w:rPr>
            </w:pPr>
            <w:ins w:id="556" w:author="OpenAI" w:date="2026-10-01T18:07:00Z" w16du:dateUtc="2026-10-02T01:07:00Z">
              <w:r>
                <w:rPr>
                  <w:b/>
                  <w:color w:val="000000"/>
                  <w:sz w:val="22"/>
                  <w:szCs w:val="22"/>
                </w:rPr>
                <w:t>Monkeys per group</w:t>
              </w:r>
            </w:ins>
          </w:p>
        </w:tc>
        <w:tc>
          <w:tcPr>
            <w:tcW w:w="996" w:type="dxa"/>
            <w:vMerge w:val="restart"/>
            <w:tcBorders>
              <w:top w:val="single" w:sz="6" w:space="0" w:color="000000"/>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557" w:author="OpenAI" w:date="2026-10-01T18:07:00Z" w16du:dateUtc="2026-10-02T01:07:00Z"/>
                <w:color w:val="000000"/>
                <w:sz w:val="22"/>
                <w:szCs w:val="22"/>
              </w:rPr>
            </w:pPr>
            <w:ins w:id="558" w:author="OpenAI" w:date="2026-10-01T18:07:00Z" w16du:dateUtc="2026-10-02T01:07:00Z">
              <w:r>
                <w:rPr>
                  <w:b/>
                  <w:color w:val="000000"/>
                  <w:sz w:val="22"/>
                  <w:szCs w:val="22"/>
                </w:rPr>
                <w:t>Total animals</w:t>
              </w:r>
            </w:ins>
          </w:p>
        </w:tc>
        <w:tc>
          <w:tcPr>
            <w:tcW w:w="5962" w:type="dxa"/>
            <w:gridSpan w:val="3"/>
            <w:tcBorders>
              <w:top w:val="single" w:sz="6" w:space="0" w:color="000000"/>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559" w:author="OpenAI" w:date="2026-10-01T18:07:00Z" w16du:dateUtc="2026-10-02T01:07:00Z"/>
                <w:color w:val="000000"/>
                <w:sz w:val="22"/>
                <w:szCs w:val="22"/>
              </w:rPr>
            </w:pPr>
            <w:ins w:id="560" w:author="OpenAI" w:date="2026-10-01T18:07:00Z" w16du:dateUtc="2026-10-02T01:07:00Z">
              <w:r>
                <w:rPr>
                  <w:b/>
                  <w:color w:val="000000"/>
                  <w:sz w:val="22"/>
                  <w:szCs w:val="22"/>
                </w:rPr>
                <w:t>RMSE, mean (range), %</w:t>
              </w:r>
            </w:ins>
          </w:p>
        </w:tc>
      </w:tr>
      <w:tr w:rsidR="001425FF" w:rsidTr="001425FF">
        <w:trPr>
          <w:cantSplit/>
          <w:tblHeader/>
          <w:jc w:val="center"/>
          <w:ins w:id="561" w:author="OpenAI" w:date="2026-10-01T18:07:00Z" w16du:dateUtc="2026-10-02T01:07:00Z"/>
        </w:trPr>
        <w:tc>
          <w:tcPr>
            <w:tcW w:w="1095" w:type="dxa"/>
            <w:vMerge/>
            <w:tcBorders>
              <w:left w:val="single" w:sz="6" w:space="0" w:color="000000"/>
              <w:bottom w:val="single" w:sz="6" w:space="0" w:color="000000"/>
            </w:tcBorders>
          </w:tcPr>
          <w:p w:rsidR="001425FF" w:rsidRDefault="001425FF">
            <w:pPr>
              <w:rPr>
                <w:ins w:id="562" w:author="OpenAI" w:date="2026-10-01T18:07:00Z" w16du:dateUtc="2026-10-02T01:07:00Z"/>
                <w:color w:val="000000"/>
                <w:sz w:val="22"/>
                <w:szCs w:val="22"/>
              </w:rPr>
            </w:pPr>
          </w:p>
        </w:tc>
        <w:tc>
          <w:tcPr>
            <w:tcW w:w="1305" w:type="dxa"/>
            <w:vMerge/>
            <w:tcBorders>
              <w:left w:val="single" w:sz="6" w:space="0" w:color="000000"/>
              <w:bottom w:val="single" w:sz="6" w:space="0" w:color="000000"/>
            </w:tcBorders>
          </w:tcPr>
          <w:p w:rsidR="001425FF" w:rsidRDefault="001425FF">
            <w:pPr>
              <w:rPr>
                <w:ins w:id="563" w:author="OpenAI" w:date="2026-10-01T18:07:00Z" w16du:dateUtc="2026-10-02T01:07:00Z"/>
                <w:color w:val="000000"/>
                <w:sz w:val="22"/>
                <w:szCs w:val="22"/>
              </w:rPr>
            </w:pPr>
          </w:p>
        </w:tc>
        <w:tc>
          <w:tcPr>
            <w:tcW w:w="996" w:type="dxa"/>
            <w:vMerge/>
            <w:tcBorders>
              <w:left w:val="single" w:sz="6" w:space="0" w:color="000000"/>
              <w:bottom w:val="single" w:sz="6" w:space="0" w:color="000000"/>
            </w:tcBorders>
          </w:tcPr>
          <w:p w:rsidR="001425FF" w:rsidRDefault="001425FF">
            <w:pPr>
              <w:rPr>
                <w:ins w:id="564" w:author="OpenAI" w:date="2026-10-01T18:07:00Z" w16du:dateUtc="2026-10-02T01:07:00Z"/>
                <w:color w:val="000000"/>
                <w:sz w:val="22"/>
                <w:szCs w:val="22"/>
              </w:rPr>
            </w:pPr>
          </w:p>
        </w:tc>
        <w:tc>
          <w:tcPr>
            <w:tcW w:w="1904" w:type="dxa"/>
            <w:tcBorders>
              <w:top w:val="single" w:sz="4" w:space="0" w:color="D9D9D9"/>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565" w:author="OpenAI" w:date="2026-10-01T18:07:00Z" w16du:dateUtc="2026-10-02T01:07:00Z"/>
                <w:color w:val="000000"/>
                <w:sz w:val="22"/>
                <w:szCs w:val="22"/>
              </w:rPr>
            </w:pPr>
            <w:ins w:id="566" w:author="OpenAI" w:date="2026-10-01T18:07:00Z" w16du:dateUtc="2026-10-02T01:07:00Z">
              <w:r>
                <w:rPr>
                  <w:b/>
                  <w:color w:val="000000"/>
                  <w:sz w:val="22"/>
                  <w:szCs w:val="22"/>
                </w:rPr>
                <w:t>AUC0-28d</w:t>
              </w:r>
            </w:ins>
          </w:p>
        </w:tc>
        <w:tc>
          <w:tcPr>
            <w:tcW w:w="1856" w:type="dxa"/>
            <w:tcBorders>
              <w:top w:val="single" w:sz="4" w:space="0" w:color="D9D9D9"/>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567" w:author="OpenAI" w:date="2026-10-01T18:07:00Z" w16du:dateUtc="2026-10-02T01:07:00Z"/>
                <w:color w:val="000000"/>
                <w:sz w:val="22"/>
                <w:szCs w:val="22"/>
              </w:rPr>
            </w:pPr>
            <w:ins w:id="568" w:author="OpenAI" w:date="2026-10-01T18:07:00Z" w16du:dateUtc="2026-10-02T01:07:00Z">
              <w:r>
                <w:rPr>
                  <w:b/>
                  <w:color w:val="000000"/>
                  <w:sz w:val="22"/>
                  <w:szCs w:val="22"/>
                </w:rPr>
                <w:t>Cmax</w:t>
              </w:r>
            </w:ins>
          </w:p>
        </w:tc>
        <w:tc>
          <w:tcPr>
            <w:tcW w:w="2202" w:type="dxa"/>
            <w:tcBorders>
              <w:top w:val="single" w:sz="4" w:space="0" w:color="D9D9D9"/>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569" w:author="OpenAI" w:date="2026-10-01T18:07:00Z" w16du:dateUtc="2026-10-02T01:07:00Z"/>
                <w:color w:val="000000"/>
                <w:sz w:val="22"/>
                <w:szCs w:val="22"/>
              </w:rPr>
            </w:pPr>
            <w:ins w:id="570" w:author="OpenAI" w:date="2026-10-01T18:07:00Z" w16du:dateUtc="2026-10-02T01:07:00Z">
              <w:r>
                <w:rPr>
                  <w:b/>
                  <w:color w:val="000000"/>
                  <w:sz w:val="22"/>
                  <w:szCs w:val="22"/>
                </w:rPr>
                <w:t>Clearance</w:t>
              </w:r>
            </w:ins>
          </w:p>
        </w:tc>
      </w:tr>
      <w:tr w:rsidR="001425FF" w:rsidTr="001425FF">
        <w:trPr>
          <w:cantSplit/>
          <w:jc w:val="center"/>
          <w:ins w:id="571" w:author="OpenAI" w:date="2026-10-01T18:07:00Z" w16du:dateUtc="2026-10-02T01:07:00Z"/>
        </w:trPr>
        <w:tc>
          <w:tcPr>
            <w:tcW w:w="1095" w:type="dxa"/>
            <w:tcBorders>
              <w:top w:val="single" w:sz="4" w:space="0" w:color="D9D9D9"/>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572" w:author="OpenAI" w:date="2026-10-01T18:07:00Z" w16du:dateUtc="2026-10-02T01:07:00Z"/>
                <w:color w:val="000000"/>
                <w:sz w:val="22"/>
                <w:szCs w:val="22"/>
              </w:rPr>
            </w:pPr>
            <w:ins w:id="573" w:author="OpenAI" w:date="2026-10-01T18:07:00Z" w16du:dateUtc="2026-10-02T01:07:00Z">
              <w:r>
                <w:rPr>
                  <w:color w:val="000000"/>
                  <w:sz w:val="22"/>
                  <w:szCs w:val="22"/>
                </w:rPr>
                <w:t>2</w:t>
              </w:r>
            </w:ins>
          </w:p>
        </w:tc>
        <w:tc>
          <w:tcPr>
            <w:tcW w:w="1305" w:type="dxa"/>
            <w:tcBorders>
              <w:top w:val="single" w:sz="4" w:space="0" w:color="D9D9D9"/>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574" w:author="OpenAI" w:date="2026-10-01T18:07:00Z" w16du:dateUtc="2026-10-02T01:07:00Z"/>
                <w:color w:val="000000"/>
                <w:sz w:val="22"/>
                <w:szCs w:val="22"/>
              </w:rPr>
            </w:pPr>
            <w:ins w:id="575" w:author="OpenAI" w:date="2026-10-01T18:07:00Z" w16du:dateUtc="2026-10-02T01:07:00Z">
              <w:r>
                <w:rPr>
                  <w:color w:val="000000"/>
                  <w:sz w:val="22"/>
                  <w:szCs w:val="22"/>
                </w:rPr>
                <w:t>2</w:t>
              </w:r>
            </w:ins>
          </w:p>
        </w:tc>
        <w:tc>
          <w:tcPr>
            <w:tcW w:w="996" w:type="dxa"/>
            <w:tcBorders>
              <w:top w:val="single" w:sz="4" w:space="0" w:color="D9D9D9"/>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576" w:author="OpenAI" w:date="2026-10-01T18:07:00Z" w16du:dateUtc="2026-10-02T01:07:00Z"/>
                <w:color w:val="000000"/>
                <w:sz w:val="22"/>
                <w:szCs w:val="22"/>
              </w:rPr>
            </w:pPr>
            <w:ins w:id="577" w:author="OpenAI" w:date="2026-10-01T18:07:00Z" w16du:dateUtc="2026-10-02T01:07:00Z">
              <w:r>
                <w:rPr>
                  <w:color w:val="000000"/>
                  <w:sz w:val="22"/>
                  <w:szCs w:val="22"/>
                </w:rPr>
                <w:t>4</w:t>
              </w:r>
            </w:ins>
          </w:p>
        </w:tc>
        <w:tc>
          <w:tcPr>
            <w:tcW w:w="1904" w:type="dxa"/>
            <w:tcBorders>
              <w:top w:val="single" w:sz="4" w:space="0" w:color="D9D9D9"/>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578" w:author="OpenAI" w:date="2026-10-01T18:07:00Z" w16du:dateUtc="2026-10-02T01:07:00Z"/>
                <w:color w:val="000000"/>
                <w:sz w:val="22"/>
                <w:szCs w:val="22"/>
              </w:rPr>
            </w:pPr>
            <w:ins w:id="579" w:author="OpenAI" w:date="2026-10-01T18:07:00Z" w16du:dateUtc="2026-10-02T01:07:00Z">
              <w:r>
                <w:rPr>
                  <w:color w:val="000000"/>
                  <w:sz w:val="22"/>
                  <w:szCs w:val="22"/>
                </w:rPr>
                <w:t>29.0 (19.1-36.9)</w:t>
              </w:r>
            </w:ins>
          </w:p>
        </w:tc>
        <w:tc>
          <w:tcPr>
            <w:tcW w:w="1856" w:type="dxa"/>
            <w:tcBorders>
              <w:top w:val="single" w:sz="4" w:space="0" w:color="D9D9D9"/>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580" w:author="OpenAI" w:date="2026-10-01T18:07:00Z" w16du:dateUtc="2026-10-02T01:07:00Z"/>
                <w:color w:val="000000"/>
                <w:sz w:val="22"/>
                <w:szCs w:val="22"/>
              </w:rPr>
            </w:pPr>
            <w:ins w:id="581" w:author="OpenAI" w:date="2026-10-01T18:07:00Z" w16du:dateUtc="2026-10-02T01:07:00Z">
              <w:r>
                <w:rPr>
                  <w:color w:val="000000"/>
                  <w:sz w:val="22"/>
                  <w:szCs w:val="22"/>
                </w:rPr>
                <w:t>17.4 (15.4-18.6)</w:t>
              </w:r>
            </w:ins>
          </w:p>
        </w:tc>
        <w:tc>
          <w:tcPr>
            <w:tcW w:w="2202" w:type="dxa"/>
            <w:tcBorders>
              <w:top w:val="single" w:sz="4" w:space="0" w:color="D9D9D9"/>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582" w:author="OpenAI" w:date="2026-10-01T18:07:00Z" w16du:dateUtc="2026-10-02T01:07:00Z"/>
                <w:color w:val="000000"/>
                <w:sz w:val="22"/>
                <w:szCs w:val="22"/>
              </w:rPr>
            </w:pPr>
            <w:ins w:id="583" w:author="OpenAI" w:date="2026-10-01T18:07:00Z" w16du:dateUtc="2026-10-02T01:07:00Z">
              <w:r>
                <w:rPr>
                  <w:color w:val="000000"/>
                  <w:sz w:val="22"/>
                  <w:szCs w:val="22"/>
                </w:rPr>
                <w:t>34.6 (19.3-51.0)</w:t>
              </w:r>
            </w:ins>
          </w:p>
        </w:tc>
      </w:tr>
      <w:tr w:rsidR="001425FF" w:rsidTr="001425FF">
        <w:trPr>
          <w:cantSplit/>
          <w:jc w:val="center"/>
          <w:ins w:id="584" w:author="OpenAI" w:date="2026-10-01T18:07:00Z" w16du:dateUtc="2026-10-02T01:07:00Z"/>
        </w:trPr>
        <w:tc>
          <w:tcPr>
            <w:tcW w:w="1095" w:type="dxa"/>
            <w:tcBorders>
              <w:top w:val="single" w:sz="4" w:space="0" w:color="D9D9D9"/>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585" w:author="OpenAI" w:date="2026-10-01T18:07:00Z" w16du:dateUtc="2026-10-02T01:07:00Z"/>
                <w:color w:val="000000"/>
                <w:sz w:val="22"/>
                <w:szCs w:val="22"/>
              </w:rPr>
            </w:pPr>
            <w:ins w:id="586" w:author="OpenAI" w:date="2026-10-01T18:07:00Z" w16du:dateUtc="2026-10-02T01:07:00Z">
              <w:r>
                <w:rPr>
                  <w:color w:val="000000"/>
                  <w:sz w:val="22"/>
                  <w:szCs w:val="22"/>
                </w:rPr>
                <w:t>2</w:t>
              </w:r>
            </w:ins>
          </w:p>
        </w:tc>
        <w:tc>
          <w:tcPr>
            <w:tcW w:w="1305" w:type="dxa"/>
            <w:tcBorders>
              <w:top w:val="single" w:sz="4" w:space="0" w:color="D9D9D9"/>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587" w:author="OpenAI" w:date="2026-10-01T18:07:00Z" w16du:dateUtc="2026-10-02T01:07:00Z"/>
                <w:color w:val="000000"/>
                <w:sz w:val="22"/>
                <w:szCs w:val="22"/>
              </w:rPr>
            </w:pPr>
            <w:ins w:id="588" w:author="OpenAI" w:date="2026-10-01T18:07:00Z" w16du:dateUtc="2026-10-02T01:07:00Z">
              <w:r>
                <w:rPr>
                  <w:color w:val="000000"/>
                  <w:sz w:val="22"/>
                  <w:szCs w:val="22"/>
                </w:rPr>
                <w:t>3</w:t>
              </w:r>
            </w:ins>
          </w:p>
        </w:tc>
        <w:tc>
          <w:tcPr>
            <w:tcW w:w="996" w:type="dxa"/>
            <w:tcBorders>
              <w:top w:val="single" w:sz="4" w:space="0" w:color="D9D9D9"/>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589" w:author="OpenAI" w:date="2026-10-01T18:07:00Z" w16du:dateUtc="2026-10-02T01:07:00Z"/>
                <w:color w:val="000000"/>
                <w:sz w:val="22"/>
                <w:szCs w:val="22"/>
              </w:rPr>
            </w:pPr>
            <w:ins w:id="590" w:author="OpenAI" w:date="2026-10-01T18:07:00Z" w16du:dateUtc="2026-10-02T01:07:00Z">
              <w:r>
                <w:rPr>
                  <w:color w:val="000000"/>
                  <w:sz w:val="22"/>
                  <w:szCs w:val="22"/>
                </w:rPr>
                <w:t>6</w:t>
              </w:r>
            </w:ins>
          </w:p>
        </w:tc>
        <w:tc>
          <w:tcPr>
            <w:tcW w:w="1904" w:type="dxa"/>
            <w:tcBorders>
              <w:top w:val="single" w:sz="4" w:space="0" w:color="D9D9D9"/>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591" w:author="OpenAI" w:date="2026-10-01T18:07:00Z" w16du:dateUtc="2026-10-02T01:07:00Z"/>
                <w:color w:val="000000"/>
                <w:sz w:val="22"/>
                <w:szCs w:val="22"/>
              </w:rPr>
            </w:pPr>
            <w:ins w:id="592" w:author="OpenAI" w:date="2026-10-01T18:07:00Z" w16du:dateUtc="2026-10-02T01:07:00Z">
              <w:r>
                <w:rPr>
                  <w:color w:val="000000"/>
                  <w:sz w:val="22"/>
                  <w:szCs w:val="22"/>
                </w:rPr>
                <w:t>28.5 (16.9-37.9)</w:t>
              </w:r>
            </w:ins>
          </w:p>
        </w:tc>
        <w:tc>
          <w:tcPr>
            <w:tcW w:w="1856" w:type="dxa"/>
            <w:tcBorders>
              <w:top w:val="single" w:sz="4" w:space="0" w:color="D9D9D9"/>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593" w:author="OpenAI" w:date="2026-10-01T18:07:00Z" w16du:dateUtc="2026-10-02T01:07:00Z"/>
                <w:color w:val="000000"/>
                <w:sz w:val="22"/>
                <w:szCs w:val="22"/>
              </w:rPr>
            </w:pPr>
            <w:ins w:id="594" w:author="OpenAI" w:date="2026-10-01T18:07:00Z" w16du:dateUtc="2026-10-02T01:07:00Z">
              <w:r>
                <w:rPr>
                  <w:color w:val="000000"/>
                  <w:sz w:val="22"/>
                  <w:szCs w:val="22"/>
                </w:rPr>
                <w:t>15.5 (13.6-17.1)</w:t>
              </w:r>
            </w:ins>
          </w:p>
        </w:tc>
        <w:tc>
          <w:tcPr>
            <w:tcW w:w="2202" w:type="dxa"/>
            <w:tcBorders>
              <w:top w:val="single" w:sz="4" w:space="0" w:color="D9D9D9"/>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595" w:author="OpenAI" w:date="2026-10-01T18:07:00Z" w16du:dateUtc="2026-10-02T01:07:00Z"/>
                <w:color w:val="000000"/>
                <w:sz w:val="22"/>
                <w:szCs w:val="22"/>
              </w:rPr>
            </w:pPr>
            <w:ins w:id="596" w:author="OpenAI" w:date="2026-10-01T18:07:00Z" w16du:dateUtc="2026-10-02T01:07:00Z">
              <w:r>
                <w:rPr>
                  <w:color w:val="000000"/>
                  <w:sz w:val="22"/>
                  <w:szCs w:val="22"/>
                </w:rPr>
                <w:t>34.6 (19.3-51.1)</w:t>
              </w:r>
            </w:ins>
          </w:p>
        </w:tc>
      </w:tr>
      <w:tr w:rsidR="001425FF" w:rsidTr="001425FF">
        <w:trPr>
          <w:cantSplit/>
          <w:jc w:val="center"/>
          <w:ins w:id="597" w:author="OpenAI" w:date="2026-10-01T18:07:00Z" w16du:dateUtc="2026-10-02T01:07:00Z"/>
        </w:trPr>
        <w:tc>
          <w:tcPr>
            <w:tcW w:w="1095" w:type="dxa"/>
            <w:tcBorders>
              <w:top w:val="single" w:sz="4" w:space="0" w:color="D9D9D9"/>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598" w:author="OpenAI" w:date="2026-10-01T18:07:00Z" w16du:dateUtc="2026-10-02T01:07:00Z"/>
                <w:color w:val="000000"/>
                <w:sz w:val="22"/>
                <w:szCs w:val="22"/>
              </w:rPr>
            </w:pPr>
            <w:ins w:id="599" w:author="OpenAI" w:date="2026-10-01T18:07:00Z" w16du:dateUtc="2026-10-02T01:07:00Z">
              <w:r>
                <w:rPr>
                  <w:color w:val="000000"/>
                  <w:sz w:val="22"/>
                  <w:szCs w:val="22"/>
                </w:rPr>
                <w:t>2</w:t>
              </w:r>
            </w:ins>
          </w:p>
        </w:tc>
        <w:tc>
          <w:tcPr>
            <w:tcW w:w="1305" w:type="dxa"/>
            <w:tcBorders>
              <w:top w:val="single" w:sz="4" w:space="0" w:color="D9D9D9"/>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600" w:author="OpenAI" w:date="2026-10-01T18:07:00Z" w16du:dateUtc="2026-10-02T01:07:00Z"/>
                <w:color w:val="000000"/>
                <w:sz w:val="22"/>
                <w:szCs w:val="22"/>
              </w:rPr>
            </w:pPr>
            <w:ins w:id="601" w:author="OpenAI" w:date="2026-10-01T18:07:00Z" w16du:dateUtc="2026-10-02T01:07:00Z">
              <w:r>
                <w:rPr>
                  <w:color w:val="000000"/>
                  <w:sz w:val="22"/>
                  <w:szCs w:val="22"/>
                </w:rPr>
                <w:t>6</w:t>
              </w:r>
            </w:ins>
          </w:p>
        </w:tc>
        <w:tc>
          <w:tcPr>
            <w:tcW w:w="996" w:type="dxa"/>
            <w:tcBorders>
              <w:top w:val="single" w:sz="4" w:space="0" w:color="D9D9D9"/>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602" w:author="OpenAI" w:date="2026-10-01T18:07:00Z" w16du:dateUtc="2026-10-02T01:07:00Z"/>
                <w:color w:val="000000"/>
                <w:sz w:val="22"/>
                <w:szCs w:val="22"/>
              </w:rPr>
            </w:pPr>
            <w:ins w:id="603" w:author="OpenAI" w:date="2026-10-01T18:07:00Z" w16du:dateUtc="2026-10-02T01:07:00Z">
              <w:r>
                <w:rPr>
                  <w:color w:val="000000"/>
                  <w:sz w:val="22"/>
                  <w:szCs w:val="22"/>
                </w:rPr>
                <w:t>12</w:t>
              </w:r>
            </w:ins>
          </w:p>
        </w:tc>
        <w:tc>
          <w:tcPr>
            <w:tcW w:w="1904" w:type="dxa"/>
            <w:tcBorders>
              <w:top w:val="single" w:sz="4" w:space="0" w:color="D9D9D9"/>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604" w:author="OpenAI" w:date="2026-10-01T18:07:00Z" w16du:dateUtc="2026-10-02T01:07:00Z"/>
                <w:color w:val="000000"/>
                <w:sz w:val="22"/>
                <w:szCs w:val="22"/>
              </w:rPr>
            </w:pPr>
            <w:ins w:id="605" w:author="OpenAI" w:date="2026-10-01T18:07:00Z" w16du:dateUtc="2026-10-02T01:07:00Z">
              <w:r>
                <w:rPr>
                  <w:color w:val="000000"/>
                  <w:sz w:val="22"/>
                  <w:szCs w:val="22"/>
                </w:rPr>
                <w:t>26.9 (16.6-37.2)</w:t>
              </w:r>
            </w:ins>
          </w:p>
        </w:tc>
        <w:tc>
          <w:tcPr>
            <w:tcW w:w="1856" w:type="dxa"/>
            <w:tcBorders>
              <w:top w:val="single" w:sz="4" w:space="0" w:color="D9D9D9"/>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606" w:author="OpenAI" w:date="2026-10-01T18:07:00Z" w16du:dateUtc="2026-10-02T01:07:00Z"/>
                <w:color w:val="000000"/>
                <w:sz w:val="22"/>
                <w:szCs w:val="22"/>
              </w:rPr>
            </w:pPr>
            <w:ins w:id="607" w:author="OpenAI" w:date="2026-10-01T18:07:00Z" w16du:dateUtc="2026-10-02T01:07:00Z">
              <w:r>
                <w:rPr>
                  <w:color w:val="000000"/>
                  <w:sz w:val="22"/>
                  <w:szCs w:val="22"/>
                </w:rPr>
                <w:t>13.1 (12.0-14.0)</w:t>
              </w:r>
            </w:ins>
          </w:p>
        </w:tc>
        <w:tc>
          <w:tcPr>
            <w:tcW w:w="2202" w:type="dxa"/>
            <w:tcBorders>
              <w:top w:val="single" w:sz="4" w:space="0" w:color="D9D9D9"/>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608" w:author="OpenAI" w:date="2026-10-01T18:07:00Z" w16du:dateUtc="2026-10-02T01:07:00Z"/>
                <w:color w:val="000000"/>
                <w:sz w:val="22"/>
                <w:szCs w:val="22"/>
              </w:rPr>
            </w:pPr>
            <w:ins w:id="609" w:author="OpenAI" w:date="2026-10-01T18:07:00Z" w16du:dateUtc="2026-10-02T01:07:00Z">
              <w:r>
                <w:rPr>
                  <w:color w:val="000000"/>
                  <w:sz w:val="22"/>
                  <w:szCs w:val="22"/>
                </w:rPr>
                <w:t>34.6 (19.3-51.1)</w:t>
              </w:r>
            </w:ins>
          </w:p>
        </w:tc>
      </w:tr>
      <w:tr w:rsidR="001425FF" w:rsidTr="001425FF">
        <w:trPr>
          <w:cantSplit/>
          <w:jc w:val="center"/>
          <w:ins w:id="610" w:author="OpenAI" w:date="2026-10-01T18:07:00Z" w16du:dateUtc="2026-10-02T01:07:00Z"/>
        </w:trPr>
        <w:tc>
          <w:tcPr>
            <w:tcW w:w="1095" w:type="dxa"/>
            <w:tcBorders>
              <w:top w:val="single" w:sz="4" w:space="0" w:color="D9D9D9"/>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611" w:author="OpenAI" w:date="2026-10-01T18:07:00Z" w16du:dateUtc="2026-10-02T01:07:00Z"/>
                <w:color w:val="000000"/>
                <w:sz w:val="22"/>
                <w:szCs w:val="22"/>
              </w:rPr>
            </w:pPr>
            <w:ins w:id="612" w:author="OpenAI" w:date="2026-10-01T18:07:00Z" w16du:dateUtc="2026-10-02T01:07:00Z">
              <w:r>
                <w:rPr>
                  <w:color w:val="000000"/>
                  <w:sz w:val="22"/>
                  <w:szCs w:val="22"/>
                </w:rPr>
                <w:t>3</w:t>
              </w:r>
            </w:ins>
          </w:p>
        </w:tc>
        <w:tc>
          <w:tcPr>
            <w:tcW w:w="1305" w:type="dxa"/>
            <w:tcBorders>
              <w:top w:val="single" w:sz="4" w:space="0" w:color="D9D9D9"/>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613" w:author="OpenAI" w:date="2026-10-01T18:07:00Z" w16du:dateUtc="2026-10-02T01:07:00Z"/>
                <w:color w:val="000000"/>
                <w:sz w:val="22"/>
                <w:szCs w:val="22"/>
              </w:rPr>
            </w:pPr>
            <w:ins w:id="614" w:author="OpenAI" w:date="2026-10-01T18:07:00Z" w16du:dateUtc="2026-10-02T01:07:00Z">
              <w:r>
                <w:rPr>
                  <w:color w:val="000000"/>
                  <w:sz w:val="22"/>
                  <w:szCs w:val="22"/>
                </w:rPr>
                <w:t>2</w:t>
              </w:r>
            </w:ins>
          </w:p>
        </w:tc>
        <w:tc>
          <w:tcPr>
            <w:tcW w:w="996" w:type="dxa"/>
            <w:tcBorders>
              <w:top w:val="single" w:sz="4" w:space="0" w:color="D9D9D9"/>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615" w:author="OpenAI" w:date="2026-10-01T18:07:00Z" w16du:dateUtc="2026-10-02T01:07:00Z"/>
                <w:color w:val="000000"/>
                <w:sz w:val="22"/>
                <w:szCs w:val="22"/>
              </w:rPr>
            </w:pPr>
            <w:ins w:id="616" w:author="OpenAI" w:date="2026-10-01T18:07:00Z" w16du:dateUtc="2026-10-02T01:07:00Z">
              <w:r>
                <w:rPr>
                  <w:color w:val="000000"/>
                  <w:sz w:val="22"/>
                  <w:szCs w:val="22"/>
                </w:rPr>
                <w:t>6</w:t>
              </w:r>
            </w:ins>
          </w:p>
        </w:tc>
        <w:tc>
          <w:tcPr>
            <w:tcW w:w="1904" w:type="dxa"/>
            <w:tcBorders>
              <w:top w:val="single" w:sz="4" w:space="0" w:color="D9D9D9"/>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617" w:author="OpenAI" w:date="2026-10-01T18:07:00Z" w16du:dateUtc="2026-10-02T01:07:00Z"/>
                <w:color w:val="000000"/>
                <w:sz w:val="22"/>
                <w:szCs w:val="22"/>
              </w:rPr>
            </w:pPr>
            <w:ins w:id="618" w:author="OpenAI" w:date="2026-10-01T18:07:00Z" w16du:dateUtc="2026-10-02T01:07:00Z">
              <w:r>
                <w:rPr>
                  <w:color w:val="000000"/>
                  <w:sz w:val="22"/>
                  <w:szCs w:val="22"/>
                </w:rPr>
                <w:t>29.6 (19.1-41.2)</w:t>
              </w:r>
            </w:ins>
          </w:p>
        </w:tc>
        <w:tc>
          <w:tcPr>
            <w:tcW w:w="1856" w:type="dxa"/>
            <w:tcBorders>
              <w:top w:val="single" w:sz="4" w:space="0" w:color="D9D9D9"/>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619" w:author="OpenAI" w:date="2026-10-01T18:07:00Z" w16du:dateUtc="2026-10-02T01:07:00Z"/>
                <w:color w:val="000000"/>
                <w:sz w:val="22"/>
                <w:szCs w:val="22"/>
              </w:rPr>
            </w:pPr>
            <w:ins w:id="620" w:author="OpenAI" w:date="2026-10-01T18:07:00Z" w16du:dateUtc="2026-10-02T01:07:00Z">
              <w:r>
                <w:rPr>
                  <w:color w:val="000000"/>
                  <w:sz w:val="22"/>
                  <w:szCs w:val="22"/>
                </w:rPr>
                <w:t>17.5 (15.4-18.6)</w:t>
              </w:r>
            </w:ins>
          </w:p>
        </w:tc>
        <w:tc>
          <w:tcPr>
            <w:tcW w:w="2202" w:type="dxa"/>
            <w:tcBorders>
              <w:top w:val="single" w:sz="4" w:space="0" w:color="D9D9D9"/>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621" w:author="OpenAI" w:date="2026-10-01T18:07:00Z" w16du:dateUtc="2026-10-02T01:07:00Z"/>
                <w:color w:val="000000"/>
                <w:sz w:val="22"/>
                <w:szCs w:val="22"/>
              </w:rPr>
            </w:pPr>
            <w:ins w:id="622" w:author="OpenAI" w:date="2026-10-01T18:07:00Z" w16du:dateUtc="2026-10-02T01:07:00Z">
              <w:r>
                <w:rPr>
                  <w:color w:val="000000"/>
                  <w:sz w:val="22"/>
                  <w:szCs w:val="22"/>
                </w:rPr>
                <w:t>34.5 (19.2-51.0)</w:t>
              </w:r>
            </w:ins>
          </w:p>
        </w:tc>
      </w:tr>
      <w:tr w:rsidR="001425FF" w:rsidTr="001425FF">
        <w:trPr>
          <w:cantSplit/>
          <w:jc w:val="center"/>
          <w:ins w:id="623" w:author="OpenAI" w:date="2026-10-01T18:07:00Z" w16du:dateUtc="2026-10-02T01:07:00Z"/>
        </w:trPr>
        <w:tc>
          <w:tcPr>
            <w:tcW w:w="1095" w:type="dxa"/>
            <w:tcBorders>
              <w:top w:val="single" w:sz="4" w:space="0" w:color="D9D9D9"/>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624" w:author="OpenAI" w:date="2026-10-01T18:07:00Z" w16du:dateUtc="2026-10-02T01:07:00Z"/>
                <w:color w:val="000000"/>
                <w:sz w:val="22"/>
                <w:szCs w:val="22"/>
              </w:rPr>
            </w:pPr>
            <w:ins w:id="625" w:author="OpenAI" w:date="2026-10-01T18:07:00Z" w16du:dateUtc="2026-10-02T01:07:00Z">
              <w:r>
                <w:rPr>
                  <w:color w:val="000000"/>
                  <w:sz w:val="22"/>
                  <w:szCs w:val="22"/>
                </w:rPr>
                <w:t>3</w:t>
              </w:r>
            </w:ins>
          </w:p>
        </w:tc>
        <w:tc>
          <w:tcPr>
            <w:tcW w:w="1305" w:type="dxa"/>
            <w:tcBorders>
              <w:top w:val="single" w:sz="4" w:space="0" w:color="D9D9D9"/>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626" w:author="OpenAI" w:date="2026-10-01T18:07:00Z" w16du:dateUtc="2026-10-02T01:07:00Z"/>
                <w:color w:val="000000"/>
                <w:sz w:val="22"/>
                <w:szCs w:val="22"/>
              </w:rPr>
            </w:pPr>
            <w:ins w:id="627" w:author="OpenAI" w:date="2026-10-01T18:07:00Z" w16du:dateUtc="2026-10-02T01:07:00Z">
              <w:r>
                <w:rPr>
                  <w:color w:val="000000"/>
                  <w:sz w:val="22"/>
                  <w:szCs w:val="22"/>
                </w:rPr>
                <w:t>3</w:t>
              </w:r>
            </w:ins>
          </w:p>
        </w:tc>
        <w:tc>
          <w:tcPr>
            <w:tcW w:w="996" w:type="dxa"/>
            <w:tcBorders>
              <w:top w:val="single" w:sz="4" w:space="0" w:color="D9D9D9"/>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628" w:author="OpenAI" w:date="2026-10-01T18:07:00Z" w16du:dateUtc="2026-10-02T01:07:00Z"/>
                <w:color w:val="000000"/>
                <w:sz w:val="22"/>
                <w:szCs w:val="22"/>
              </w:rPr>
            </w:pPr>
            <w:ins w:id="629" w:author="OpenAI" w:date="2026-10-01T18:07:00Z" w16du:dateUtc="2026-10-02T01:07:00Z">
              <w:r>
                <w:rPr>
                  <w:color w:val="000000"/>
                  <w:sz w:val="22"/>
                  <w:szCs w:val="22"/>
                </w:rPr>
                <w:t>9</w:t>
              </w:r>
            </w:ins>
          </w:p>
        </w:tc>
        <w:tc>
          <w:tcPr>
            <w:tcW w:w="1904" w:type="dxa"/>
            <w:tcBorders>
              <w:top w:val="single" w:sz="4" w:space="0" w:color="D9D9D9"/>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630" w:author="OpenAI" w:date="2026-10-01T18:07:00Z" w16du:dateUtc="2026-10-02T01:07:00Z"/>
                <w:color w:val="000000"/>
                <w:sz w:val="22"/>
                <w:szCs w:val="22"/>
              </w:rPr>
            </w:pPr>
            <w:ins w:id="631" w:author="OpenAI" w:date="2026-10-01T18:07:00Z" w16du:dateUtc="2026-10-02T01:07:00Z">
              <w:r>
                <w:rPr>
                  <w:color w:val="000000"/>
                  <w:sz w:val="22"/>
                  <w:szCs w:val="22"/>
                </w:rPr>
                <w:t>28.6 (16.9-37.9)</w:t>
              </w:r>
            </w:ins>
          </w:p>
        </w:tc>
        <w:tc>
          <w:tcPr>
            <w:tcW w:w="1856" w:type="dxa"/>
            <w:tcBorders>
              <w:top w:val="single" w:sz="4" w:space="0" w:color="D9D9D9"/>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632" w:author="OpenAI" w:date="2026-10-01T18:07:00Z" w16du:dateUtc="2026-10-02T01:07:00Z"/>
                <w:color w:val="000000"/>
                <w:sz w:val="22"/>
                <w:szCs w:val="22"/>
              </w:rPr>
            </w:pPr>
            <w:ins w:id="633" w:author="OpenAI" w:date="2026-10-01T18:07:00Z" w16du:dateUtc="2026-10-02T01:07:00Z">
              <w:r>
                <w:rPr>
                  <w:color w:val="000000"/>
                  <w:sz w:val="22"/>
                  <w:szCs w:val="22"/>
                </w:rPr>
                <w:t>15.6 (13.6-17.1)</w:t>
              </w:r>
            </w:ins>
          </w:p>
        </w:tc>
        <w:tc>
          <w:tcPr>
            <w:tcW w:w="2202" w:type="dxa"/>
            <w:tcBorders>
              <w:top w:val="single" w:sz="4" w:space="0" w:color="D9D9D9"/>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634" w:author="OpenAI" w:date="2026-10-01T18:07:00Z" w16du:dateUtc="2026-10-02T01:07:00Z"/>
                <w:color w:val="000000"/>
                <w:sz w:val="22"/>
                <w:szCs w:val="22"/>
              </w:rPr>
            </w:pPr>
            <w:ins w:id="635" w:author="OpenAI" w:date="2026-10-01T18:07:00Z" w16du:dateUtc="2026-10-02T01:07:00Z">
              <w:r>
                <w:rPr>
                  <w:color w:val="000000"/>
                  <w:sz w:val="22"/>
                  <w:szCs w:val="22"/>
                </w:rPr>
                <w:t>34.5 (19.2-51.1)</w:t>
              </w:r>
            </w:ins>
          </w:p>
        </w:tc>
      </w:tr>
      <w:tr w:rsidR="001425FF" w:rsidTr="001425FF">
        <w:trPr>
          <w:cantSplit/>
          <w:jc w:val="center"/>
          <w:ins w:id="636" w:author="OpenAI" w:date="2026-10-01T18:07:00Z" w16du:dateUtc="2026-10-02T01:07:00Z"/>
        </w:trPr>
        <w:tc>
          <w:tcPr>
            <w:tcW w:w="1095" w:type="dxa"/>
            <w:tcBorders>
              <w:top w:val="single" w:sz="4" w:space="0" w:color="D9D9D9"/>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637" w:author="OpenAI" w:date="2026-10-01T18:07:00Z" w16du:dateUtc="2026-10-02T01:07:00Z"/>
                <w:color w:val="000000"/>
                <w:sz w:val="22"/>
                <w:szCs w:val="22"/>
              </w:rPr>
            </w:pPr>
            <w:ins w:id="638" w:author="OpenAI" w:date="2026-10-01T18:07:00Z" w16du:dateUtc="2026-10-02T01:07:00Z">
              <w:r>
                <w:rPr>
                  <w:color w:val="000000"/>
                  <w:sz w:val="22"/>
                  <w:szCs w:val="22"/>
                </w:rPr>
                <w:t>3</w:t>
              </w:r>
            </w:ins>
          </w:p>
        </w:tc>
        <w:tc>
          <w:tcPr>
            <w:tcW w:w="1305" w:type="dxa"/>
            <w:tcBorders>
              <w:top w:val="single" w:sz="4" w:space="0" w:color="D9D9D9"/>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639" w:author="OpenAI" w:date="2026-10-01T18:07:00Z" w16du:dateUtc="2026-10-02T01:07:00Z"/>
                <w:color w:val="000000"/>
                <w:sz w:val="22"/>
                <w:szCs w:val="22"/>
              </w:rPr>
            </w:pPr>
            <w:ins w:id="640" w:author="OpenAI" w:date="2026-10-01T18:07:00Z" w16du:dateUtc="2026-10-02T01:07:00Z">
              <w:r>
                <w:rPr>
                  <w:color w:val="000000"/>
                  <w:sz w:val="22"/>
                  <w:szCs w:val="22"/>
                </w:rPr>
                <w:t>6</w:t>
              </w:r>
            </w:ins>
          </w:p>
        </w:tc>
        <w:tc>
          <w:tcPr>
            <w:tcW w:w="996" w:type="dxa"/>
            <w:tcBorders>
              <w:top w:val="single" w:sz="4" w:space="0" w:color="D9D9D9"/>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641" w:author="OpenAI" w:date="2026-10-01T18:07:00Z" w16du:dateUtc="2026-10-02T01:07:00Z"/>
                <w:color w:val="000000"/>
                <w:sz w:val="22"/>
                <w:szCs w:val="22"/>
              </w:rPr>
            </w:pPr>
            <w:ins w:id="642" w:author="OpenAI" w:date="2026-10-01T18:07:00Z" w16du:dateUtc="2026-10-02T01:07:00Z">
              <w:r>
                <w:rPr>
                  <w:color w:val="000000"/>
                  <w:sz w:val="22"/>
                  <w:szCs w:val="22"/>
                </w:rPr>
                <w:t>18</w:t>
              </w:r>
            </w:ins>
          </w:p>
        </w:tc>
        <w:tc>
          <w:tcPr>
            <w:tcW w:w="1904" w:type="dxa"/>
            <w:tcBorders>
              <w:top w:val="single" w:sz="4" w:space="0" w:color="D9D9D9"/>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643" w:author="OpenAI" w:date="2026-10-01T18:07:00Z" w16du:dateUtc="2026-10-02T01:07:00Z"/>
                <w:color w:val="000000"/>
                <w:sz w:val="22"/>
                <w:szCs w:val="22"/>
              </w:rPr>
            </w:pPr>
            <w:ins w:id="644" w:author="OpenAI" w:date="2026-10-01T18:07:00Z" w16du:dateUtc="2026-10-02T01:07:00Z">
              <w:r>
                <w:rPr>
                  <w:color w:val="000000"/>
                  <w:sz w:val="22"/>
                  <w:szCs w:val="22"/>
                </w:rPr>
                <w:t>26.7 (16.5-37.2)</w:t>
              </w:r>
            </w:ins>
          </w:p>
        </w:tc>
        <w:tc>
          <w:tcPr>
            <w:tcW w:w="1856" w:type="dxa"/>
            <w:tcBorders>
              <w:top w:val="single" w:sz="4" w:space="0" w:color="D9D9D9"/>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645" w:author="OpenAI" w:date="2026-10-01T18:07:00Z" w16du:dateUtc="2026-10-02T01:07:00Z"/>
                <w:color w:val="000000"/>
                <w:sz w:val="22"/>
                <w:szCs w:val="22"/>
              </w:rPr>
            </w:pPr>
            <w:ins w:id="646" w:author="OpenAI" w:date="2026-10-01T18:07:00Z" w16du:dateUtc="2026-10-02T01:07:00Z">
              <w:r>
                <w:rPr>
                  <w:color w:val="000000"/>
                  <w:sz w:val="22"/>
                  <w:szCs w:val="22"/>
                </w:rPr>
                <w:t>13.2 (12.0-14.0)</w:t>
              </w:r>
            </w:ins>
          </w:p>
        </w:tc>
        <w:tc>
          <w:tcPr>
            <w:tcW w:w="2202" w:type="dxa"/>
            <w:tcBorders>
              <w:top w:val="single" w:sz="4" w:space="0" w:color="D9D9D9"/>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647" w:author="OpenAI" w:date="2026-10-01T18:07:00Z" w16du:dateUtc="2026-10-02T01:07:00Z"/>
                <w:color w:val="000000"/>
                <w:sz w:val="22"/>
                <w:szCs w:val="22"/>
              </w:rPr>
            </w:pPr>
            <w:ins w:id="648" w:author="OpenAI" w:date="2026-10-01T18:07:00Z" w16du:dateUtc="2026-10-02T01:07:00Z">
              <w:r>
                <w:rPr>
                  <w:color w:val="000000"/>
                  <w:sz w:val="22"/>
                  <w:szCs w:val="22"/>
                </w:rPr>
                <w:t>34.5 (19.2-51.1)</w:t>
              </w:r>
            </w:ins>
          </w:p>
        </w:tc>
      </w:tr>
      <w:tr w:rsidR="001425FF" w:rsidTr="001425FF">
        <w:trPr>
          <w:cantSplit/>
          <w:jc w:val="center"/>
          <w:ins w:id="649" w:author="OpenAI" w:date="2026-10-01T18:07:00Z" w16du:dateUtc="2026-10-02T01:07:00Z"/>
        </w:trPr>
        <w:tc>
          <w:tcPr>
            <w:tcW w:w="1095" w:type="dxa"/>
            <w:tcBorders>
              <w:top w:val="single" w:sz="4" w:space="0" w:color="D9D9D9"/>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650" w:author="OpenAI" w:date="2026-10-01T18:07:00Z" w16du:dateUtc="2026-10-02T01:07:00Z"/>
                <w:color w:val="000000"/>
                <w:sz w:val="22"/>
                <w:szCs w:val="22"/>
              </w:rPr>
            </w:pPr>
            <w:ins w:id="651" w:author="OpenAI" w:date="2026-10-01T18:07:00Z" w16du:dateUtc="2026-10-02T01:07:00Z">
              <w:r>
                <w:rPr>
                  <w:color w:val="000000"/>
                  <w:sz w:val="22"/>
                  <w:szCs w:val="22"/>
                </w:rPr>
                <w:t>5</w:t>
              </w:r>
            </w:ins>
          </w:p>
        </w:tc>
        <w:tc>
          <w:tcPr>
            <w:tcW w:w="1305" w:type="dxa"/>
            <w:tcBorders>
              <w:top w:val="single" w:sz="4" w:space="0" w:color="D9D9D9"/>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652" w:author="OpenAI" w:date="2026-10-01T18:07:00Z" w16du:dateUtc="2026-10-02T01:07:00Z"/>
                <w:color w:val="000000"/>
                <w:sz w:val="22"/>
                <w:szCs w:val="22"/>
              </w:rPr>
            </w:pPr>
            <w:ins w:id="653" w:author="OpenAI" w:date="2026-10-01T18:07:00Z" w16du:dateUtc="2026-10-02T01:07:00Z">
              <w:r>
                <w:rPr>
                  <w:color w:val="000000"/>
                  <w:sz w:val="22"/>
                  <w:szCs w:val="22"/>
                </w:rPr>
                <w:t>2</w:t>
              </w:r>
            </w:ins>
          </w:p>
        </w:tc>
        <w:tc>
          <w:tcPr>
            <w:tcW w:w="996" w:type="dxa"/>
            <w:tcBorders>
              <w:top w:val="single" w:sz="4" w:space="0" w:color="D9D9D9"/>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654" w:author="OpenAI" w:date="2026-10-01T18:07:00Z" w16du:dateUtc="2026-10-02T01:07:00Z"/>
                <w:color w:val="000000"/>
                <w:sz w:val="22"/>
                <w:szCs w:val="22"/>
              </w:rPr>
            </w:pPr>
            <w:ins w:id="655" w:author="OpenAI" w:date="2026-10-01T18:07:00Z" w16du:dateUtc="2026-10-02T01:07:00Z">
              <w:r>
                <w:rPr>
                  <w:color w:val="000000"/>
                  <w:sz w:val="22"/>
                  <w:szCs w:val="22"/>
                </w:rPr>
                <w:t>10</w:t>
              </w:r>
            </w:ins>
          </w:p>
        </w:tc>
        <w:tc>
          <w:tcPr>
            <w:tcW w:w="1904" w:type="dxa"/>
            <w:tcBorders>
              <w:top w:val="single" w:sz="4" w:space="0" w:color="D9D9D9"/>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656" w:author="OpenAI" w:date="2026-10-01T18:07:00Z" w16du:dateUtc="2026-10-02T01:07:00Z"/>
                <w:color w:val="000000"/>
                <w:sz w:val="22"/>
                <w:szCs w:val="22"/>
              </w:rPr>
            </w:pPr>
            <w:ins w:id="657" w:author="OpenAI" w:date="2026-10-01T18:07:00Z" w16du:dateUtc="2026-10-02T01:07:00Z">
              <w:r>
                <w:rPr>
                  <w:color w:val="000000"/>
                  <w:sz w:val="22"/>
                  <w:szCs w:val="22"/>
                </w:rPr>
                <w:t>29.5 (19.1-41.2)</w:t>
              </w:r>
            </w:ins>
          </w:p>
        </w:tc>
        <w:tc>
          <w:tcPr>
            <w:tcW w:w="1856" w:type="dxa"/>
            <w:tcBorders>
              <w:top w:val="single" w:sz="4" w:space="0" w:color="D9D9D9"/>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658" w:author="OpenAI" w:date="2026-10-01T18:07:00Z" w16du:dateUtc="2026-10-02T01:07:00Z"/>
                <w:color w:val="000000"/>
                <w:sz w:val="22"/>
                <w:szCs w:val="22"/>
              </w:rPr>
            </w:pPr>
            <w:ins w:id="659" w:author="OpenAI" w:date="2026-10-01T18:07:00Z" w16du:dateUtc="2026-10-02T01:07:00Z">
              <w:r>
                <w:rPr>
                  <w:color w:val="000000"/>
                  <w:sz w:val="22"/>
                  <w:szCs w:val="22"/>
                </w:rPr>
                <w:t>17.6 (15.4-19.5)</w:t>
              </w:r>
            </w:ins>
          </w:p>
        </w:tc>
        <w:tc>
          <w:tcPr>
            <w:tcW w:w="2202" w:type="dxa"/>
            <w:tcBorders>
              <w:top w:val="single" w:sz="4" w:space="0" w:color="D9D9D9"/>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660" w:author="OpenAI" w:date="2026-10-01T18:07:00Z" w16du:dateUtc="2026-10-02T01:07:00Z"/>
                <w:color w:val="000000"/>
                <w:sz w:val="22"/>
                <w:szCs w:val="22"/>
              </w:rPr>
            </w:pPr>
            <w:ins w:id="661" w:author="OpenAI" w:date="2026-10-01T18:07:00Z" w16du:dateUtc="2026-10-02T01:07:00Z">
              <w:r>
                <w:rPr>
                  <w:color w:val="000000"/>
                  <w:sz w:val="22"/>
                  <w:szCs w:val="22"/>
                </w:rPr>
                <w:t>34.6 (19.2-51.6)</w:t>
              </w:r>
            </w:ins>
          </w:p>
        </w:tc>
      </w:tr>
      <w:tr w:rsidR="001425FF" w:rsidTr="001425FF">
        <w:trPr>
          <w:cantSplit/>
          <w:jc w:val="center"/>
          <w:ins w:id="662" w:author="OpenAI" w:date="2026-10-01T18:07:00Z" w16du:dateUtc="2026-10-02T01:07:00Z"/>
        </w:trPr>
        <w:tc>
          <w:tcPr>
            <w:tcW w:w="1095" w:type="dxa"/>
            <w:tcBorders>
              <w:top w:val="single" w:sz="4" w:space="0" w:color="D9D9D9"/>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663" w:author="OpenAI" w:date="2026-10-01T18:07:00Z" w16du:dateUtc="2026-10-02T01:07:00Z"/>
                <w:color w:val="000000"/>
                <w:sz w:val="22"/>
                <w:szCs w:val="22"/>
              </w:rPr>
            </w:pPr>
            <w:ins w:id="664" w:author="OpenAI" w:date="2026-10-01T18:07:00Z" w16du:dateUtc="2026-10-02T01:07:00Z">
              <w:r>
                <w:rPr>
                  <w:color w:val="000000"/>
                  <w:sz w:val="22"/>
                  <w:szCs w:val="22"/>
                </w:rPr>
                <w:t>5</w:t>
              </w:r>
            </w:ins>
          </w:p>
        </w:tc>
        <w:tc>
          <w:tcPr>
            <w:tcW w:w="1305" w:type="dxa"/>
            <w:tcBorders>
              <w:top w:val="single" w:sz="4" w:space="0" w:color="D9D9D9"/>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665" w:author="OpenAI" w:date="2026-10-01T18:07:00Z" w16du:dateUtc="2026-10-02T01:07:00Z"/>
                <w:color w:val="000000"/>
                <w:sz w:val="22"/>
                <w:szCs w:val="22"/>
              </w:rPr>
            </w:pPr>
            <w:ins w:id="666" w:author="OpenAI" w:date="2026-10-01T18:07:00Z" w16du:dateUtc="2026-10-02T01:07:00Z">
              <w:r>
                <w:rPr>
                  <w:color w:val="000000"/>
                  <w:sz w:val="22"/>
                  <w:szCs w:val="22"/>
                </w:rPr>
                <w:t>3</w:t>
              </w:r>
            </w:ins>
          </w:p>
        </w:tc>
        <w:tc>
          <w:tcPr>
            <w:tcW w:w="996" w:type="dxa"/>
            <w:tcBorders>
              <w:top w:val="single" w:sz="4" w:space="0" w:color="D9D9D9"/>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667" w:author="OpenAI" w:date="2026-10-01T18:07:00Z" w16du:dateUtc="2026-10-02T01:07:00Z"/>
                <w:color w:val="000000"/>
                <w:sz w:val="22"/>
                <w:szCs w:val="22"/>
              </w:rPr>
            </w:pPr>
            <w:ins w:id="668" w:author="OpenAI" w:date="2026-10-01T18:07:00Z" w16du:dateUtc="2026-10-02T01:07:00Z">
              <w:r>
                <w:rPr>
                  <w:color w:val="000000"/>
                  <w:sz w:val="22"/>
                  <w:szCs w:val="22"/>
                </w:rPr>
                <w:t>15</w:t>
              </w:r>
            </w:ins>
          </w:p>
        </w:tc>
        <w:tc>
          <w:tcPr>
            <w:tcW w:w="1904" w:type="dxa"/>
            <w:tcBorders>
              <w:top w:val="single" w:sz="4" w:space="0" w:color="D9D9D9"/>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669" w:author="OpenAI" w:date="2026-10-01T18:07:00Z" w16du:dateUtc="2026-10-02T01:07:00Z"/>
                <w:color w:val="000000"/>
                <w:sz w:val="22"/>
                <w:szCs w:val="22"/>
              </w:rPr>
            </w:pPr>
            <w:ins w:id="670" w:author="OpenAI" w:date="2026-10-01T18:07:00Z" w16du:dateUtc="2026-10-02T01:07:00Z">
              <w:r>
                <w:rPr>
                  <w:color w:val="000000"/>
                  <w:sz w:val="22"/>
                  <w:szCs w:val="22"/>
                </w:rPr>
                <w:t>28.3 (16.9-37.9)</w:t>
              </w:r>
            </w:ins>
          </w:p>
        </w:tc>
        <w:tc>
          <w:tcPr>
            <w:tcW w:w="1856" w:type="dxa"/>
            <w:tcBorders>
              <w:top w:val="single" w:sz="4" w:space="0" w:color="D9D9D9"/>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671" w:author="OpenAI" w:date="2026-10-01T18:07:00Z" w16du:dateUtc="2026-10-02T01:07:00Z"/>
                <w:color w:val="000000"/>
                <w:sz w:val="22"/>
                <w:szCs w:val="22"/>
              </w:rPr>
            </w:pPr>
            <w:ins w:id="672" w:author="OpenAI" w:date="2026-10-01T18:07:00Z" w16du:dateUtc="2026-10-02T01:07:00Z">
              <w:r>
                <w:rPr>
                  <w:color w:val="000000"/>
                  <w:sz w:val="22"/>
                  <w:szCs w:val="22"/>
                </w:rPr>
                <w:t>15.4 (13.6-17.6)</w:t>
              </w:r>
            </w:ins>
          </w:p>
        </w:tc>
        <w:tc>
          <w:tcPr>
            <w:tcW w:w="2202" w:type="dxa"/>
            <w:tcBorders>
              <w:top w:val="single" w:sz="4" w:space="0" w:color="D9D9D9"/>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673" w:author="OpenAI" w:date="2026-10-01T18:07:00Z" w16du:dateUtc="2026-10-02T01:07:00Z"/>
                <w:color w:val="000000"/>
                <w:sz w:val="22"/>
                <w:szCs w:val="22"/>
              </w:rPr>
            </w:pPr>
            <w:ins w:id="674" w:author="OpenAI" w:date="2026-10-01T18:07:00Z" w16du:dateUtc="2026-10-02T01:07:00Z">
              <w:r>
                <w:rPr>
                  <w:color w:val="000000"/>
                  <w:sz w:val="22"/>
                  <w:szCs w:val="22"/>
                </w:rPr>
                <w:t>34.6 (19.2-51.7)</w:t>
              </w:r>
            </w:ins>
          </w:p>
        </w:tc>
      </w:tr>
      <w:tr w:rsidR="001425FF" w:rsidTr="001425FF">
        <w:trPr>
          <w:cantSplit/>
          <w:jc w:val="center"/>
          <w:ins w:id="675" w:author="OpenAI" w:date="2026-10-01T18:07:00Z" w16du:dateUtc="2026-10-02T01:07:00Z"/>
        </w:trPr>
        <w:tc>
          <w:tcPr>
            <w:tcW w:w="1095" w:type="dxa"/>
            <w:tcBorders>
              <w:top w:val="single" w:sz="4" w:space="0" w:color="D9D9D9"/>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676" w:author="OpenAI" w:date="2026-10-01T18:07:00Z" w16du:dateUtc="2026-10-02T01:07:00Z"/>
                <w:color w:val="000000"/>
                <w:sz w:val="22"/>
                <w:szCs w:val="22"/>
              </w:rPr>
            </w:pPr>
            <w:ins w:id="677" w:author="OpenAI" w:date="2026-10-01T18:07:00Z" w16du:dateUtc="2026-10-02T01:07:00Z">
              <w:r>
                <w:rPr>
                  <w:color w:val="000000"/>
                  <w:sz w:val="22"/>
                  <w:szCs w:val="22"/>
                </w:rPr>
                <w:t>5</w:t>
              </w:r>
            </w:ins>
          </w:p>
        </w:tc>
        <w:tc>
          <w:tcPr>
            <w:tcW w:w="1305" w:type="dxa"/>
            <w:tcBorders>
              <w:top w:val="single" w:sz="4" w:space="0" w:color="D9D9D9"/>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678" w:author="OpenAI" w:date="2026-10-01T18:07:00Z" w16du:dateUtc="2026-10-02T01:07:00Z"/>
                <w:color w:val="000000"/>
                <w:sz w:val="22"/>
                <w:szCs w:val="22"/>
              </w:rPr>
            </w:pPr>
            <w:ins w:id="679" w:author="OpenAI" w:date="2026-10-01T18:07:00Z" w16du:dateUtc="2026-10-02T01:07:00Z">
              <w:r>
                <w:rPr>
                  <w:color w:val="000000"/>
                  <w:sz w:val="22"/>
                  <w:szCs w:val="22"/>
                </w:rPr>
                <w:t>6</w:t>
              </w:r>
            </w:ins>
          </w:p>
        </w:tc>
        <w:tc>
          <w:tcPr>
            <w:tcW w:w="996" w:type="dxa"/>
            <w:tcBorders>
              <w:top w:val="single" w:sz="4" w:space="0" w:color="D9D9D9"/>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680" w:author="OpenAI" w:date="2026-10-01T18:07:00Z" w16du:dateUtc="2026-10-02T01:07:00Z"/>
                <w:color w:val="000000"/>
                <w:sz w:val="22"/>
                <w:szCs w:val="22"/>
              </w:rPr>
            </w:pPr>
            <w:ins w:id="681" w:author="OpenAI" w:date="2026-10-01T18:07:00Z" w16du:dateUtc="2026-10-02T01:07:00Z">
              <w:r>
                <w:rPr>
                  <w:color w:val="000000"/>
                  <w:sz w:val="22"/>
                  <w:szCs w:val="22"/>
                </w:rPr>
                <w:t>30</w:t>
              </w:r>
            </w:ins>
          </w:p>
        </w:tc>
        <w:tc>
          <w:tcPr>
            <w:tcW w:w="1904" w:type="dxa"/>
            <w:tcBorders>
              <w:top w:val="single" w:sz="4" w:space="0" w:color="D9D9D9"/>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682" w:author="OpenAI" w:date="2026-10-01T18:07:00Z" w16du:dateUtc="2026-10-02T01:07:00Z"/>
                <w:color w:val="000000"/>
                <w:sz w:val="22"/>
                <w:szCs w:val="22"/>
              </w:rPr>
            </w:pPr>
            <w:ins w:id="683" w:author="OpenAI" w:date="2026-10-01T18:07:00Z" w16du:dateUtc="2026-10-02T01:07:00Z">
              <w:r>
                <w:rPr>
                  <w:color w:val="000000"/>
                  <w:sz w:val="22"/>
                  <w:szCs w:val="22"/>
                </w:rPr>
                <w:t>26.8 (16.5-39.0)</w:t>
              </w:r>
            </w:ins>
          </w:p>
        </w:tc>
        <w:tc>
          <w:tcPr>
            <w:tcW w:w="1856" w:type="dxa"/>
            <w:tcBorders>
              <w:top w:val="single" w:sz="4" w:space="0" w:color="D9D9D9"/>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684" w:author="OpenAI" w:date="2026-10-01T18:07:00Z" w16du:dateUtc="2026-10-02T01:07:00Z"/>
                <w:color w:val="000000"/>
                <w:sz w:val="22"/>
                <w:szCs w:val="22"/>
              </w:rPr>
            </w:pPr>
            <w:ins w:id="685" w:author="OpenAI" w:date="2026-10-01T18:07:00Z" w16du:dateUtc="2026-10-02T01:07:00Z">
              <w:r>
                <w:rPr>
                  <w:color w:val="000000"/>
                  <w:sz w:val="22"/>
                  <w:szCs w:val="22"/>
                </w:rPr>
                <w:t>13.2 (12.0-14.3)</w:t>
              </w:r>
            </w:ins>
          </w:p>
        </w:tc>
        <w:tc>
          <w:tcPr>
            <w:tcW w:w="2202" w:type="dxa"/>
            <w:tcBorders>
              <w:top w:val="single" w:sz="4" w:space="0" w:color="D9D9D9"/>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686" w:author="OpenAI" w:date="2026-10-01T18:07:00Z" w16du:dateUtc="2026-10-02T01:07:00Z"/>
                <w:color w:val="000000"/>
                <w:sz w:val="22"/>
                <w:szCs w:val="22"/>
              </w:rPr>
            </w:pPr>
            <w:ins w:id="687" w:author="OpenAI" w:date="2026-10-01T18:07:00Z" w16du:dateUtc="2026-10-02T01:07:00Z">
              <w:r>
                <w:rPr>
                  <w:color w:val="000000"/>
                  <w:sz w:val="22"/>
                  <w:szCs w:val="22"/>
                </w:rPr>
                <w:t>34.6 (19.2-51.5)</w:t>
              </w:r>
            </w:ins>
          </w:p>
        </w:tc>
      </w:tr>
    </w:tbl>
    <w:p w:rsidR="001425FF" w:rsidRDefault="007B1B89">
      <w:pPr>
        <w:spacing w:before="60" w:after="120"/>
        <w:rPr>
          <w:ins w:id="688" w:author="OpenAI" w:date="2026-10-01T18:07:00Z" w16du:dateUtc="2026-10-02T01:07:00Z"/>
          <w:sz w:val="22"/>
          <w:szCs w:val="22"/>
        </w:rPr>
      </w:pPr>
      <w:ins w:id="689" w:author="OpenAI" w:date="2026-10-01T18:07:00Z" w16du:dateUtc="2026-10-02T01:07:00Z">
        <w:r>
          <w:rPr>
            <w:i/>
            <w:sz w:val="22"/>
            <w:szCs w:val="22"/>
          </w:rPr>
          <w:t>Note: RMSE was calculated across 100 Monte Carlo replicates within each molecule, variability, dose, design, group-size, and endpoint cell. Entries show the arithmetic mean and range across both molecules, both variability scenarios, and all included doses.</w:t>
        </w:r>
        <w:r>
          <w:br w:type="page"/>
        </w:r>
      </w:ins>
    </w:p>
    <w:p w:rsidR="001425FF" w:rsidRDefault="007B1B89">
      <w:pPr>
        <w:keepNext/>
        <w:rPr>
          <w:ins w:id="690" w:author="OpenAI" w:date="2026-10-01T18:07:00Z" w16du:dateUtc="2026-10-02T01:07:00Z"/>
          <w:sz w:val="22"/>
          <w:szCs w:val="22"/>
        </w:rPr>
      </w:pPr>
      <w:ins w:id="691" w:author="OpenAI" w:date="2026-10-01T18:07:00Z" w16du:dateUtc="2026-10-02T01:07:00Z">
        <w:r>
          <w:rPr>
            <w:b/>
            <w:bCs/>
            <w:sz w:val="22"/>
            <w:szCs w:val="22"/>
          </w:rPr>
          <w:t xml:space="preserve">Table 2. </w:t>
        </w:r>
        <w:r>
          <w:rPr>
            <w:b/>
            <w:sz w:val="22"/>
            <w:szCs w:val="22"/>
          </w:rPr>
          <w:t>Replicates within two-fold by study design using the nominal typical subject as reference.</w:t>
        </w:r>
      </w:ins>
    </w:p>
    <w:tbl>
      <w:tblPr>
        <w:tblStyle w:val="TableGrid"/>
        <w:tblW w:w="9358" w:type="dxa"/>
        <w:jc w:val="center"/>
        <w:tblInd w:w="0" w:type="dxa"/>
        <w:tblLayout w:type="fixed"/>
        <w:tblCellMar>
          <w:top w:w="55" w:type="dxa"/>
          <w:left w:w="45" w:type="dxa"/>
          <w:bottom w:w="55" w:type="dxa"/>
          <w:right w:w="45" w:type="dxa"/>
        </w:tblCellMar>
        <w:tblLook w:val="04A0" w:firstRow="1" w:lastRow="0" w:firstColumn="1" w:lastColumn="0" w:noHBand="0" w:noVBand="1"/>
      </w:tblPr>
      <w:tblGrid>
        <w:gridCol w:w="1095"/>
        <w:gridCol w:w="1305"/>
        <w:gridCol w:w="996"/>
        <w:gridCol w:w="1904"/>
        <w:gridCol w:w="1856"/>
        <w:gridCol w:w="2202"/>
      </w:tblGrid>
      <w:tr w:rsidR="001425FF" w:rsidTr="001425FF">
        <w:trPr>
          <w:cantSplit/>
          <w:tblHeader/>
          <w:jc w:val="center"/>
          <w:ins w:id="692" w:author="OpenAI" w:date="2026-10-01T18:07:00Z" w16du:dateUtc="2026-10-02T01:07:00Z"/>
        </w:trPr>
        <w:tc>
          <w:tcPr>
            <w:tcW w:w="1095" w:type="dxa"/>
            <w:vMerge w:val="restart"/>
            <w:tcBorders>
              <w:top w:val="single" w:sz="6" w:space="0" w:color="000000"/>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693" w:author="OpenAI" w:date="2026-10-01T18:07:00Z" w16du:dateUtc="2026-10-02T01:07:00Z"/>
                <w:color w:val="000000"/>
                <w:sz w:val="22"/>
                <w:szCs w:val="22"/>
              </w:rPr>
            </w:pPr>
            <w:ins w:id="694" w:author="OpenAI" w:date="2026-10-01T18:07:00Z" w16du:dateUtc="2026-10-02T01:07:00Z">
              <w:r>
                <w:rPr>
                  <w:b/>
                  <w:color w:val="000000"/>
                  <w:sz w:val="22"/>
                  <w:szCs w:val="22"/>
                </w:rPr>
                <w:t>Dose groups</w:t>
              </w:r>
            </w:ins>
          </w:p>
        </w:tc>
        <w:tc>
          <w:tcPr>
            <w:tcW w:w="1305" w:type="dxa"/>
            <w:vMerge w:val="restart"/>
            <w:tcBorders>
              <w:top w:val="single" w:sz="6" w:space="0" w:color="000000"/>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695" w:author="OpenAI" w:date="2026-10-01T18:07:00Z" w16du:dateUtc="2026-10-02T01:07:00Z"/>
                <w:color w:val="000000"/>
                <w:sz w:val="22"/>
                <w:szCs w:val="22"/>
              </w:rPr>
            </w:pPr>
            <w:ins w:id="696" w:author="OpenAI" w:date="2026-10-01T18:07:00Z" w16du:dateUtc="2026-10-02T01:07:00Z">
              <w:r>
                <w:rPr>
                  <w:b/>
                  <w:color w:val="000000"/>
                  <w:sz w:val="22"/>
                  <w:szCs w:val="22"/>
                </w:rPr>
                <w:t>Monkeys per group</w:t>
              </w:r>
            </w:ins>
          </w:p>
        </w:tc>
        <w:tc>
          <w:tcPr>
            <w:tcW w:w="996" w:type="dxa"/>
            <w:vMerge w:val="restart"/>
            <w:tcBorders>
              <w:top w:val="single" w:sz="6" w:space="0" w:color="000000"/>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697" w:author="OpenAI" w:date="2026-10-01T18:07:00Z" w16du:dateUtc="2026-10-02T01:07:00Z"/>
                <w:color w:val="000000"/>
                <w:sz w:val="22"/>
                <w:szCs w:val="22"/>
              </w:rPr>
            </w:pPr>
            <w:ins w:id="698" w:author="OpenAI" w:date="2026-10-01T18:07:00Z" w16du:dateUtc="2026-10-02T01:07:00Z">
              <w:r>
                <w:rPr>
                  <w:b/>
                  <w:color w:val="000000"/>
                  <w:sz w:val="22"/>
                  <w:szCs w:val="22"/>
                </w:rPr>
                <w:t>Total animals</w:t>
              </w:r>
            </w:ins>
          </w:p>
        </w:tc>
        <w:tc>
          <w:tcPr>
            <w:tcW w:w="5962" w:type="dxa"/>
            <w:gridSpan w:val="3"/>
            <w:tcBorders>
              <w:top w:val="single" w:sz="6" w:space="0" w:color="000000"/>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699" w:author="OpenAI" w:date="2026-10-01T18:07:00Z" w16du:dateUtc="2026-10-02T01:07:00Z"/>
                <w:color w:val="000000"/>
                <w:sz w:val="22"/>
                <w:szCs w:val="22"/>
              </w:rPr>
            </w:pPr>
            <w:ins w:id="700" w:author="OpenAI" w:date="2026-10-01T18:07:00Z" w16du:dateUtc="2026-10-02T01:07:00Z">
              <w:r>
                <w:rPr>
                  <w:b/>
                  <w:color w:val="000000"/>
                  <w:sz w:val="22"/>
                  <w:szCs w:val="22"/>
                </w:rPr>
                <w:t>Replicates with all included doses within 2-fold, %</w:t>
              </w:r>
            </w:ins>
          </w:p>
        </w:tc>
      </w:tr>
      <w:tr w:rsidR="001425FF" w:rsidTr="001425FF">
        <w:trPr>
          <w:cantSplit/>
          <w:tblHeader/>
          <w:jc w:val="center"/>
          <w:ins w:id="701" w:author="OpenAI" w:date="2026-10-01T18:07:00Z" w16du:dateUtc="2026-10-02T01:07:00Z"/>
        </w:trPr>
        <w:tc>
          <w:tcPr>
            <w:tcW w:w="1095" w:type="dxa"/>
            <w:vMerge/>
            <w:tcBorders>
              <w:left w:val="single" w:sz="6" w:space="0" w:color="000000"/>
              <w:bottom w:val="single" w:sz="6" w:space="0" w:color="000000"/>
            </w:tcBorders>
          </w:tcPr>
          <w:p w:rsidR="001425FF" w:rsidRDefault="001425FF">
            <w:pPr>
              <w:rPr>
                <w:ins w:id="702" w:author="OpenAI" w:date="2026-10-01T18:07:00Z" w16du:dateUtc="2026-10-02T01:07:00Z"/>
                <w:color w:val="000000"/>
                <w:sz w:val="22"/>
                <w:szCs w:val="22"/>
              </w:rPr>
            </w:pPr>
          </w:p>
        </w:tc>
        <w:tc>
          <w:tcPr>
            <w:tcW w:w="1305" w:type="dxa"/>
            <w:vMerge/>
            <w:tcBorders>
              <w:left w:val="single" w:sz="6" w:space="0" w:color="000000"/>
              <w:bottom w:val="single" w:sz="6" w:space="0" w:color="000000"/>
            </w:tcBorders>
          </w:tcPr>
          <w:p w:rsidR="001425FF" w:rsidRDefault="001425FF">
            <w:pPr>
              <w:rPr>
                <w:ins w:id="703" w:author="OpenAI" w:date="2026-10-01T18:07:00Z" w16du:dateUtc="2026-10-02T01:07:00Z"/>
                <w:color w:val="000000"/>
                <w:sz w:val="22"/>
                <w:szCs w:val="22"/>
              </w:rPr>
            </w:pPr>
          </w:p>
        </w:tc>
        <w:tc>
          <w:tcPr>
            <w:tcW w:w="996" w:type="dxa"/>
            <w:vMerge/>
            <w:tcBorders>
              <w:left w:val="single" w:sz="6" w:space="0" w:color="000000"/>
              <w:bottom w:val="single" w:sz="6" w:space="0" w:color="000000"/>
            </w:tcBorders>
          </w:tcPr>
          <w:p w:rsidR="001425FF" w:rsidRDefault="001425FF">
            <w:pPr>
              <w:rPr>
                <w:ins w:id="704" w:author="OpenAI" w:date="2026-10-01T18:07:00Z" w16du:dateUtc="2026-10-02T01:07:00Z"/>
                <w:color w:val="000000"/>
                <w:sz w:val="22"/>
                <w:szCs w:val="22"/>
              </w:rPr>
            </w:pPr>
          </w:p>
        </w:tc>
        <w:tc>
          <w:tcPr>
            <w:tcW w:w="1904" w:type="dxa"/>
            <w:tcBorders>
              <w:top w:val="single" w:sz="4" w:space="0" w:color="D9D9D9"/>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705" w:author="OpenAI" w:date="2026-10-01T18:07:00Z" w16du:dateUtc="2026-10-02T01:07:00Z"/>
                <w:color w:val="000000"/>
                <w:sz w:val="22"/>
                <w:szCs w:val="22"/>
              </w:rPr>
            </w:pPr>
            <w:ins w:id="706" w:author="OpenAI" w:date="2026-10-01T18:07:00Z" w16du:dateUtc="2026-10-02T01:07:00Z">
              <w:r>
                <w:rPr>
                  <w:b/>
                  <w:color w:val="000000"/>
                  <w:sz w:val="22"/>
                  <w:szCs w:val="22"/>
                </w:rPr>
                <w:t>AUC0-28d</w:t>
              </w:r>
            </w:ins>
          </w:p>
        </w:tc>
        <w:tc>
          <w:tcPr>
            <w:tcW w:w="1856" w:type="dxa"/>
            <w:tcBorders>
              <w:top w:val="single" w:sz="4" w:space="0" w:color="D9D9D9"/>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707" w:author="OpenAI" w:date="2026-10-01T18:07:00Z" w16du:dateUtc="2026-10-02T01:07:00Z"/>
                <w:color w:val="000000"/>
                <w:sz w:val="22"/>
                <w:szCs w:val="22"/>
              </w:rPr>
            </w:pPr>
            <w:ins w:id="708" w:author="OpenAI" w:date="2026-10-01T18:07:00Z" w16du:dateUtc="2026-10-02T01:07:00Z">
              <w:r>
                <w:rPr>
                  <w:b/>
                  <w:color w:val="000000"/>
                  <w:sz w:val="22"/>
                  <w:szCs w:val="22"/>
                </w:rPr>
                <w:t>Cmax</w:t>
              </w:r>
            </w:ins>
          </w:p>
        </w:tc>
        <w:tc>
          <w:tcPr>
            <w:tcW w:w="2202" w:type="dxa"/>
            <w:tcBorders>
              <w:top w:val="single" w:sz="4" w:space="0" w:color="D9D9D9"/>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709" w:author="OpenAI" w:date="2026-10-01T18:07:00Z" w16du:dateUtc="2026-10-02T01:07:00Z"/>
                <w:color w:val="000000"/>
                <w:sz w:val="22"/>
                <w:szCs w:val="22"/>
              </w:rPr>
            </w:pPr>
            <w:ins w:id="710" w:author="OpenAI" w:date="2026-10-01T18:07:00Z" w16du:dateUtc="2026-10-02T01:07:00Z">
              <w:r>
                <w:rPr>
                  <w:b/>
                  <w:color w:val="000000"/>
                  <w:sz w:val="22"/>
                  <w:szCs w:val="22"/>
                </w:rPr>
                <w:t>Clearance</w:t>
              </w:r>
            </w:ins>
          </w:p>
        </w:tc>
      </w:tr>
      <w:tr w:rsidR="001425FF" w:rsidTr="001425FF">
        <w:trPr>
          <w:cantSplit/>
          <w:jc w:val="center"/>
          <w:ins w:id="711" w:author="OpenAI" w:date="2026-10-01T18:07:00Z" w16du:dateUtc="2026-10-02T01:07:00Z"/>
        </w:trPr>
        <w:tc>
          <w:tcPr>
            <w:tcW w:w="1095" w:type="dxa"/>
            <w:tcBorders>
              <w:top w:val="single" w:sz="4" w:space="0" w:color="D9D9D9"/>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712" w:author="OpenAI" w:date="2026-10-01T18:07:00Z" w16du:dateUtc="2026-10-02T01:07:00Z"/>
                <w:color w:val="000000"/>
                <w:sz w:val="22"/>
                <w:szCs w:val="22"/>
              </w:rPr>
            </w:pPr>
            <w:ins w:id="713" w:author="OpenAI" w:date="2026-10-01T18:07:00Z" w16du:dateUtc="2026-10-02T01:07:00Z">
              <w:r>
                <w:rPr>
                  <w:color w:val="000000"/>
                  <w:sz w:val="22"/>
                  <w:szCs w:val="22"/>
                </w:rPr>
                <w:t>2</w:t>
              </w:r>
            </w:ins>
          </w:p>
        </w:tc>
        <w:tc>
          <w:tcPr>
            <w:tcW w:w="1305" w:type="dxa"/>
            <w:tcBorders>
              <w:top w:val="single" w:sz="4" w:space="0" w:color="D9D9D9"/>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714" w:author="OpenAI" w:date="2026-10-01T18:07:00Z" w16du:dateUtc="2026-10-02T01:07:00Z"/>
                <w:color w:val="000000"/>
                <w:sz w:val="22"/>
                <w:szCs w:val="22"/>
              </w:rPr>
            </w:pPr>
            <w:ins w:id="715" w:author="OpenAI" w:date="2026-10-01T18:07:00Z" w16du:dateUtc="2026-10-02T01:07:00Z">
              <w:r>
                <w:rPr>
                  <w:color w:val="000000"/>
                  <w:sz w:val="22"/>
                  <w:szCs w:val="22"/>
                </w:rPr>
                <w:t>2</w:t>
              </w:r>
            </w:ins>
          </w:p>
        </w:tc>
        <w:tc>
          <w:tcPr>
            <w:tcW w:w="996" w:type="dxa"/>
            <w:tcBorders>
              <w:top w:val="single" w:sz="4" w:space="0" w:color="D9D9D9"/>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716" w:author="OpenAI" w:date="2026-10-01T18:07:00Z" w16du:dateUtc="2026-10-02T01:07:00Z"/>
                <w:color w:val="000000"/>
                <w:sz w:val="22"/>
                <w:szCs w:val="22"/>
              </w:rPr>
            </w:pPr>
            <w:ins w:id="717" w:author="OpenAI" w:date="2026-10-01T18:07:00Z" w16du:dateUtc="2026-10-02T01:07:00Z">
              <w:r>
                <w:rPr>
                  <w:color w:val="000000"/>
                  <w:sz w:val="22"/>
                  <w:szCs w:val="22"/>
                </w:rPr>
                <w:t>4</w:t>
              </w:r>
            </w:ins>
          </w:p>
        </w:tc>
        <w:tc>
          <w:tcPr>
            <w:tcW w:w="1904" w:type="dxa"/>
            <w:tcBorders>
              <w:top w:val="single" w:sz="4" w:space="0" w:color="D9D9D9"/>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718" w:author="OpenAI" w:date="2026-10-01T18:07:00Z" w16du:dateUtc="2026-10-02T01:07:00Z"/>
                <w:color w:val="000000"/>
                <w:sz w:val="22"/>
                <w:szCs w:val="22"/>
              </w:rPr>
            </w:pPr>
            <w:ins w:id="719" w:author="OpenAI" w:date="2026-10-01T18:07:00Z" w16du:dateUtc="2026-10-02T01:07:00Z">
              <w:r>
                <w:rPr>
                  <w:color w:val="000000"/>
                  <w:sz w:val="22"/>
                  <w:szCs w:val="22"/>
                </w:rPr>
                <w:t>92.3</w:t>
              </w:r>
            </w:ins>
          </w:p>
        </w:tc>
        <w:tc>
          <w:tcPr>
            <w:tcW w:w="1856" w:type="dxa"/>
            <w:tcBorders>
              <w:top w:val="single" w:sz="4" w:space="0" w:color="D9D9D9"/>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720" w:author="OpenAI" w:date="2026-10-01T18:07:00Z" w16du:dateUtc="2026-10-02T01:07:00Z"/>
                <w:color w:val="000000"/>
                <w:sz w:val="22"/>
                <w:szCs w:val="22"/>
              </w:rPr>
            </w:pPr>
            <w:ins w:id="721" w:author="OpenAI" w:date="2026-10-01T18:07:00Z" w16du:dateUtc="2026-10-02T01:07:00Z">
              <w:r>
                <w:rPr>
                  <w:color w:val="000000"/>
                  <w:sz w:val="22"/>
                  <w:szCs w:val="22"/>
                </w:rPr>
                <w:t>100.0</w:t>
              </w:r>
            </w:ins>
          </w:p>
        </w:tc>
        <w:tc>
          <w:tcPr>
            <w:tcW w:w="2202" w:type="dxa"/>
            <w:tcBorders>
              <w:top w:val="single" w:sz="4" w:space="0" w:color="D9D9D9"/>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722" w:author="OpenAI" w:date="2026-10-01T18:07:00Z" w16du:dateUtc="2026-10-02T01:07:00Z"/>
                <w:color w:val="000000"/>
                <w:sz w:val="22"/>
                <w:szCs w:val="22"/>
              </w:rPr>
            </w:pPr>
            <w:ins w:id="723" w:author="OpenAI" w:date="2026-10-01T18:07:00Z" w16du:dateUtc="2026-10-02T01:07:00Z">
              <w:r>
                <w:rPr>
                  <w:color w:val="000000"/>
                  <w:sz w:val="22"/>
                  <w:szCs w:val="22"/>
                </w:rPr>
                <w:t>93.5</w:t>
              </w:r>
            </w:ins>
          </w:p>
        </w:tc>
      </w:tr>
      <w:tr w:rsidR="001425FF" w:rsidTr="001425FF">
        <w:trPr>
          <w:cantSplit/>
          <w:jc w:val="center"/>
          <w:ins w:id="724" w:author="OpenAI" w:date="2026-10-01T18:07:00Z" w16du:dateUtc="2026-10-02T01:07:00Z"/>
        </w:trPr>
        <w:tc>
          <w:tcPr>
            <w:tcW w:w="1095" w:type="dxa"/>
            <w:tcBorders>
              <w:top w:val="single" w:sz="4" w:space="0" w:color="D9D9D9"/>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725" w:author="OpenAI" w:date="2026-10-01T18:07:00Z" w16du:dateUtc="2026-10-02T01:07:00Z"/>
                <w:color w:val="000000"/>
                <w:sz w:val="22"/>
                <w:szCs w:val="22"/>
              </w:rPr>
            </w:pPr>
            <w:ins w:id="726" w:author="OpenAI" w:date="2026-10-01T18:07:00Z" w16du:dateUtc="2026-10-02T01:07:00Z">
              <w:r>
                <w:rPr>
                  <w:color w:val="000000"/>
                  <w:sz w:val="22"/>
                  <w:szCs w:val="22"/>
                </w:rPr>
                <w:t>2</w:t>
              </w:r>
            </w:ins>
          </w:p>
        </w:tc>
        <w:tc>
          <w:tcPr>
            <w:tcW w:w="1305" w:type="dxa"/>
            <w:tcBorders>
              <w:top w:val="single" w:sz="4" w:space="0" w:color="D9D9D9"/>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727" w:author="OpenAI" w:date="2026-10-01T18:07:00Z" w16du:dateUtc="2026-10-02T01:07:00Z"/>
                <w:color w:val="000000"/>
                <w:sz w:val="22"/>
                <w:szCs w:val="22"/>
              </w:rPr>
            </w:pPr>
            <w:ins w:id="728" w:author="OpenAI" w:date="2026-10-01T18:07:00Z" w16du:dateUtc="2026-10-02T01:07:00Z">
              <w:r>
                <w:rPr>
                  <w:color w:val="000000"/>
                  <w:sz w:val="22"/>
                  <w:szCs w:val="22"/>
                </w:rPr>
                <w:t>3</w:t>
              </w:r>
            </w:ins>
          </w:p>
        </w:tc>
        <w:tc>
          <w:tcPr>
            <w:tcW w:w="996" w:type="dxa"/>
            <w:tcBorders>
              <w:top w:val="single" w:sz="4" w:space="0" w:color="D9D9D9"/>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729" w:author="OpenAI" w:date="2026-10-01T18:07:00Z" w16du:dateUtc="2026-10-02T01:07:00Z"/>
                <w:color w:val="000000"/>
                <w:sz w:val="22"/>
                <w:szCs w:val="22"/>
              </w:rPr>
            </w:pPr>
            <w:ins w:id="730" w:author="OpenAI" w:date="2026-10-01T18:07:00Z" w16du:dateUtc="2026-10-02T01:07:00Z">
              <w:r>
                <w:rPr>
                  <w:color w:val="000000"/>
                  <w:sz w:val="22"/>
                  <w:szCs w:val="22"/>
                </w:rPr>
                <w:t>6</w:t>
              </w:r>
            </w:ins>
          </w:p>
        </w:tc>
        <w:tc>
          <w:tcPr>
            <w:tcW w:w="1904" w:type="dxa"/>
            <w:tcBorders>
              <w:top w:val="single" w:sz="4" w:space="0" w:color="D9D9D9"/>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731" w:author="OpenAI" w:date="2026-10-01T18:07:00Z" w16du:dateUtc="2026-10-02T01:07:00Z"/>
                <w:color w:val="000000"/>
                <w:sz w:val="22"/>
                <w:szCs w:val="22"/>
              </w:rPr>
            </w:pPr>
            <w:ins w:id="732" w:author="OpenAI" w:date="2026-10-01T18:07:00Z" w16du:dateUtc="2026-10-02T01:07:00Z">
              <w:r>
                <w:rPr>
                  <w:color w:val="000000"/>
                  <w:sz w:val="22"/>
                  <w:szCs w:val="22"/>
                </w:rPr>
                <w:t>95.3</w:t>
              </w:r>
            </w:ins>
          </w:p>
        </w:tc>
        <w:tc>
          <w:tcPr>
            <w:tcW w:w="1856" w:type="dxa"/>
            <w:tcBorders>
              <w:top w:val="single" w:sz="4" w:space="0" w:color="D9D9D9"/>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733" w:author="OpenAI" w:date="2026-10-01T18:07:00Z" w16du:dateUtc="2026-10-02T01:07:00Z"/>
                <w:color w:val="000000"/>
                <w:sz w:val="22"/>
                <w:szCs w:val="22"/>
              </w:rPr>
            </w:pPr>
            <w:ins w:id="734" w:author="OpenAI" w:date="2026-10-01T18:07:00Z" w16du:dateUtc="2026-10-02T01:07:00Z">
              <w:r>
                <w:rPr>
                  <w:color w:val="000000"/>
                  <w:sz w:val="22"/>
                  <w:szCs w:val="22"/>
                </w:rPr>
                <w:t>100.0</w:t>
              </w:r>
            </w:ins>
          </w:p>
        </w:tc>
        <w:tc>
          <w:tcPr>
            <w:tcW w:w="2202" w:type="dxa"/>
            <w:tcBorders>
              <w:top w:val="single" w:sz="4" w:space="0" w:color="D9D9D9"/>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735" w:author="OpenAI" w:date="2026-10-01T18:07:00Z" w16du:dateUtc="2026-10-02T01:07:00Z"/>
                <w:color w:val="000000"/>
                <w:sz w:val="22"/>
                <w:szCs w:val="22"/>
              </w:rPr>
            </w:pPr>
            <w:ins w:id="736" w:author="OpenAI" w:date="2026-10-01T18:07:00Z" w16du:dateUtc="2026-10-02T01:07:00Z">
              <w:r>
                <w:rPr>
                  <w:color w:val="000000"/>
                  <w:sz w:val="22"/>
                  <w:szCs w:val="22"/>
                </w:rPr>
                <w:t>93.8</w:t>
              </w:r>
            </w:ins>
          </w:p>
        </w:tc>
      </w:tr>
      <w:tr w:rsidR="001425FF" w:rsidTr="001425FF">
        <w:trPr>
          <w:cantSplit/>
          <w:jc w:val="center"/>
          <w:ins w:id="737" w:author="OpenAI" w:date="2026-10-01T18:07:00Z" w16du:dateUtc="2026-10-02T01:07:00Z"/>
        </w:trPr>
        <w:tc>
          <w:tcPr>
            <w:tcW w:w="1095" w:type="dxa"/>
            <w:tcBorders>
              <w:top w:val="single" w:sz="4" w:space="0" w:color="D9D9D9"/>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738" w:author="OpenAI" w:date="2026-10-01T18:07:00Z" w16du:dateUtc="2026-10-02T01:07:00Z"/>
                <w:color w:val="000000"/>
                <w:sz w:val="22"/>
                <w:szCs w:val="22"/>
              </w:rPr>
            </w:pPr>
            <w:ins w:id="739" w:author="OpenAI" w:date="2026-10-01T18:07:00Z" w16du:dateUtc="2026-10-02T01:07:00Z">
              <w:r>
                <w:rPr>
                  <w:color w:val="000000"/>
                  <w:sz w:val="22"/>
                  <w:szCs w:val="22"/>
                </w:rPr>
                <w:t>2</w:t>
              </w:r>
            </w:ins>
          </w:p>
        </w:tc>
        <w:tc>
          <w:tcPr>
            <w:tcW w:w="1305" w:type="dxa"/>
            <w:tcBorders>
              <w:top w:val="single" w:sz="4" w:space="0" w:color="D9D9D9"/>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740" w:author="OpenAI" w:date="2026-10-01T18:07:00Z" w16du:dateUtc="2026-10-02T01:07:00Z"/>
                <w:color w:val="000000"/>
                <w:sz w:val="22"/>
                <w:szCs w:val="22"/>
              </w:rPr>
            </w:pPr>
            <w:ins w:id="741" w:author="OpenAI" w:date="2026-10-01T18:07:00Z" w16du:dateUtc="2026-10-02T01:07:00Z">
              <w:r>
                <w:rPr>
                  <w:color w:val="000000"/>
                  <w:sz w:val="22"/>
                  <w:szCs w:val="22"/>
                </w:rPr>
                <w:t>6</w:t>
              </w:r>
            </w:ins>
          </w:p>
        </w:tc>
        <w:tc>
          <w:tcPr>
            <w:tcW w:w="996" w:type="dxa"/>
            <w:tcBorders>
              <w:top w:val="single" w:sz="4" w:space="0" w:color="D9D9D9"/>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742" w:author="OpenAI" w:date="2026-10-01T18:07:00Z" w16du:dateUtc="2026-10-02T01:07:00Z"/>
                <w:color w:val="000000"/>
                <w:sz w:val="22"/>
                <w:szCs w:val="22"/>
              </w:rPr>
            </w:pPr>
            <w:ins w:id="743" w:author="OpenAI" w:date="2026-10-01T18:07:00Z" w16du:dateUtc="2026-10-02T01:07:00Z">
              <w:r>
                <w:rPr>
                  <w:color w:val="000000"/>
                  <w:sz w:val="22"/>
                  <w:szCs w:val="22"/>
                </w:rPr>
                <w:t>12</w:t>
              </w:r>
            </w:ins>
          </w:p>
        </w:tc>
        <w:tc>
          <w:tcPr>
            <w:tcW w:w="1904" w:type="dxa"/>
            <w:tcBorders>
              <w:top w:val="single" w:sz="4" w:space="0" w:color="D9D9D9"/>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744" w:author="OpenAI" w:date="2026-10-01T18:07:00Z" w16du:dateUtc="2026-10-02T01:07:00Z"/>
                <w:color w:val="000000"/>
                <w:sz w:val="22"/>
                <w:szCs w:val="22"/>
              </w:rPr>
            </w:pPr>
            <w:ins w:id="745" w:author="OpenAI" w:date="2026-10-01T18:07:00Z" w16du:dateUtc="2026-10-02T01:07:00Z">
              <w:r>
                <w:rPr>
                  <w:color w:val="000000"/>
                  <w:sz w:val="22"/>
                  <w:szCs w:val="22"/>
                </w:rPr>
                <w:t>96.5</w:t>
              </w:r>
            </w:ins>
          </w:p>
        </w:tc>
        <w:tc>
          <w:tcPr>
            <w:tcW w:w="1856" w:type="dxa"/>
            <w:tcBorders>
              <w:top w:val="single" w:sz="4" w:space="0" w:color="D9D9D9"/>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746" w:author="OpenAI" w:date="2026-10-01T18:07:00Z" w16du:dateUtc="2026-10-02T01:07:00Z"/>
                <w:color w:val="000000"/>
                <w:sz w:val="22"/>
                <w:szCs w:val="22"/>
              </w:rPr>
            </w:pPr>
            <w:ins w:id="747" w:author="OpenAI" w:date="2026-10-01T18:07:00Z" w16du:dateUtc="2026-10-02T01:07:00Z">
              <w:r>
                <w:rPr>
                  <w:color w:val="000000"/>
                  <w:sz w:val="22"/>
                  <w:szCs w:val="22"/>
                </w:rPr>
                <w:t>100.0</w:t>
              </w:r>
            </w:ins>
          </w:p>
        </w:tc>
        <w:tc>
          <w:tcPr>
            <w:tcW w:w="2202" w:type="dxa"/>
            <w:tcBorders>
              <w:top w:val="single" w:sz="4" w:space="0" w:color="D9D9D9"/>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748" w:author="OpenAI" w:date="2026-10-01T18:07:00Z" w16du:dateUtc="2026-10-02T01:07:00Z"/>
                <w:color w:val="000000"/>
                <w:sz w:val="22"/>
                <w:szCs w:val="22"/>
              </w:rPr>
            </w:pPr>
            <w:ins w:id="749" w:author="OpenAI" w:date="2026-10-01T18:07:00Z" w16du:dateUtc="2026-10-02T01:07:00Z">
              <w:r>
                <w:rPr>
                  <w:color w:val="000000"/>
                  <w:sz w:val="22"/>
                  <w:szCs w:val="22"/>
                </w:rPr>
                <w:t>93.8</w:t>
              </w:r>
            </w:ins>
          </w:p>
        </w:tc>
      </w:tr>
      <w:tr w:rsidR="001425FF" w:rsidTr="001425FF">
        <w:trPr>
          <w:cantSplit/>
          <w:jc w:val="center"/>
          <w:ins w:id="750" w:author="OpenAI" w:date="2026-10-01T18:07:00Z" w16du:dateUtc="2026-10-02T01:07:00Z"/>
        </w:trPr>
        <w:tc>
          <w:tcPr>
            <w:tcW w:w="1095" w:type="dxa"/>
            <w:tcBorders>
              <w:top w:val="single" w:sz="4" w:space="0" w:color="D9D9D9"/>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751" w:author="OpenAI" w:date="2026-10-01T18:07:00Z" w16du:dateUtc="2026-10-02T01:07:00Z"/>
                <w:color w:val="000000"/>
                <w:sz w:val="22"/>
                <w:szCs w:val="22"/>
              </w:rPr>
            </w:pPr>
            <w:ins w:id="752" w:author="OpenAI" w:date="2026-10-01T18:07:00Z" w16du:dateUtc="2026-10-02T01:07:00Z">
              <w:r>
                <w:rPr>
                  <w:color w:val="000000"/>
                  <w:sz w:val="22"/>
                  <w:szCs w:val="22"/>
                </w:rPr>
                <w:t>3</w:t>
              </w:r>
            </w:ins>
          </w:p>
        </w:tc>
        <w:tc>
          <w:tcPr>
            <w:tcW w:w="1305" w:type="dxa"/>
            <w:tcBorders>
              <w:top w:val="single" w:sz="4" w:space="0" w:color="D9D9D9"/>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753" w:author="OpenAI" w:date="2026-10-01T18:07:00Z" w16du:dateUtc="2026-10-02T01:07:00Z"/>
                <w:color w:val="000000"/>
                <w:sz w:val="22"/>
                <w:szCs w:val="22"/>
              </w:rPr>
            </w:pPr>
            <w:ins w:id="754" w:author="OpenAI" w:date="2026-10-01T18:07:00Z" w16du:dateUtc="2026-10-02T01:07:00Z">
              <w:r>
                <w:rPr>
                  <w:color w:val="000000"/>
                  <w:sz w:val="22"/>
                  <w:szCs w:val="22"/>
                </w:rPr>
                <w:t>2</w:t>
              </w:r>
            </w:ins>
          </w:p>
        </w:tc>
        <w:tc>
          <w:tcPr>
            <w:tcW w:w="996" w:type="dxa"/>
            <w:tcBorders>
              <w:top w:val="single" w:sz="4" w:space="0" w:color="D9D9D9"/>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755" w:author="OpenAI" w:date="2026-10-01T18:07:00Z" w16du:dateUtc="2026-10-02T01:07:00Z"/>
                <w:color w:val="000000"/>
                <w:sz w:val="22"/>
                <w:szCs w:val="22"/>
              </w:rPr>
            </w:pPr>
            <w:ins w:id="756" w:author="OpenAI" w:date="2026-10-01T18:07:00Z" w16du:dateUtc="2026-10-02T01:07:00Z">
              <w:r>
                <w:rPr>
                  <w:color w:val="000000"/>
                  <w:sz w:val="22"/>
                  <w:szCs w:val="22"/>
                </w:rPr>
                <w:t>6</w:t>
              </w:r>
            </w:ins>
          </w:p>
        </w:tc>
        <w:tc>
          <w:tcPr>
            <w:tcW w:w="1904" w:type="dxa"/>
            <w:tcBorders>
              <w:top w:val="single" w:sz="4" w:space="0" w:color="D9D9D9"/>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757" w:author="OpenAI" w:date="2026-10-01T18:07:00Z" w16du:dateUtc="2026-10-02T01:07:00Z"/>
                <w:color w:val="000000"/>
                <w:sz w:val="22"/>
                <w:szCs w:val="22"/>
              </w:rPr>
            </w:pPr>
            <w:ins w:id="758" w:author="OpenAI" w:date="2026-10-01T18:07:00Z" w16du:dateUtc="2026-10-02T01:07:00Z">
              <w:r>
                <w:rPr>
                  <w:color w:val="000000"/>
                  <w:sz w:val="22"/>
                  <w:szCs w:val="22"/>
                </w:rPr>
                <w:t>91.0</w:t>
              </w:r>
            </w:ins>
          </w:p>
        </w:tc>
        <w:tc>
          <w:tcPr>
            <w:tcW w:w="1856" w:type="dxa"/>
            <w:tcBorders>
              <w:top w:val="single" w:sz="4" w:space="0" w:color="D9D9D9"/>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759" w:author="OpenAI" w:date="2026-10-01T18:07:00Z" w16du:dateUtc="2026-10-02T01:07:00Z"/>
                <w:color w:val="000000"/>
                <w:sz w:val="22"/>
                <w:szCs w:val="22"/>
              </w:rPr>
            </w:pPr>
            <w:ins w:id="760" w:author="OpenAI" w:date="2026-10-01T18:07:00Z" w16du:dateUtc="2026-10-02T01:07:00Z">
              <w:r>
                <w:rPr>
                  <w:color w:val="000000"/>
                  <w:sz w:val="22"/>
                  <w:szCs w:val="22"/>
                </w:rPr>
                <w:t>100.0</w:t>
              </w:r>
            </w:ins>
          </w:p>
        </w:tc>
        <w:tc>
          <w:tcPr>
            <w:tcW w:w="2202" w:type="dxa"/>
            <w:tcBorders>
              <w:top w:val="single" w:sz="4" w:space="0" w:color="D9D9D9"/>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761" w:author="OpenAI" w:date="2026-10-01T18:07:00Z" w16du:dateUtc="2026-10-02T01:07:00Z"/>
                <w:color w:val="000000"/>
                <w:sz w:val="22"/>
                <w:szCs w:val="22"/>
              </w:rPr>
            </w:pPr>
            <w:ins w:id="762" w:author="OpenAI" w:date="2026-10-01T18:07:00Z" w16du:dateUtc="2026-10-02T01:07:00Z">
              <w:r>
                <w:rPr>
                  <w:color w:val="000000"/>
                  <w:sz w:val="22"/>
                  <w:szCs w:val="22"/>
                </w:rPr>
                <w:t>93.5</w:t>
              </w:r>
            </w:ins>
          </w:p>
        </w:tc>
      </w:tr>
      <w:tr w:rsidR="001425FF" w:rsidTr="001425FF">
        <w:trPr>
          <w:cantSplit/>
          <w:jc w:val="center"/>
          <w:ins w:id="763" w:author="OpenAI" w:date="2026-10-01T18:07:00Z" w16du:dateUtc="2026-10-02T01:07:00Z"/>
        </w:trPr>
        <w:tc>
          <w:tcPr>
            <w:tcW w:w="1095" w:type="dxa"/>
            <w:tcBorders>
              <w:top w:val="single" w:sz="4" w:space="0" w:color="D9D9D9"/>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764" w:author="OpenAI" w:date="2026-10-01T18:07:00Z" w16du:dateUtc="2026-10-02T01:07:00Z"/>
                <w:color w:val="000000"/>
                <w:sz w:val="22"/>
                <w:szCs w:val="22"/>
              </w:rPr>
            </w:pPr>
            <w:ins w:id="765" w:author="OpenAI" w:date="2026-10-01T18:07:00Z" w16du:dateUtc="2026-10-02T01:07:00Z">
              <w:r>
                <w:rPr>
                  <w:color w:val="000000"/>
                  <w:sz w:val="22"/>
                  <w:szCs w:val="22"/>
                </w:rPr>
                <w:t>3</w:t>
              </w:r>
            </w:ins>
          </w:p>
        </w:tc>
        <w:tc>
          <w:tcPr>
            <w:tcW w:w="1305" w:type="dxa"/>
            <w:tcBorders>
              <w:top w:val="single" w:sz="4" w:space="0" w:color="D9D9D9"/>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766" w:author="OpenAI" w:date="2026-10-01T18:07:00Z" w16du:dateUtc="2026-10-02T01:07:00Z"/>
                <w:color w:val="000000"/>
                <w:sz w:val="22"/>
                <w:szCs w:val="22"/>
              </w:rPr>
            </w:pPr>
            <w:ins w:id="767" w:author="OpenAI" w:date="2026-10-01T18:07:00Z" w16du:dateUtc="2026-10-02T01:07:00Z">
              <w:r>
                <w:rPr>
                  <w:color w:val="000000"/>
                  <w:sz w:val="22"/>
                  <w:szCs w:val="22"/>
                </w:rPr>
                <w:t>3</w:t>
              </w:r>
            </w:ins>
          </w:p>
        </w:tc>
        <w:tc>
          <w:tcPr>
            <w:tcW w:w="996" w:type="dxa"/>
            <w:tcBorders>
              <w:top w:val="single" w:sz="4" w:space="0" w:color="D9D9D9"/>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768" w:author="OpenAI" w:date="2026-10-01T18:07:00Z" w16du:dateUtc="2026-10-02T01:07:00Z"/>
                <w:color w:val="000000"/>
                <w:sz w:val="22"/>
                <w:szCs w:val="22"/>
              </w:rPr>
            </w:pPr>
            <w:ins w:id="769" w:author="OpenAI" w:date="2026-10-01T18:07:00Z" w16du:dateUtc="2026-10-02T01:07:00Z">
              <w:r>
                <w:rPr>
                  <w:color w:val="000000"/>
                  <w:sz w:val="22"/>
                  <w:szCs w:val="22"/>
                </w:rPr>
                <w:t>9</w:t>
              </w:r>
            </w:ins>
          </w:p>
        </w:tc>
        <w:tc>
          <w:tcPr>
            <w:tcW w:w="1904" w:type="dxa"/>
            <w:tcBorders>
              <w:top w:val="single" w:sz="4" w:space="0" w:color="D9D9D9"/>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770" w:author="OpenAI" w:date="2026-10-01T18:07:00Z" w16du:dateUtc="2026-10-02T01:07:00Z"/>
                <w:color w:val="000000"/>
                <w:sz w:val="22"/>
                <w:szCs w:val="22"/>
              </w:rPr>
            </w:pPr>
            <w:ins w:id="771" w:author="OpenAI" w:date="2026-10-01T18:07:00Z" w16du:dateUtc="2026-10-02T01:07:00Z">
              <w:r>
                <w:rPr>
                  <w:color w:val="000000"/>
                  <w:sz w:val="22"/>
                  <w:szCs w:val="22"/>
                </w:rPr>
                <w:t>94.5</w:t>
              </w:r>
            </w:ins>
          </w:p>
        </w:tc>
        <w:tc>
          <w:tcPr>
            <w:tcW w:w="1856" w:type="dxa"/>
            <w:tcBorders>
              <w:top w:val="single" w:sz="4" w:space="0" w:color="D9D9D9"/>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772" w:author="OpenAI" w:date="2026-10-01T18:07:00Z" w16du:dateUtc="2026-10-02T01:07:00Z"/>
                <w:color w:val="000000"/>
                <w:sz w:val="22"/>
                <w:szCs w:val="22"/>
              </w:rPr>
            </w:pPr>
            <w:ins w:id="773" w:author="OpenAI" w:date="2026-10-01T18:07:00Z" w16du:dateUtc="2026-10-02T01:07:00Z">
              <w:r>
                <w:rPr>
                  <w:color w:val="000000"/>
                  <w:sz w:val="22"/>
                  <w:szCs w:val="22"/>
                </w:rPr>
                <w:t>100.0</w:t>
              </w:r>
            </w:ins>
          </w:p>
        </w:tc>
        <w:tc>
          <w:tcPr>
            <w:tcW w:w="2202" w:type="dxa"/>
            <w:tcBorders>
              <w:top w:val="single" w:sz="4" w:space="0" w:color="D9D9D9"/>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774" w:author="OpenAI" w:date="2026-10-01T18:07:00Z" w16du:dateUtc="2026-10-02T01:07:00Z"/>
                <w:color w:val="000000"/>
                <w:sz w:val="22"/>
                <w:szCs w:val="22"/>
              </w:rPr>
            </w:pPr>
            <w:ins w:id="775" w:author="OpenAI" w:date="2026-10-01T18:07:00Z" w16du:dateUtc="2026-10-02T01:07:00Z">
              <w:r>
                <w:rPr>
                  <w:color w:val="000000"/>
                  <w:sz w:val="22"/>
                  <w:szCs w:val="22"/>
                </w:rPr>
                <w:t>93.8</w:t>
              </w:r>
            </w:ins>
          </w:p>
        </w:tc>
      </w:tr>
      <w:tr w:rsidR="001425FF" w:rsidTr="001425FF">
        <w:trPr>
          <w:cantSplit/>
          <w:jc w:val="center"/>
          <w:ins w:id="776" w:author="OpenAI" w:date="2026-10-01T18:07:00Z" w16du:dateUtc="2026-10-02T01:07:00Z"/>
        </w:trPr>
        <w:tc>
          <w:tcPr>
            <w:tcW w:w="1095" w:type="dxa"/>
            <w:tcBorders>
              <w:top w:val="single" w:sz="4" w:space="0" w:color="D9D9D9"/>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777" w:author="OpenAI" w:date="2026-10-01T18:07:00Z" w16du:dateUtc="2026-10-02T01:07:00Z"/>
                <w:color w:val="000000"/>
                <w:sz w:val="22"/>
                <w:szCs w:val="22"/>
              </w:rPr>
            </w:pPr>
            <w:ins w:id="778" w:author="OpenAI" w:date="2026-10-01T18:07:00Z" w16du:dateUtc="2026-10-02T01:07:00Z">
              <w:r>
                <w:rPr>
                  <w:color w:val="000000"/>
                  <w:sz w:val="22"/>
                  <w:szCs w:val="22"/>
                </w:rPr>
                <w:t>3</w:t>
              </w:r>
            </w:ins>
          </w:p>
        </w:tc>
        <w:tc>
          <w:tcPr>
            <w:tcW w:w="1305" w:type="dxa"/>
            <w:tcBorders>
              <w:top w:val="single" w:sz="4" w:space="0" w:color="D9D9D9"/>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779" w:author="OpenAI" w:date="2026-10-01T18:07:00Z" w16du:dateUtc="2026-10-02T01:07:00Z"/>
                <w:color w:val="000000"/>
                <w:sz w:val="22"/>
                <w:szCs w:val="22"/>
              </w:rPr>
            </w:pPr>
            <w:ins w:id="780" w:author="OpenAI" w:date="2026-10-01T18:07:00Z" w16du:dateUtc="2026-10-02T01:07:00Z">
              <w:r>
                <w:rPr>
                  <w:color w:val="000000"/>
                  <w:sz w:val="22"/>
                  <w:szCs w:val="22"/>
                </w:rPr>
                <w:t>6</w:t>
              </w:r>
            </w:ins>
          </w:p>
        </w:tc>
        <w:tc>
          <w:tcPr>
            <w:tcW w:w="996" w:type="dxa"/>
            <w:tcBorders>
              <w:top w:val="single" w:sz="4" w:space="0" w:color="D9D9D9"/>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781" w:author="OpenAI" w:date="2026-10-01T18:07:00Z" w16du:dateUtc="2026-10-02T01:07:00Z"/>
                <w:color w:val="000000"/>
                <w:sz w:val="22"/>
                <w:szCs w:val="22"/>
              </w:rPr>
            </w:pPr>
            <w:ins w:id="782" w:author="OpenAI" w:date="2026-10-01T18:07:00Z" w16du:dateUtc="2026-10-02T01:07:00Z">
              <w:r>
                <w:rPr>
                  <w:color w:val="000000"/>
                  <w:sz w:val="22"/>
                  <w:szCs w:val="22"/>
                </w:rPr>
                <w:t>18</w:t>
              </w:r>
            </w:ins>
          </w:p>
        </w:tc>
        <w:tc>
          <w:tcPr>
            <w:tcW w:w="1904" w:type="dxa"/>
            <w:tcBorders>
              <w:top w:val="single" w:sz="4" w:space="0" w:color="D9D9D9"/>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783" w:author="OpenAI" w:date="2026-10-01T18:07:00Z" w16du:dateUtc="2026-10-02T01:07:00Z"/>
                <w:color w:val="000000"/>
                <w:sz w:val="22"/>
                <w:szCs w:val="22"/>
              </w:rPr>
            </w:pPr>
            <w:ins w:id="784" w:author="OpenAI" w:date="2026-10-01T18:07:00Z" w16du:dateUtc="2026-10-02T01:07:00Z">
              <w:r>
                <w:rPr>
                  <w:color w:val="000000"/>
                  <w:sz w:val="22"/>
                  <w:szCs w:val="22"/>
                </w:rPr>
                <w:t>95.8</w:t>
              </w:r>
            </w:ins>
          </w:p>
        </w:tc>
        <w:tc>
          <w:tcPr>
            <w:tcW w:w="1856" w:type="dxa"/>
            <w:tcBorders>
              <w:top w:val="single" w:sz="4" w:space="0" w:color="D9D9D9"/>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785" w:author="OpenAI" w:date="2026-10-01T18:07:00Z" w16du:dateUtc="2026-10-02T01:07:00Z"/>
                <w:color w:val="000000"/>
                <w:sz w:val="22"/>
                <w:szCs w:val="22"/>
              </w:rPr>
            </w:pPr>
            <w:ins w:id="786" w:author="OpenAI" w:date="2026-10-01T18:07:00Z" w16du:dateUtc="2026-10-02T01:07:00Z">
              <w:r>
                <w:rPr>
                  <w:color w:val="000000"/>
                  <w:sz w:val="22"/>
                  <w:szCs w:val="22"/>
                </w:rPr>
                <w:t>100.0</w:t>
              </w:r>
            </w:ins>
          </w:p>
        </w:tc>
        <w:tc>
          <w:tcPr>
            <w:tcW w:w="2202" w:type="dxa"/>
            <w:tcBorders>
              <w:top w:val="single" w:sz="4" w:space="0" w:color="D9D9D9"/>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787" w:author="OpenAI" w:date="2026-10-01T18:07:00Z" w16du:dateUtc="2026-10-02T01:07:00Z"/>
                <w:color w:val="000000"/>
                <w:sz w:val="22"/>
                <w:szCs w:val="22"/>
              </w:rPr>
            </w:pPr>
            <w:ins w:id="788" w:author="OpenAI" w:date="2026-10-01T18:07:00Z" w16du:dateUtc="2026-10-02T01:07:00Z">
              <w:r>
                <w:rPr>
                  <w:color w:val="000000"/>
                  <w:sz w:val="22"/>
                  <w:szCs w:val="22"/>
                </w:rPr>
                <w:t>93.8</w:t>
              </w:r>
            </w:ins>
          </w:p>
        </w:tc>
      </w:tr>
      <w:tr w:rsidR="001425FF" w:rsidTr="001425FF">
        <w:trPr>
          <w:cantSplit/>
          <w:jc w:val="center"/>
          <w:ins w:id="789" w:author="OpenAI" w:date="2026-10-01T18:07:00Z" w16du:dateUtc="2026-10-02T01:07:00Z"/>
        </w:trPr>
        <w:tc>
          <w:tcPr>
            <w:tcW w:w="1095" w:type="dxa"/>
            <w:tcBorders>
              <w:top w:val="single" w:sz="4" w:space="0" w:color="D9D9D9"/>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790" w:author="OpenAI" w:date="2026-10-01T18:07:00Z" w16du:dateUtc="2026-10-02T01:07:00Z"/>
                <w:color w:val="000000"/>
                <w:sz w:val="22"/>
                <w:szCs w:val="22"/>
              </w:rPr>
            </w:pPr>
            <w:ins w:id="791" w:author="OpenAI" w:date="2026-10-01T18:07:00Z" w16du:dateUtc="2026-10-02T01:07:00Z">
              <w:r>
                <w:rPr>
                  <w:color w:val="000000"/>
                  <w:sz w:val="22"/>
                  <w:szCs w:val="22"/>
                </w:rPr>
                <w:t>5</w:t>
              </w:r>
            </w:ins>
          </w:p>
        </w:tc>
        <w:tc>
          <w:tcPr>
            <w:tcW w:w="1305" w:type="dxa"/>
            <w:tcBorders>
              <w:top w:val="single" w:sz="4" w:space="0" w:color="D9D9D9"/>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792" w:author="OpenAI" w:date="2026-10-01T18:07:00Z" w16du:dateUtc="2026-10-02T01:07:00Z"/>
                <w:color w:val="000000"/>
                <w:sz w:val="22"/>
                <w:szCs w:val="22"/>
              </w:rPr>
            </w:pPr>
            <w:ins w:id="793" w:author="OpenAI" w:date="2026-10-01T18:07:00Z" w16du:dateUtc="2026-10-02T01:07:00Z">
              <w:r>
                <w:rPr>
                  <w:color w:val="000000"/>
                  <w:sz w:val="22"/>
                  <w:szCs w:val="22"/>
                </w:rPr>
                <w:t>2</w:t>
              </w:r>
            </w:ins>
          </w:p>
        </w:tc>
        <w:tc>
          <w:tcPr>
            <w:tcW w:w="996" w:type="dxa"/>
            <w:tcBorders>
              <w:top w:val="single" w:sz="4" w:space="0" w:color="D9D9D9"/>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794" w:author="OpenAI" w:date="2026-10-01T18:07:00Z" w16du:dateUtc="2026-10-02T01:07:00Z"/>
                <w:color w:val="000000"/>
                <w:sz w:val="22"/>
                <w:szCs w:val="22"/>
              </w:rPr>
            </w:pPr>
            <w:ins w:id="795" w:author="OpenAI" w:date="2026-10-01T18:07:00Z" w16du:dateUtc="2026-10-02T01:07:00Z">
              <w:r>
                <w:rPr>
                  <w:color w:val="000000"/>
                  <w:sz w:val="22"/>
                  <w:szCs w:val="22"/>
                </w:rPr>
                <w:t>10</w:t>
              </w:r>
            </w:ins>
          </w:p>
        </w:tc>
        <w:tc>
          <w:tcPr>
            <w:tcW w:w="1904" w:type="dxa"/>
            <w:tcBorders>
              <w:top w:val="single" w:sz="4" w:space="0" w:color="D9D9D9"/>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796" w:author="OpenAI" w:date="2026-10-01T18:07:00Z" w16du:dateUtc="2026-10-02T01:07:00Z"/>
                <w:color w:val="000000"/>
                <w:sz w:val="22"/>
                <w:szCs w:val="22"/>
              </w:rPr>
            </w:pPr>
            <w:ins w:id="797" w:author="OpenAI" w:date="2026-10-01T18:07:00Z" w16du:dateUtc="2026-10-02T01:07:00Z">
              <w:r>
                <w:rPr>
                  <w:color w:val="000000"/>
                  <w:sz w:val="22"/>
                  <w:szCs w:val="22"/>
                </w:rPr>
                <w:t>91.3</w:t>
              </w:r>
            </w:ins>
          </w:p>
        </w:tc>
        <w:tc>
          <w:tcPr>
            <w:tcW w:w="1856" w:type="dxa"/>
            <w:tcBorders>
              <w:top w:val="single" w:sz="4" w:space="0" w:color="D9D9D9"/>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798" w:author="OpenAI" w:date="2026-10-01T18:07:00Z" w16du:dateUtc="2026-10-02T01:07:00Z"/>
                <w:color w:val="000000"/>
                <w:sz w:val="22"/>
                <w:szCs w:val="22"/>
              </w:rPr>
            </w:pPr>
            <w:ins w:id="799" w:author="OpenAI" w:date="2026-10-01T18:07:00Z" w16du:dateUtc="2026-10-02T01:07:00Z">
              <w:r>
                <w:rPr>
                  <w:color w:val="000000"/>
                  <w:sz w:val="22"/>
                  <w:szCs w:val="22"/>
                </w:rPr>
                <w:t>100.0</w:t>
              </w:r>
            </w:ins>
          </w:p>
        </w:tc>
        <w:tc>
          <w:tcPr>
            <w:tcW w:w="2202" w:type="dxa"/>
            <w:tcBorders>
              <w:top w:val="single" w:sz="4" w:space="0" w:color="D9D9D9"/>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800" w:author="OpenAI" w:date="2026-10-01T18:07:00Z" w16du:dateUtc="2026-10-02T01:07:00Z"/>
                <w:color w:val="000000"/>
                <w:sz w:val="22"/>
                <w:szCs w:val="22"/>
              </w:rPr>
            </w:pPr>
            <w:ins w:id="801" w:author="OpenAI" w:date="2026-10-01T18:07:00Z" w16du:dateUtc="2026-10-02T01:07:00Z">
              <w:r>
                <w:rPr>
                  <w:color w:val="000000"/>
                  <w:sz w:val="22"/>
                  <w:szCs w:val="22"/>
                </w:rPr>
                <w:t>93.0</w:t>
              </w:r>
            </w:ins>
          </w:p>
        </w:tc>
      </w:tr>
      <w:tr w:rsidR="001425FF" w:rsidTr="001425FF">
        <w:trPr>
          <w:cantSplit/>
          <w:jc w:val="center"/>
          <w:ins w:id="802" w:author="OpenAI" w:date="2026-10-01T18:07:00Z" w16du:dateUtc="2026-10-02T01:07:00Z"/>
        </w:trPr>
        <w:tc>
          <w:tcPr>
            <w:tcW w:w="1095" w:type="dxa"/>
            <w:tcBorders>
              <w:top w:val="single" w:sz="4" w:space="0" w:color="D9D9D9"/>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803" w:author="OpenAI" w:date="2026-10-01T18:07:00Z" w16du:dateUtc="2026-10-02T01:07:00Z"/>
                <w:color w:val="000000"/>
                <w:sz w:val="22"/>
                <w:szCs w:val="22"/>
              </w:rPr>
            </w:pPr>
            <w:ins w:id="804" w:author="OpenAI" w:date="2026-10-01T18:07:00Z" w16du:dateUtc="2026-10-02T01:07:00Z">
              <w:r>
                <w:rPr>
                  <w:color w:val="000000"/>
                  <w:sz w:val="22"/>
                  <w:szCs w:val="22"/>
                </w:rPr>
                <w:t>5</w:t>
              </w:r>
            </w:ins>
          </w:p>
        </w:tc>
        <w:tc>
          <w:tcPr>
            <w:tcW w:w="1305" w:type="dxa"/>
            <w:tcBorders>
              <w:top w:val="single" w:sz="4" w:space="0" w:color="D9D9D9"/>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805" w:author="OpenAI" w:date="2026-10-01T18:07:00Z" w16du:dateUtc="2026-10-02T01:07:00Z"/>
                <w:color w:val="000000"/>
                <w:sz w:val="22"/>
                <w:szCs w:val="22"/>
              </w:rPr>
            </w:pPr>
            <w:ins w:id="806" w:author="OpenAI" w:date="2026-10-01T18:07:00Z" w16du:dateUtc="2026-10-02T01:07:00Z">
              <w:r>
                <w:rPr>
                  <w:color w:val="000000"/>
                  <w:sz w:val="22"/>
                  <w:szCs w:val="22"/>
                </w:rPr>
                <w:t>3</w:t>
              </w:r>
            </w:ins>
          </w:p>
        </w:tc>
        <w:tc>
          <w:tcPr>
            <w:tcW w:w="996" w:type="dxa"/>
            <w:tcBorders>
              <w:top w:val="single" w:sz="4" w:space="0" w:color="D9D9D9"/>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807" w:author="OpenAI" w:date="2026-10-01T18:07:00Z" w16du:dateUtc="2026-10-02T01:07:00Z"/>
                <w:color w:val="000000"/>
                <w:sz w:val="22"/>
                <w:szCs w:val="22"/>
              </w:rPr>
            </w:pPr>
            <w:ins w:id="808" w:author="OpenAI" w:date="2026-10-01T18:07:00Z" w16du:dateUtc="2026-10-02T01:07:00Z">
              <w:r>
                <w:rPr>
                  <w:color w:val="000000"/>
                  <w:sz w:val="22"/>
                  <w:szCs w:val="22"/>
                </w:rPr>
                <w:t>15</w:t>
              </w:r>
            </w:ins>
          </w:p>
        </w:tc>
        <w:tc>
          <w:tcPr>
            <w:tcW w:w="1904" w:type="dxa"/>
            <w:tcBorders>
              <w:top w:val="single" w:sz="4" w:space="0" w:color="D9D9D9"/>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809" w:author="OpenAI" w:date="2026-10-01T18:07:00Z" w16du:dateUtc="2026-10-02T01:07:00Z"/>
                <w:color w:val="000000"/>
                <w:sz w:val="22"/>
                <w:szCs w:val="22"/>
              </w:rPr>
            </w:pPr>
            <w:ins w:id="810" w:author="OpenAI" w:date="2026-10-01T18:07:00Z" w16du:dateUtc="2026-10-02T01:07:00Z">
              <w:r>
                <w:rPr>
                  <w:color w:val="000000"/>
                  <w:sz w:val="22"/>
                  <w:szCs w:val="22"/>
                </w:rPr>
                <w:t>93.0</w:t>
              </w:r>
            </w:ins>
          </w:p>
        </w:tc>
        <w:tc>
          <w:tcPr>
            <w:tcW w:w="1856" w:type="dxa"/>
            <w:tcBorders>
              <w:top w:val="single" w:sz="4" w:space="0" w:color="D9D9D9"/>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811" w:author="OpenAI" w:date="2026-10-01T18:07:00Z" w16du:dateUtc="2026-10-02T01:07:00Z"/>
                <w:color w:val="000000"/>
                <w:sz w:val="22"/>
                <w:szCs w:val="22"/>
              </w:rPr>
            </w:pPr>
            <w:ins w:id="812" w:author="OpenAI" w:date="2026-10-01T18:07:00Z" w16du:dateUtc="2026-10-02T01:07:00Z">
              <w:r>
                <w:rPr>
                  <w:color w:val="000000"/>
                  <w:sz w:val="22"/>
                  <w:szCs w:val="22"/>
                </w:rPr>
                <w:t>100.0</w:t>
              </w:r>
            </w:ins>
          </w:p>
        </w:tc>
        <w:tc>
          <w:tcPr>
            <w:tcW w:w="2202" w:type="dxa"/>
            <w:tcBorders>
              <w:top w:val="single" w:sz="4" w:space="0" w:color="D9D9D9"/>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813" w:author="OpenAI" w:date="2026-10-01T18:07:00Z" w16du:dateUtc="2026-10-02T01:07:00Z"/>
                <w:color w:val="000000"/>
                <w:sz w:val="22"/>
                <w:szCs w:val="22"/>
              </w:rPr>
            </w:pPr>
            <w:ins w:id="814" w:author="OpenAI" w:date="2026-10-01T18:07:00Z" w16du:dateUtc="2026-10-02T01:07:00Z">
              <w:r>
                <w:rPr>
                  <w:color w:val="000000"/>
                  <w:sz w:val="22"/>
                  <w:szCs w:val="22"/>
                </w:rPr>
                <w:t>93.5</w:t>
              </w:r>
            </w:ins>
          </w:p>
        </w:tc>
      </w:tr>
      <w:tr w:rsidR="001425FF" w:rsidTr="001425FF">
        <w:trPr>
          <w:cantSplit/>
          <w:jc w:val="center"/>
          <w:ins w:id="815" w:author="OpenAI" w:date="2026-10-01T18:07:00Z" w16du:dateUtc="2026-10-02T01:07:00Z"/>
        </w:trPr>
        <w:tc>
          <w:tcPr>
            <w:tcW w:w="1095" w:type="dxa"/>
            <w:tcBorders>
              <w:top w:val="single" w:sz="4" w:space="0" w:color="D9D9D9"/>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816" w:author="OpenAI" w:date="2026-10-01T18:07:00Z" w16du:dateUtc="2026-10-02T01:07:00Z"/>
                <w:color w:val="000000"/>
                <w:sz w:val="22"/>
                <w:szCs w:val="22"/>
              </w:rPr>
            </w:pPr>
            <w:ins w:id="817" w:author="OpenAI" w:date="2026-10-01T18:07:00Z" w16du:dateUtc="2026-10-02T01:07:00Z">
              <w:r>
                <w:rPr>
                  <w:color w:val="000000"/>
                  <w:sz w:val="22"/>
                  <w:szCs w:val="22"/>
                </w:rPr>
                <w:t>5</w:t>
              </w:r>
            </w:ins>
          </w:p>
        </w:tc>
        <w:tc>
          <w:tcPr>
            <w:tcW w:w="1305" w:type="dxa"/>
            <w:tcBorders>
              <w:top w:val="single" w:sz="4" w:space="0" w:color="D9D9D9"/>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818" w:author="OpenAI" w:date="2026-10-01T18:07:00Z" w16du:dateUtc="2026-10-02T01:07:00Z"/>
                <w:color w:val="000000"/>
                <w:sz w:val="22"/>
                <w:szCs w:val="22"/>
              </w:rPr>
            </w:pPr>
            <w:ins w:id="819" w:author="OpenAI" w:date="2026-10-01T18:07:00Z" w16du:dateUtc="2026-10-02T01:07:00Z">
              <w:r>
                <w:rPr>
                  <w:color w:val="000000"/>
                  <w:sz w:val="22"/>
                  <w:szCs w:val="22"/>
                </w:rPr>
                <w:t>6</w:t>
              </w:r>
            </w:ins>
          </w:p>
        </w:tc>
        <w:tc>
          <w:tcPr>
            <w:tcW w:w="996" w:type="dxa"/>
            <w:tcBorders>
              <w:top w:val="single" w:sz="4" w:space="0" w:color="D9D9D9"/>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820" w:author="OpenAI" w:date="2026-10-01T18:07:00Z" w16du:dateUtc="2026-10-02T01:07:00Z"/>
                <w:color w:val="000000"/>
                <w:sz w:val="22"/>
                <w:szCs w:val="22"/>
              </w:rPr>
            </w:pPr>
            <w:ins w:id="821" w:author="OpenAI" w:date="2026-10-01T18:07:00Z" w16du:dateUtc="2026-10-02T01:07:00Z">
              <w:r>
                <w:rPr>
                  <w:color w:val="000000"/>
                  <w:sz w:val="22"/>
                  <w:szCs w:val="22"/>
                </w:rPr>
                <w:t>30</w:t>
              </w:r>
            </w:ins>
          </w:p>
        </w:tc>
        <w:tc>
          <w:tcPr>
            <w:tcW w:w="1904" w:type="dxa"/>
            <w:tcBorders>
              <w:top w:val="single" w:sz="4" w:space="0" w:color="D9D9D9"/>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822" w:author="OpenAI" w:date="2026-10-01T18:07:00Z" w16du:dateUtc="2026-10-02T01:07:00Z"/>
                <w:color w:val="000000"/>
                <w:sz w:val="22"/>
                <w:szCs w:val="22"/>
              </w:rPr>
            </w:pPr>
            <w:ins w:id="823" w:author="OpenAI" w:date="2026-10-01T18:07:00Z" w16du:dateUtc="2026-10-02T01:07:00Z">
              <w:r>
                <w:rPr>
                  <w:color w:val="000000"/>
                  <w:sz w:val="22"/>
                  <w:szCs w:val="22"/>
                </w:rPr>
                <w:t>94.0</w:t>
              </w:r>
            </w:ins>
          </w:p>
        </w:tc>
        <w:tc>
          <w:tcPr>
            <w:tcW w:w="1856" w:type="dxa"/>
            <w:tcBorders>
              <w:top w:val="single" w:sz="4" w:space="0" w:color="D9D9D9"/>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824" w:author="OpenAI" w:date="2026-10-01T18:07:00Z" w16du:dateUtc="2026-10-02T01:07:00Z"/>
                <w:color w:val="000000"/>
                <w:sz w:val="22"/>
                <w:szCs w:val="22"/>
              </w:rPr>
            </w:pPr>
            <w:ins w:id="825" w:author="OpenAI" w:date="2026-10-01T18:07:00Z" w16du:dateUtc="2026-10-02T01:07:00Z">
              <w:r>
                <w:rPr>
                  <w:color w:val="000000"/>
                  <w:sz w:val="22"/>
                  <w:szCs w:val="22"/>
                </w:rPr>
                <w:t>100.0</w:t>
              </w:r>
            </w:ins>
          </w:p>
        </w:tc>
        <w:tc>
          <w:tcPr>
            <w:tcW w:w="2202" w:type="dxa"/>
            <w:tcBorders>
              <w:top w:val="single" w:sz="4" w:space="0" w:color="D9D9D9"/>
              <w:left w:val="single" w:sz="6" w:space="0" w:color="000000"/>
              <w:bottom w:val="single" w:sz="6" w:space="0" w:color="000000"/>
              <w:right w:val="single" w:sz="4" w:space="0" w:color="D9D9D9"/>
            </w:tcBorders>
            <w:vAlign w:val="center"/>
          </w:tcPr>
          <w:p w:rsidR="001425FF" w:rsidRDefault="007B1B89">
            <w:pPr>
              <w:spacing w:after="0" w:line="240" w:lineRule="auto"/>
              <w:jc w:val="center"/>
              <w:rPr>
                <w:ins w:id="826" w:author="OpenAI" w:date="2026-10-01T18:07:00Z" w16du:dateUtc="2026-10-02T01:07:00Z"/>
                <w:color w:val="000000"/>
                <w:sz w:val="22"/>
                <w:szCs w:val="22"/>
              </w:rPr>
            </w:pPr>
            <w:ins w:id="827" w:author="OpenAI" w:date="2026-10-01T18:07:00Z" w16du:dateUtc="2026-10-02T01:07:00Z">
              <w:r>
                <w:rPr>
                  <w:color w:val="000000"/>
                  <w:sz w:val="22"/>
                  <w:szCs w:val="22"/>
                </w:rPr>
                <w:t>93.5</w:t>
              </w:r>
            </w:ins>
          </w:p>
        </w:tc>
      </w:tr>
    </w:tbl>
    <w:p w:rsidR="001425FF" w:rsidRDefault="007B1B89">
      <w:pPr>
        <w:spacing w:before="60" w:after="120"/>
        <w:rPr>
          <w:ins w:id="828" w:author="OpenAI" w:date="2026-10-01T18:07:00Z" w16du:dateUtc="2026-10-02T01:07:00Z"/>
          <w:sz w:val="22"/>
          <w:szCs w:val="22"/>
        </w:rPr>
      </w:pPr>
      <w:ins w:id="829" w:author="OpenAI" w:date="2026-10-01T18:07:00Z" w16du:dateUtc="2026-10-02T01:07:00Z">
        <w:r>
          <w:rPr>
            <w:i/>
            <w:sz w:val="22"/>
            <w:szCs w:val="22"/>
          </w:rPr>
          <w:t>Note: Success percentages pool 400 parameter-draw replicates per row (2 molecules x 2 variability scenarios x 100 replicates). For each endpoint, a replicate was successful only when that endpoint was within 0.5-2.0 at every included dose.</w:t>
        </w:r>
        <w:r>
          <w:br w:type="page"/>
        </w:r>
      </w:ins>
    </w:p>
    <w:p w:rsidR="001425FF" w:rsidRDefault="001425FF">
      <w:pPr>
        <w:spacing w:after="120"/>
        <w:rPr>
          <w:ins w:id="830" w:author="OpenAI" w:date="2026-10-01T18:07:00Z" w16du:dateUtc="2026-10-02T01:07:00Z"/>
          <w:i/>
          <w:sz w:val="22"/>
          <w:szCs w:val="22"/>
        </w:rPr>
      </w:pPr>
    </w:p>
    <w:p w:rsidR="001425FF" w:rsidRDefault="007B1B89">
      <w:pPr>
        <w:pStyle w:val="Heading1"/>
        <w:spacing w:before="0"/>
      </w:pPr>
      <w:r>
        <w:t>Supplementary Materials</w:t>
      </w:r>
    </w:p>
    <w:p w:rsidR="007D60AC" w:rsidRDefault="007B1B89">
      <w:pPr>
        <w:rPr>
          <w:del w:id="831" w:author="OpenAI" w:date="2026-10-01T18:07:00Z" w16du:dateUtc="2026-10-02T01:07:00Z"/>
        </w:rPr>
      </w:pPr>
      <w:del w:id="832" w:author="OpenAI" w:date="2026-10-01T18:07:00Z" w16du:dateUtc="2026-10-02T01:07:00Z">
        <w:r>
          <w:rPr>
            <w:b/>
            <w:bCs/>
          </w:rPr>
          <w:delText xml:space="preserve">Supplementary Material S1. </w:delText>
        </w:r>
        <w:r>
          <w:delText>(S1.1) Observed and predicted monkey plasma concentration-time profiles for the “a priori” PBPK approach, and (B) the top-down QSS TMDD approach, (S1.2) Fold-error comparison for monkey clearance, AUC0-28d, and Cmax predicted using “a priori” PBPK and monkey-fitted top-down TMDD translation, (S1.3) Parameters Used in A Priori and Top-Down Simulations</w:delText>
        </w:r>
      </w:del>
    </w:p>
    <w:p w:rsidR="007D60AC" w:rsidRDefault="007B1B89">
      <w:pPr>
        <w:rPr>
          <w:del w:id="833" w:author="OpenAI" w:date="2026-10-01T18:07:00Z" w16du:dateUtc="2026-10-02T01:07:00Z"/>
        </w:rPr>
      </w:pPr>
      <w:del w:id="834" w:author="OpenAI" w:date="2026-10-01T18:07:00Z" w16du:dateUtc="2026-10-02T01:07:00Z">
        <w:r>
          <w:rPr>
            <w:b/>
            <w:bCs/>
          </w:rPr>
          <w:delText xml:space="preserve">S1.1. Observed and model-predicted monkey plasma concentration-time profiles across molecules and dose levels. </w:delText>
        </w:r>
        <w:r>
          <w:delText>(A) A priori PBPK simulations generated without fitting to monkey PK data. (B) Top-down QSS TMDD Run 4 fits with CL, Vc, Q, and Vp estimated and molecule-specific TMDD inputs fixed. Points represent observed data and lines represent model predictions.</w:delText>
        </w:r>
      </w:del>
    </w:p>
    <w:p w:rsidR="007D60AC" w:rsidRDefault="007B1B89">
      <w:pPr>
        <w:rPr>
          <w:del w:id="835" w:author="OpenAI" w:date="2026-10-01T18:07:00Z" w16du:dateUtc="2026-10-02T01:07:00Z"/>
        </w:rPr>
      </w:pPr>
      <w:del w:id="836" w:author="OpenAI" w:date="2026-10-01T18:07:00Z" w16du:dateUtc="2026-10-02T01:07:00Z">
        <w:r>
          <w:rPr>
            <w:b/>
          </w:rPr>
          <w:delText>(A) A priori PBPK monkey profiles</w:delText>
        </w:r>
      </w:del>
    </w:p>
    <w:p w:rsidR="007D60AC" w:rsidRDefault="007B1B89">
      <w:pPr>
        <w:jc w:val="center"/>
        <w:rPr>
          <w:del w:id="837" w:author="OpenAI" w:date="2026-10-01T18:07:00Z" w16du:dateUtc="2026-10-02T01:07:00Z"/>
        </w:rPr>
      </w:pPr>
      <w:del w:id="838" w:author="OpenAI" w:date="2026-10-01T18:07:00Z" w16du:dateUtc="2026-10-02T01:07:00Z">
        <w:r>
          <w:rPr>
            <w:noProof/>
          </w:rPr>
          <w:drawing>
            <wp:inline distT="0" distB="0" distL="0" distR="0">
              <wp:extent cx="5943600" cy="3740150"/>
              <wp:effectExtent l="0" t="0" r="0" b="0"/>
              <wp:docPr id="8" name="Picture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Copy 1"/>
                      <pic:cNvPicPr>
                        <a:picLocks noChangeAspect="1" noChangeArrowheads="1"/>
                      </pic:cNvPicPr>
                    </pic:nvPicPr>
                    <pic:blipFill>
                      <a:blip r:embed="rId9"/>
                      <a:srcRect t="5605"/>
                      <a:stretch>
                        <a:fillRect/>
                      </a:stretch>
                    </pic:blipFill>
                    <pic:spPr bwMode="auto">
                      <a:xfrm>
                        <a:off x="0" y="0"/>
                        <a:ext cx="5943600" cy="3740150"/>
                      </a:xfrm>
                      <a:prstGeom prst="rect">
                        <a:avLst/>
                      </a:prstGeom>
                      <a:noFill/>
                    </pic:spPr>
                  </pic:pic>
                </a:graphicData>
              </a:graphic>
            </wp:inline>
          </w:drawing>
        </w:r>
      </w:del>
    </w:p>
    <w:p w:rsidR="007D60AC" w:rsidRDefault="007B1B89">
      <w:pPr>
        <w:rPr>
          <w:del w:id="839" w:author="OpenAI" w:date="2026-10-01T18:07:00Z" w16du:dateUtc="2026-10-02T01:07:00Z"/>
        </w:rPr>
      </w:pPr>
      <w:del w:id="840" w:author="OpenAI" w:date="2026-10-01T18:07:00Z" w16du:dateUtc="2026-10-02T01:07:00Z">
        <w:r>
          <w:br w:type="page"/>
        </w:r>
      </w:del>
    </w:p>
    <w:p w:rsidR="007D60AC" w:rsidRDefault="007B1B89">
      <w:pPr>
        <w:rPr>
          <w:del w:id="841" w:author="OpenAI" w:date="2026-10-01T18:07:00Z" w16du:dateUtc="2026-10-02T01:07:00Z"/>
        </w:rPr>
      </w:pPr>
      <w:del w:id="842" w:author="OpenAI" w:date="2026-10-01T18:07:00Z" w16du:dateUtc="2026-10-02T01:07:00Z">
        <w:r>
          <w:rPr>
            <w:b/>
          </w:rPr>
          <w:delText>(B) Top-down QSS TMDD monkey fitted profiles</w:delText>
        </w:r>
      </w:del>
    </w:p>
    <w:p w:rsidR="007D60AC" w:rsidRDefault="007B1B89">
      <w:pPr>
        <w:jc w:val="center"/>
        <w:rPr>
          <w:del w:id="843" w:author="OpenAI" w:date="2026-10-01T18:07:00Z" w16du:dateUtc="2026-10-02T01:07:00Z"/>
        </w:rPr>
      </w:pPr>
      <w:del w:id="844" w:author="OpenAI" w:date="2026-10-01T18:07:00Z" w16du:dateUtc="2026-10-02T01:07:00Z">
        <w:r>
          <w:rPr>
            <w:noProof/>
          </w:rPr>
          <w:drawing>
            <wp:inline distT="0" distB="0" distL="0" distR="0">
              <wp:extent cx="5943600" cy="3887470"/>
              <wp:effectExtent l="0" t="0" r="0" b="0"/>
              <wp:docPr id="9" name="Picture 2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Copy 1"/>
                      <pic:cNvPicPr>
                        <a:picLocks noChangeAspect="1" noChangeArrowheads="1"/>
                      </pic:cNvPicPr>
                    </pic:nvPicPr>
                    <pic:blipFill>
                      <a:blip r:embed="rId17"/>
                      <a:srcRect t="6569"/>
                      <a:stretch>
                        <a:fillRect/>
                      </a:stretch>
                    </pic:blipFill>
                    <pic:spPr bwMode="auto">
                      <a:xfrm>
                        <a:off x="0" y="0"/>
                        <a:ext cx="5943600" cy="3887470"/>
                      </a:xfrm>
                      <a:prstGeom prst="rect">
                        <a:avLst/>
                      </a:prstGeom>
                      <a:noFill/>
                    </pic:spPr>
                  </pic:pic>
                </a:graphicData>
              </a:graphic>
            </wp:inline>
          </w:drawing>
        </w:r>
      </w:del>
    </w:p>
    <w:p w:rsidR="007D60AC" w:rsidRDefault="007B1B89">
      <w:pPr>
        <w:spacing w:after="0" w:line="240" w:lineRule="auto"/>
        <w:jc w:val="left"/>
        <w:rPr>
          <w:del w:id="845" w:author="OpenAI" w:date="2026-10-01T18:07:00Z" w16du:dateUtc="2026-10-02T01:07:00Z"/>
          <w:b/>
          <w:bCs/>
        </w:rPr>
      </w:pPr>
      <w:del w:id="846" w:author="OpenAI" w:date="2026-10-01T18:07:00Z" w16du:dateUtc="2026-10-02T01:07:00Z">
        <w:r>
          <w:br w:type="page"/>
        </w:r>
      </w:del>
    </w:p>
    <w:p w:rsidR="007D60AC" w:rsidRDefault="007B1B89">
      <w:pPr>
        <w:rPr>
          <w:del w:id="847" w:author="OpenAI" w:date="2026-10-01T18:07:00Z" w16du:dateUtc="2026-10-02T01:07:00Z"/>
        </w:rPr>
      </w:pPr>
      <w:del w:id="848" w:author="OpenAI" w:date="2026-10-01T18:07:00Z" w16du:dateUtc="2026-10-02T01:07:00Z">
        <w:r>
          <w:rPr>
            <w:b/>
            <w:bCs/>
          </w:rPr>
          <w:delText>S1.2. Fold-error comparison for monkey clearance, AUC0-28d, and Cmax predicted using “a priori” PBPK and monkey-fitted top-down TMDD translation.</w:delText>
        </w:r>
        <w:r>
          <w:delText xml:space="preserve"> (A) Clearance, calculated as dose/AUCinf and representing total systemic clearance; (B) AUC0-28d; and (C) Cmax. At target-saturating doses, clearance is expected to be dominated by linear clearance. Fold error equals predicted divided by observed; bars extend from 1 on a base-2 logarithmic scale, and the shaded region and dashed lines indicate the 0.5- to 2-fold interval.</w:delText>
        </w:r>
      </w:del>
    </w:p>
    <w:p w:rsidR="007D60AC" w:rsidRDefault="007B1B89">
      <w:pPr>
        <w:rPr>
          <w:del w:id="849" w:author="OpenAI" w:date="2026-10-01T18:07:00Z" w16du:dateUtc="2026-10-02T01:07:00Z"/>
        </w:rPr>
      </w:pPr>
      <w:del w:id="850" w:author="OpenAI" w:date="2026-10-01T18:07:00Z" w16du:dateUtc="2026-10-02T01:07:00Z">
        <w:r>
          <w:rPr>
            <w:b/>
          </w:rPr>
          <w:delText>(A) Monkey clearance</w:delText>
        </w:r>
      </w:del>
    </w:p>
    <w:p w:rsidR="007D60AC" w:rsidRDefault="007B1B89">
      <w:pPr>
        <w:jc w:val="center"/>
        <w:rPr>
          <w:del w:id="851" w:author="OpenAI" w:date="2026-10-01T18:07:00Z" w16du:dateUtc="2026-10-02T01:07:00Z"/>
          <w:b/>
        </w:rPr>
      </w:pPr>
      <w:del w:id="852" w:author="OpenAI" w:date="2026-10-01T18:07:00Z" w16du:dateUtc="2026-10-02T01:07:00Z">
        <w:r>
          <w:rPr>
            <w:noProof/>
          </w:rPr>
          <w:drawing>
            <wp:inline distT="0" distB="0" distL="0" distR="0">
              <wp:extent cx="6718300" cy="2964815"/>
              <wp:effectExtent l="0" t="0" r="0" b="0"/>
              <wp:docPr id="10" name="Image2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 Copy 1"/>
                      <pic:cNvPicPr>
                        <a:picLocks noChangeAspect="1" noChangeArrowheads="1"/>
                      </pic:cNvPicPr>
                    </pic:nvPicPr>
                    <pic:blipFill>
                      <a:blip r:embed="rId18"/>
                      <a:srcRect t="9680"/>
                      <a:stretch>
                        <a:fillRect/>
                      </a:stretch>
                    </pic:blipFill>
                    <pic:spPr bwMode="auto">
                      <a:xfrm>
                        <a:off x="0" y="0"/>
                        <a:ext cx="6718300" cy="2964815"/>
                      </a:xfrm>
                      <a:prstGeom prst="rect">
                        <a:avLst/>
                      </a:prstGeom>
                      <a:noFill/>
                    </pic:spPr>
                  </pic:pic>
                </a:graphicData>
              </a:graphic>
            </wp:inline>
          </w:drawing>
        </w:r>
      </w:del>
    </w:p>
    <w:p w:rsidR="007D60AC" w:rsidRDefault="007B1B89">
      <w:pPr>
        <w:spacing w:after="0" w:line="240" w:lineRule="auto"/>
        <w:jc w:val="left"/>
        <w:rPr>
          <w:del w:id="853" w:author="OpenAI" w:date="2026-10-01T18:07:00Z" w16du:dateUtc="2026-10-02T01:07:00Z"/>
          <w:b/>
        </w:rPr>
      </w:pPr>
      <w:del w:id="854" w:author="OpenAI" w:date="2026-10-01T18:07:00Z" w16du:dateUtc="2026-10-02T01:07:00Z">
        <w:r>
          <w:br w:type="page"/>
        </w:r>
      </w:del>
    </w:p>
    <w:p w:rsidR="007D60AC" w:rsidRDefault="007B1B89">
      <w:pPr>
        <w:rPr>
          <w:del w:id="855" w:author="OpenAI" w:date="2026-10-01T18:07:00Z" w16du:dateUtc="2026-10-02T01:07:00Z"/>
          <w:b/>
        </w:rPr>
      </w:pPr>
      <w:del w:id="856" w:author="OpenAI" w:date="2026-10-01T18:07:00Z" w16du:dateUtc="2026-10-02T01:07:00Z">
        <w:r>
          <w:rPr>
            <w:b/>
          </w:rPr>
          <w:delText>(B) Monkey AUC0-28d</w:delText>
        </w:r>
      </w:del>
    </w:p>
    <w:p w:rsidR="007D60AC" w:rsidRDefault="007B1B89">
      <w:pPr>
        <w:rPr>
          <w:del w:id="857" w:author="OpenAI" w:date="2026-10-01T18:07:00Z" w16du:dateUtc="2026-10-02T01:07:00Z"/>
          <w:b/>
        </w:rPr>
      </w:pPr>
      <w:del w:id="858" w:author="OpenAI" w:date="2026-10-01T18:07:00Z" w16du:dateUtc="2026-10-02T01:07:00Z">
        <w:r>
          <w:rPr>
            <w:noProof/>
          </w:rPr>
          <w:drawing>
            <wp:inline distT="0" distB="0" distL="0" distR="0">
              <wp:extent cx="6836410" cy="3067050"/>
              <wp:effectExtent l="0" t="0" r="0" b="0"/>
              <wp:docPr id="11" name="Image3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3 Copy 1"/>
                      <pic:cNvPicPr>
                        <a:picLocks noChangeAspect="1" noChangeArrowheads="1"/>
                      </pic:cNvPicPr>
                    </pic:nvPicPr>
                    <pic:blipFill>
                      <a:blip r:embed="rId19"/>
                      <a:srcRect t="8177"/>
                      <a:stretch>
                        <a:fillRect/>
                      </a:stretch>
                    </pic:blipFill>
                    <pic:spPr bwMode="auto">
                      <a:xfrm>
                        <a:off x="0" y="0"/>
                        <a:ext cx="6836410" cy="3067050"/>
                      </a:xfrm>
                      <a:prstGeom prst="rect">
                        <a:avLst/>
                      </a:prstGeom>
                      <a:noFill/>
                    </pic:spPr>
                  </pic:pic>
                </a:graphicData>
              </a:graphic>
            </wp:inline>
          </w:drawing>
        </w:r>
      </w:del>
    </w:p>
    <w:p w:rsidR="007D60AC" w:rsidRDefault="007D60AC">
      <w:pPr>
        <w:jc w:val="center"/>
        <w:rPr>
          <w:del w:id="859" w:author="OpenAI" w:date="2026-10-01T18:07:00Z" w16du:dateUtc="2026-10-02T01:07:00Z"/>
        </w:rPr>
      </w:pPr>
    </w:p>
    <w:p w:rsidR="007D60AC" w:rsidRDefault="007B1B89">
      <w:pPr>
        <w:rPr>
          <w:del w:id="860" w:author="OpenAI" w:date="2026-10-01T18:07:00Z" w16du:dateUtc="2026-10-02T01:07:00Z"/>
        </w:rPr>
      </w:pPr>
      <w:del w:id="861" w:author="OpenAI" w:date="2026-10-01T18:07:00Z" w16du:dateUtc="2026-10-02T01:07:00Z">
        <w:r>
          <w:rPr>
            <w:b/>
          </w:rPr>
          <w:delText>(C) Monkey Cmax</w:delText>
        </w:r>
      </w:del>
    </w:p>
    <w:p w:rsidR="007D60AC" w:rsidRDefault="007B1B89">
      <w:pPr>
        <w:jc w:val="left"/>
        <w:rPr>
          <w:del w:id="862" w:author="OpenAI" w:date="2026-10-01T18:07:00Z" w16du:dateUtc="2026-10-02T01:07:00Z"/>
          <w:b/>
          <w:bCs/>
        </w:rPr>
        <w:sectPr w:rsidR="007D60AC">
          <w:headerReference w:type="even" r:id="rId20"/>
          <w:headerReference w:type="default" r:id="rId21"/>
          <w:footerReference w:type="even" r:id="rId22"/>
          <w:footerReference w:type="default" r:id="rId23"/>
          <w:headerReference w:type="first" r:id="rId24"/>
          <w:footerReference w:type="first" r:id="rId25"/>
          <w:pgSz w:w="12240" w:h="15840"/>
          <w:pgMar w:top="1440" w:right="1440" w:bottom="1440" w:left="1440" w:header="0" w:footer="0" w:gutter="0"/>
          <w:cols w:space="720"/>
          <w:formProt w:val="0"/>
          <w:docGrid w:linePitch="360"/>
        </w:sectPr>
      </w:pPr>
      <w:del w:id="863" w:author="OpenAI" w:date="2026-10-01T18:07:00Z" w16du:dateUtc="2026-10-02T01:07:00Z">
        <w:r>
          <w:rPr>
            <w:noProof/>
          </w:rPr>
          <w:drawing>
            <wp:inline distT="0" distB="0" distL="0" distR="0">
              <wp:extent cx="6718935" cy="2997200"/>
              <wp:effectExtent l="0" t="0" r="0" b="0"/>
              <wp:docPr id="12" name="Picture 3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 Copy 1"/>
                      <pic:cNvPicPr>
                        <a:picLocks noChangeAspect="1" noChangeArrowheads="1"/>
                      </pic:cNvPicPr>
                    </pic:nvPicPr>
                    <pic:blipFill>
                      <a:blip r:embed="rId26"/>
                      <a:srcRect t="8717"/>
                      <a:stretch>
                        <a:fillRect/>
                      </a:stretch>
                    </pic:blipFill>
                    <pic:spPr bwMode="auto">
                      <a:xfrm>
                        <a:off x="0" y="0"/>
                        <a:ext cx="6718935" cy="2997200"/>
                      </a:xfrm>
                      <a:prstGeom prst="rect">
                        <a:avLst/>
                      </a:prstGeom>
                      <a:noFill/>
                    </pic:spPr>
                  </pic:pic>
                </a:graphicData>
              </a:graphic>
            </wp:inline>
          </w:drawing>
        </w:r>
      </w:del>
    </w:p>
    <w:p w:rsidR="007D60AC" w:rsidRDefault="007B1B89">
      <w:pPr>
        <w:spacing w:after="0"/>
        <w:jc w:val="left"/>
        <w:rPr>
          <w:del w:id="864" w:author="OpenAI" w:date="2026-10-01T18:07:00Z" w16du:dateUtc="2026-10-02T01:07:00Z"/>
          <w:b/>
        </w:rPr>
      </w:pPr>
      <w:del w:id="865" w:author="OpenAI" w:date="2026-10-01T18:07:00Z" w16du:dateUtc="2026-10-02T01:07:00Z">
        <w:r>
          <w:rPr>
            <w:b/>
            <w:bCs/>
          </w:rPr>
          <w:delText>S1.3. Parame</w:delText>
        </w:r>
        <w:r>
          <w:rPr>
            <w:b/>
          </w:rPr>
          <w:delText>ters Used in A Priori and Top-Down Simulations</w:delText>
        </w:r>
      </w:del>
    </w:p>
    <w:p w:rsidR="001425FF" w:rsidRDefault="007B1B89">
      <w:pPr>
        <w:pStyle w:val="BodyText"/>
        <w:rPr>
          <w:ins w:id="866" w:author="OpenAI" w:date="2026-10-01T18:07:00Z" w16du:dateUtc="2026-10-02T01:07:00Z"/>
          <w:rStyle w:val="Hyperlink"/>
        </w:rPr>
      </w:pPr>
      <w:ins w:id="867" w:author="OpenAI" w:date="2026-10-01T18:07:00Z" w16du:dateUtc="2026-10-02T01:07:00Z">
        <w:r>
          <w:rPr>
            <w:b/>
            <w:bCs/>
          </w:rPr>
          <w:t>Supplementary Material 1.</w:t>
        </w:r>
        <w:r>
          <w:fldChar w:fldCharType="begin"/>
        </w:r>
        <w:r>
          <w:instrText>HYPERLINK "https://github.com/namlink-org/APriori_PBPK_mAb" \h</w:instrText>
        </w:r>
        <w:r>
          <w:fldChar w:fldCharType="separate"/>
        </w:r>
        <w:r>
          <w:t xml:space="preserve"> GitHub repository containing the reproducible code (version tag v0.1.0): </w:t>
        </w:r>
        <w:r>
          <w:fldChar w:fldCharType="end"/>
        </w:r>
      </w:ins>
    </w:p>
    <w:p w:rsidR="001425FF" w:rsidRDefault="007B1B89">
      <w:pPr>
        <w:pStyle w:val="BodyText"/>
        <w:rPr>
          <w:ins w:id="868" w:author="OpenAI" w:date="2026-10-01T18:07:00Z" w16du:dateUtc="2026-10-02T01:07:00Z"/>
        </w:rPr>
      </w:pPr>
      <w:ins w:id="869" w:author="OpenAI" w:date="2026-10-01T18:07:00Z" w16du:dateUtc="2026-10-02T01:07:00Z">
        <w:r>
          <w:fldChar w:fldCharType="begin"/>
        </w:r>
        <w:r>
          <w:instrText>HYPERLINK "https://github.com/namlink-org/PBPK_mAb_NAM_Tutorial" \h</w:instrText>
        </w:r>
        <w:r>
          <w:fldChar w:fldCharType="separate"/>
        </w:r>
        <w:r>
          <w:rPr>
            <w:rStyle w:val="Hyperlink"/>
          </w:rPr>
          <w:t>https://github.com/namlink-org/PBPK_mAb_NAM_Tutorial</w:t>
        </w:r>
        <w:r>
          <w:fldChar w:fldCharType="end"/>
        </w:r>
      </w:ins>
    </w:p>
    <w:p w:rsidR="001425FF" w:rsidRDefault="007B1B89">
      <w:pPr>
        <w:rPr>
          <w:ins w:id="870" w:author="OpenAI" w:date="2026-10-01T18:07:00Z" w16du:dateUtc="2026-10-02T01:07:00Z"/>
        </w:rPr>
      </w:pPr>
      <w:ins w:id="871" w:author="OpenAI" w:date="2026-10-01T18:07:00Z" w16du:dateUtc="2026-10-02T01:07:00Z">
        <w:r>
          <w:rPr>
            <w:b/>
            <w:bCs/>
          </w:rPr>
          <w:t>Supplementary Material 2.</w:t>
        </w:r>
        <w:r>
          <w:t xml:space="preserve"> Additional-Figures-Tables.docx</w:t>
        </w:r>
      </w:ins>
    </w:p>
    <w:p w:rsidR="001425FF" w:rsidRDefault="007B1B89">
      <w:pPr>
        <w:spacing w:after="0"/>
        <w:jc w:val="left"/>
        <w:rPr>
          <w:ins w:id="872" w:author="OpenAI" w:date="2026-10-01T18:07:00Z" w16du:dateUtc="2026-10-02T01:07:00Z"/>
          <w:b/>
        </w:rPr>
      </w:pPr>
      <w:ins w:id="873" w:author="OpenAI" w:date="2026-10-01T18:07:00Z" w16du:dateUtc="2026-10-02T01:07:00Z">
        <w:r>
          <w:rPr>
            <w:b/>
            <w:bCs/>
          </w:rPr>
          <w:t>S2.1. Parame</w:t>
        </w:r>
        <w:r>
          <w:rPr>
            <w:b/>
          </w:rPr>
          <w:t>ters Used in the A Priori Predictions</w:t>
        </w:r>
      </w:ins>
    </w:p>
    <w:tbl>
      <w:tblPr>
        <w:tblW w:w="10469" w:type="dxa"/>
        <w:tblInd w:w="25" w:type="dxa"/>
        <w:tblLayout w:type="fixed"/>
        <w:tblCellMar>
          <w:left w:w="30" w:type="dxa"/>
          <w:right w:w="30" w:type="dxa"/>
        </w:tblCellMar>
        <w:tblLook w:val="04A0" w:firstRow="1" w:lastRow="0" w:firstColumn="1" w:lastColumn="0" w:noHBand="0" w:noVBand="1"/>
        <w:tblPrChange w:id="874" w:author="OpenAI" w:date="2026-10-01T18:07:00Z" w16du:dateUtc="2026-10-02T01:07:00Z">
          <w:tblPr>
            <w:tblW w:w="13855" w:type="dxa"/>
            <w:tblInd w:w="25" w:type="dxa"/>
            <w:tblLayout w:type="fixed"/>
            <w:tblCellMar>
              <w:left w:w="30" w:type="dxa"/>
              <w:right w:w="30" w:type="dxa"/>
            </w:tblCellMar>
            <w:tblLook w:val="04A0" w:firstRow="1" w:lastRow="0" w:firstColumn="1" w:lastColumn="0" w:noHBand="0" w:noVBand="1"/>
          </w:tblPr>
        </w:tblPrChange>
      </w:tblPr>
      <w:tblGrid>
        <w:gridCol w:w="1114"/>
        <w:gridCol w:w="677"/>
        <w:gridCol w:w="1189"/>
        <w:gridCol w:w="824"/>
        <w:gridCol w:w="575"/>
        <w:gridCol w:w="2110"/>
        <w:gridCol w:w="1008"/>
        <w:gridCol w:w="824"/>
        <w:gridCol w:w="2148"/>
        <w:tblGridChange w:id="875">
          <w:tblGrid>
            <w:gridCol w:w="1114"/>
            <w:gridCol w:w="677"/>
            <w:gridCol w:w="39"/>
            <w:gridCol w:w="1150"/>
            <w:gridCol w:w="11"/>
            <w:gridCol w:w="813"/>
            <w:gridCol w:w="575"/>
            <w:gridCol w:w="151"/>
            <w:gridCol w:w="1169"/>
            <w:gridCol w:w="790"/>
            <w:gridCol w:w="147"/>
            <w:gridCol w:w="861"/>
            <w:gridCol w:w="1802"/>
            <w:gridCol w:w="1170"/>
            <w:gridCol w:w="271"/>
            <w:gridCol w:w="3115"/>
          </w:tblGrid>
        </w:tblGridChange>
      </w:tblGrid>
      <w:tr w:rsidR="001425FF">
        <w:trPr>
          <w:trHeight w:val="640"/>
          <w:trPrChange w:id="876" w:author="OpenAI" w:date="2026-10-01T18:07:00Z" w16du:dateUtc="2026-10-02T01:07:00Z">
            <w:trPr>
              <w:trHeight w:val="640"/>
            </w:trPr>
          </w:trPrChange>
        </w:trPr>
        <w:tc>
          <w:tcPr>
            <w:tcW w:w="1596" w:type="dxa"/>
            <w:tcBorders>
              <w:top w:val="single" w:sz="4" w:space="0" w:color="000000"/>
              <w:left w:val="single" w:sz="4" w:space="0" w:color="000000"/>
              <w:bottom w:val="single" w:sz="4" w:space="0" w:color="000000"/>
              <w:right w:val="single" w:sz="4" w:space="0" w:color="000000"/>
            </w:tcBorders>
            <w:vAlign w:val="center"/>
            <w:tcPrChange w:id="877" w:author="OpenAI" w:date="2026-10-01T18:07:00Z" w16du:dateUtc="2026-10-02T01:07:00Z">
              <w:tcPr>
                <w:tcW w:w="1830"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spacing w:after="0"/>
              <w:jc w:val="center"/>
              <w:rPr>
                <w:sz w:val="22"/>
                <w:rPrChange w:id="878" w:author="OpenAI" w:date="2026-10-01T18:07:00Z" w16du:dateUtc="2026-10-02T01:07:00Z">
                  <w:rPr>
                    <w:b/>
                  </w:rPr>
                </w:rPrChange>
              </w:rPr>
            </w:pPr>
            <w:r>
              <w:rPr>
                <w:b/>
                <w:sz w:val="22"/>
                <w:rPrChange w:id="879" w:author="OpenAI" w:date="2026-10-01T18:07:00Z" w16du:dateUtc="2026-10-02T01:07:00Z">
                  <w:rPr>
                    <w:b/>
                  </w:rPr>
                </w:rPrChange>
              </w:rPr>
              <w:t>Molecule</w:t>
            </w:r>
          </w:p>
        </w:tc>
        <w:tc>
          <w:tcPr>
            <w:tcW w:w="956" w:type="dxa"/>
            <w:tcBorders>
              <w:top w:val="single" w:sz="4" w:space="0" w:color="000000"/>
              <w:left w:val="single" w:sz="4" w:space="0" w:color="000000"/>
              <w:bottom w:val="single" w:sz="4" w:space="0" w:color="000000"/>
              <w:right w:val="single" w:sz="4" w:space="0" w:color="000000"/>
            </w:tcBorders>
            <w:vAlign w:val="bottom"/>
            <w:tcPrChange w:id="880" w:author="OpenAI" w:date="2026-10-01T18:07:00Z" w16du:dateUtc="2026-10-02T01:07:00Z">
              <w:tcPr>
                <w:tcW w:w="1161" w:type="dxa"/>
                <w:gridSpan w:val="2"/>
                <w:tcBorders>
                  <w:top w:val="single" w:sz="4" w:space="0" w:color="000000"/>
                  <w:left w:val="single" w:sz="4" w:space="0" w:color="000000"/>
                  <w:bottom w:val="single" w:sz="4" w:space="0" w:color="000000"/>
                  <w:right w:val="single" w:sz="4" w:space="0" w:color="000000"/>
                </w:tcBorders>
                <w:vAlign w:val="bottom"/>
              </w:tcPr>
            </w:tcPrChange>
          </w:tcPr>
          <w:p w:rsidR="001425FF" w:rsidRDefault="007B1B89">
            <w:pPr>
              <w:spacing w:after="0"/>
              <w:jc w:val="center"/>
              <w:rPr>
                <w:sz w:val="22"/>
                <w:rPrChange w:id="881" w:author="OpenAI" w:date="2026-10-01T18:07:00Z" w16du:dateUtc="2026-10-02T01:07:00Z">
                  <w:rPr>
                    <w:b/>
                  </w:rPr>
                </w:rPrChange>
              </w:rPr>
            </w:pPr>
            <w:r>
              <w:rPr>
                <w:b/>
                <w:sz w:val="22"/>
                <w:rPrChange w:id="882" w:author="OpenAI" w:date="2026-10-01T18:07:00Z" w16du:dateUtc="2026-10-02T01:07:00Z">
                  <w:rPr>
                    <w:b/>
                  </w:rPr>
                </w:rPrChange>
              </w:rPr>
              <w:t>Species</w:t>
            </w:r>
          </w:p>
        </w:tc>
        <w:tc>
          <w:tcPr>
            <w:tcW w:w="1707" w:type="dxa"/>
            <w:tcBorders>
              <w:top w:val="single" w:sz="4" w:space="0" w:color="000000"/>
              <w:left w:val="single" w:sz="4" w:space="0" w:color="000000"/>
              <w:bottom w:val="single" w:sz="4" w:space="0" w:color="000000"/>
              <w:right w:val="single" w:sz="4" w:space="0" w:color="000000"/>
            </w:tcBorders>
            <w:vAlign w:val="center"/>
            <w:tcPrChange w:id="883" w:author="OpenAI" w:date="2026-10-01T18:07:00Z" w16du:dateUtc="2026-10-02T01:07:00Z">
              <w:tcPr>
                <w:tcW w:w="1539"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spacing w:after="0"/>
              <w:jc w:val="center"/>
              <w:rPr>
                <w:sz w:val="22"/>
                <w:rPrChange w:id="884" w:author="OpenAI" w:date="2026-10-01T18:07:00Z" w16du:dateUtc="2026-10-02T01:07:00Z">
                  <w:rPr>
                    <w:b/>
                  </w:rPr>
                </w:rPrChange>
              </w:rPr>
            </w:pPr>
            <w:r>
              <w:rPr>
                <w:b/>
                <w:sz w:val="22"/>
                <w:rPrChange w:id="885" w:author="OpenAI" w:date="2026-10-01T18:07:00Z" w16du:dateUtc="2026-10-02T01:07:00Z">
                  <w:rPr>
                    <w:b/>
                  </w:rPr>
                </w:rPrChange>
              </w:rPr>
              <w:t>Parameter</w:t>
            </w:r>
          </w:p>
        </w:tc>
        <w:tc>
          <w:tcPr>
            <w:tcW w:w="1172" w:type="dxa"/>
            <w:tcBorders>
              <w:top w:val="single" w:sz="4" w:space="0" w:color="000000"/>
              <w:left w:val="single" w:sz="4" w:space="0" w:color="000000"/>
              <w:bottom w:val="single" w:sz="4" w:space="0" w:color="000000"/>
              <w:right w:val="single" w:sz="4" w:space="0" w:color="000000"/>
            </w:tcBorders>
            <w:vAlign w:val="center"/>
            <w:tcPrChange w:id="886" w:author="OpenAI" w:date="2026-10-01T18:07:00Z" w16du:dateUtc="2026-10-02T01:07:00Z">
              <w:tcPr>
                <w:tcW w:w="1169"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spacing w:after="0"/>
              <w:jc w:val="center"/>
              <w:rPr>
                <w:sz w:val="22"/>
                <w:rPrChange w:id="887" w:author="OpenAI" w:date="2026-10-01T18:07:00Z" w16du:dateUtc="2026-10-02T01:07:00Z">
                  <w:rPr>
                    <w:b/>
                  </w:rPr>
                </w:rPrChange>
              </w:rPr>
            </w:pPr>
            <w:r>
              <w:rPr>
                <w:b/>
                <w:sz w:val="22"/>
                <w:rPrChange w:id="888" w:author="OpenAI" w:date="2026-10-01T18:07:00Z" w16du:dateUtc="2026-10-02T01:07:00Z">
                  <w:rPr>
                    <w:b/>
                  </w:rPr>
                </w:rPrChange>
              </w:rPr>
              <w:t>Value</w:t>
            </w:r>
          </w:p>
        </w:tc>
        <w:tc>
          <w:tcPr>
            <w:tcW w:w="807" w:type="dxa"/>
            <w:tcBorders>
              <w:top w:val="single" w:sz="4" w:space="0" w:color="000000"/>
              <w:left w:val="single" w:sz="4" w:space="0" w:color="000000"/>
              <w:bottom w:val="single" w:sz="4" w:space="0" w:color="000000"/>
              <w:right w:val="single" w:sz="4" w:space="0" w:color="000000"/>
            </w:tcBorders>
            <w:vAlign w:val="center"/>
            <w:tcPrChange w:id="889" w:author="OpenAI" w:date="2026-10-01T18:07:00Z" w16du:dateUtc="2026-10-02T01:07:00Z">
              <w:tcPr>
                <w:tcW w:w="937"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spacing w:after="0"/>
              <w:jc w:val="center"/>
              <w:rPr>
                <w:sz w:val="22"/>
                <w:rPrChange w:id="890" w:author="OpenAI" w:date="2026-10-01T18:07:00Z" w16du:dateUtc="2026-10-02T01:07:00Z">
                  <w:rPr>
                    <w:b/>
                  </w:rPr>
                </w:rPrChange>
              </w:rPr>
            </w:pPr>
            <w:r>
              <w:rPr>
                <w:b/>
                <w:sz w:val="22"/>
                <w:rPrChange w:id="891" w:author="OpenAI" w:date="2026-10-01T18:07:00Z" w16du:dateUtc="2026-10-02T01:07:00Z">
                  <w:rPr>
                    <w:b/>
                  </w:rPr>
                </w:rPrChange>
              </w:rPr>
              <w:t>Unit</w:t>
            </w:r>
          </w:p>
        </w:tc>
        <w:tc>
          <w:tcPr>
            <w:tcW w:w="3059" w:type="dxa"/>
            <w:tcBorders>
              <w:top w:val="single" w:sz="4" w:space="0" w:color="000000"/>
              <w:left w:val="single" w:sz="4" w:space="0" w:color="000000"/>
              <w:bottom w:val="single" w:sz="4" w:space="0" w:color="000000"/>
              <w:right w:val="single" w:sz="4" w:space="0" w:color="000000"/>
            </w:tcBorders>
            <w:vAlign w:val="center"/>
            <w:tcPrChange w:id="892" w:author="OpenAI" w:date="2026-10-01T18:07:00Z" w16du:dateUtc="2026-10-02T01:07:00Z">
              <w:tcPr>
                <w:tcW w:w="2663"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spacing w:after="0"/>
              <w:jc w:val="center"/>
              <w:rPr>
                <w:sz w:val="22"/>
                <w:rPrChange w:id="893" w:author="OpenAI" w:date="2026-10-01T18:07:00Z" w16du:dateUtc="2026-10-02T01:07:00Z">
                  <w:rPr>
                    <w:b/>
                  </w:rPr>
                </w:rPrChange>
              </w:rPr>
            </w:pPr>
            <w:r>
              <w:rPr>
                <w:b/>
                <w:sz w:val="22"/>
                <w:rPrChange w:id="894" w:author="OpenAI" w:date="2026-10-01T18:07:00Z" w16du:dateUtc="2026-10-02T01:07:00Z">
                  <w:rPr>
                    <w:b/>
                  </w:rPr>
                </w:rPrChange>
              </w:rPr>
              <w:t>Analytical Method for deriving the parameter</w:t>
            </w:r>
          </w:p>
        </w:tc>
        <w:tc>
          <w:tcPr>
            <w:tcW w:w="1441" w:type="dxa"/>
            <w:tcBorders>
              <w:top w:val="single" w:sz="4" w:space="0" w:color="000000"/>
              <w:left w:val="single" w:sz="4" w:space="0" w:color="000000"/>
              <w:bottom w:val="single" w:sz="4" w:space="0" w:color="000000"/>
              <w:right w:val="single" w:sz="4" w:space="0" w:color="000000"/>
            </w:tcBorders>
            <w:cellDel w:id="895" w:author="OpenAI" w:date="2026-10-01T18:07:00Z"/>
            <w:tcPrChange w:id="896" w:author="OpenAI" w:date="2026-10-01T18:07:00Z" w16du:dateUtc="2026-10-02T01:07:00Z">
              <w:tcPr>
                <w:tcW w:w="1441" w:type="dxa"/>
                <w:gridSpan w:val="2"/>
                <w:tcBorders>
                  <w:top w:val="single" w:sz="4" w:space="0" w:color="000000"/>
                  <w:left w:val="single" w:sz="4" w:space="0" w:color="000000"/>
                  <w:bottom w:val="single" w:sz="4" w:space="0" w:color="000000"/>
                  <w:right w:val="single" w:sz="4" w:space="0" w:color="000000"/>
                </w:tcBorders>
                <w:vAlign w:val="center"/>
                <w:cellDel w:id="897" w:author="OpenAI" w:date="2026-10-01T18:07:00Z"/>
              </w:tcPr>
            </w:tcPrChange>
          </w:tcPr>
          <w:p w:rsidR="007B1B89" w:rsidRDefault="007B1B89">
            <w:pPr>
              <w:spacing w:after="0"/>
              <w:jc w:val="center"/>
              <w:rPr>
                <w:b/>
              </w:rPr>
            </w:pPr>
            <w:del w:id="898" w:author="OpenAI" w:date="2026-10-01T18:07:00Z" w16du:dateUtc="2026-10-02T01:07:00Z">
              <w:r>
                <w:rPr>
                  <w:b/>
                </w:rPr>
                <w:delText>Parameter Group</w:delText>
              </w:r>
            </w:del>
          </w:p>
        </w:tc>
        <w:tc>
          <w:tcPr>
            <w:tcW w:w="1172" w:type="dxa"/>
            <w:gridSpan w:val="2"/>
            <w:tcBorders>
              <w:top w:val="single" w:sz="4" w:space="0" w:color="000000"/>
              <w:left w:val="single" w:sz="4" w:space="0" w:color="000000"/>
              <w:bottom w:val="single" w:sz="4" w:space="0" w:color="000000"/>
              <w:right w:val="single" w:sz="4" w:space="0" w:color="000000"/>
            </w:tcBorders>
            <w:vAlign w:val="center"/>
            <w:tcPrChange w:id="899" w:author="OpenAI" w:date="2026-10-01T18:07:00Z" w16du:dateUtc="2026-10-02T01:07:00Z">
              <w:tcPr>
                <w:tcW w:w="3115"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spacing w:after="0"/>
              <w:ind w:right="269"/>
              <w:jc w:val="center"/>
              <w:rPr>
                <w:sz w:val="22"/>
                <w:rPrChange w:id="900" w:author="OpenAI" w:date="2026-10-01T18:07:00Z" w16du:dateUtc="2026-10-02T01:07:00Z">
                  <w:rPr>
                    <w:b/>
                  </w:rPr>
                </w:rPrChange>
              </w:rPr>
              <w:pPrChange w:id="901" w:author="OpenAI" w:date="2026-10-01T18:07:00Z" w16du:dateUtc="2026-10-02T01:07:00Z">
                <w:pPr>
                  <w:spacing w:after="0"/>
                  <w:jc w:val="center"/>
                </w:pPr>
              </w:pPrChange>
            </w:pPr>
            <w:r>
              <w:rPr>
                <w:b/>
                <w:sz w:val="22"/>
                <w:rPrChange w:id="902" w:author="OpenAI" w:date="2026-10-01T18:07:00Z" w16du:dateUtc="2026-10-02T01:07:00Z">
                  <w:rPr>
                    <w:b/>
                  </w:rPr>
                </w:rPrChange>
              </w:rPr>
              <w:t>Source</w:t>
            </w:r>
          </w:p>
        </w:tc>
      </w:tr>
      <w:tr w:rsidR="001425FF">
        <w:trPr>
          <w:trHeight w:val="720"/>
          <w:trPrChange w:id="903" w:author="OpenAI" w:date="2026-10-01T18:07:00Z" w16du:dateUtc="2026-10-02T01:07:00Z">
            <w:trPr>
              <w:trHeight w:val="720"/>
            </w:trPr>
          </w:trPrChange>
        </w:trPr>
        <w:tc>
          <w:tcPr>
            <w:tcW w:w="1596" w:type="dxa"/>
            <w:tcBorders>
              <w:top w:val="single" w:sz="4" w:space="0" w:color="000000"/>
              <w:left w:val="single" w:sz="4" w:space="0" w:color="000000"/>
              <w:bottom w:val="single" w:sz="4" w:space="0" w:color="000000"/>
              <w:right w:val="single" w:sz="4" w:space="0" w:color="000000"/>
            </w:tcBorders>
            <w:vAlign w:val="center"/>
            <w:tcPrChange w:id="904" w:author="OpenAI" w:date="2026-10-01T18:07:00Z" w16du:dateUtc="2026-10-02T01:07:00Z">
              <w:tcPr>
                <w:tcW w:w="1830"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905" w:author="OpenAI" w:date="2026-10-01T18:07:00Z" w16du:dateUtc="2026-10-02T01:07:00Z">
                  <w:rPr/>
                </w:rPrChange>
              </w:rPr>
            </w:pPr>
            <w:r>
              <w:rPr>
                <w:sz w:val="22"/>
                <w:rPrChange w:id="906" w:author="OpenAI" w:date="2026-10-01T18:07:00Z" w16du:dateUtc="2026-10-02T01:07:00Z">
                  <w:rPr/>
                </w:rPrChange>
              </w:rPr>
              <w:t>Adalimumab</w:t>
            </w:r>
          </w:p>
        </w:tc>
        <w:tc>
          <w:tcPr>
            <w:tcW w:w="956" w:type="dxa"/>
            <w:tcBorders>
              <w:top w:val="single" w:sz="4" w:space="0" w:color="000000"/>
              <w:left w:val="single" w:sz="4" w:space="0" w:color="000000"/>
              <w:bottom w:val="single" w:sz="4" w:space="0" w:color="000000"/>
              <w:right w:val="single" w:sz="4" w:space="0" w:color="000000"/>
            </w:tcBorders>
            <w:vAlign w:val="bottom"/>
            <w:tcPrChange w:id="907" w:author="OpenAI" w:date="2026-10-01T18:07:00Z" w16du:dateUtc="2026-10-02T01:07:00Z">
              <w:tcPr>
                <w:tcW w:w="1161" w:type="dxa"/>
                <w:gridSpan w:val="2"/>
                <w:tcBorders>
                  <w:top w:val="single" w:sz="4" w:space="0" w:color="000000"/>
                  <w:left w:val="single" w:sz="4" w:space="0" w:color="000000"/>
                  <w:bottom w:val="single" w:sz="4" w:space="0" w:color="000000"/>
                  <w:right w:val="single" w:sz="4" w:space="0" w:color="000000"/>
                </w:tcBorders>
                <w:vAlign w:val="bottom"/>
              </w:tcPr>
            </w:tcPrChange>
          </w:tcPr>
          <w:p w:rsidR="001425FF" w:rsidRDefault="007B1B89">
            <w:pPr>
              <w:jc w:val="left"/>
              <w:rPr>
                <w:sz w:val="22"/>
                <w:rPrChange w:id="908" w:author="OpenAI" w:date="2026-10-01T18:07:00Z" w16du:dateUtc="2026-10-02T01:07:00Z">
                  <w:rPr/>
                </w:rPrChange>
              </w:rPr>
            </w:pPr>
            <w:r>
              <w:rPr>
                <w:sz w:val="22"/>
                <w:rPrChange w:id="909" w:author="OpenAI" w:date="2026-10-01T18:07:00Z" w16du:dateUtc="2026-10-02T01:07:00Z">
                  <w:rPr/>
                </w:rPrChange>
              </w:rPr>
              <w:t>Monkey</w:t>
            </w:r>
          </w:p>
        </w:tc>
        <w:tc>
          <w:tcPr>
            <w:tcW w:w="1707" w:type="dxa"/>
            <w:tcBorders>
              <w:top w:val="single" w:sz="4" w:space="0" w:color="000000"/>
              <w:left w:val="single" w:sz="4" w:space="0" w:color="000000"/>
              <w:bottom w:val="single" w:sz="4" w:space="0" w:color="000000"/>
              <w:right w:val="single" w:sz="4" w:space="0" w:color="000000"/>
            </w:tcBorders>
            <w:vAlign w:val="center"/>
            <w:tcPrChange w:id="910" w:author="OpenAI" w:date="2026-10-01T18:07:00Z" w16du:dateUtc="2026-10-02T01:07:00Z">
              <w:tcPr>
                <w:tcW w:w="1539"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911" w:author="OpenAI" w:date="2026-10-01T18:07:00Z" w16du:dateUtc="2026-10-02T01:07:00Z">
                  <w:rPr/>
                </w:rPrChange>
              </w:rPr>
            </w:pPr>
            <w:r>
              <w:rPr>
                <w:sz w:val="22"/>
                <w:rPrChange w:id="912" w:author="OpenAI" w:date="2026-10-01T18:07:00Z" w16du:dateUtc="2026-10-02T01:07:00Z">
                  <w:rPr/>
                </w:rPrChange>
              </w:rPr>
              <w:t>Kd</w:t>
            </w:r>
          </w:p>
        </w:tc>
        <w:tc>
          <w:tcPr>
            <w:tcW w:w="1172" w:type="dxa"/>
            <w:tcBorders>
              <w:top w:val="single" w:sz="4" w:space="0" w:color="000000"/>
              <w:left w:val="single" w:sz="4" w:space="0" w:color="000000"/>
              <w:bottom w:val="single" w:sz="4" w:space="0" w:color="000000"/>
              <w:right w:val="single" w:sz="4" w:space="0" w:color="000000"/>
            </w:tcBorders>
            <w:vAlign w:val="center"/>
            <w:tcPrChange w:id="913" w:author="OpenAI" w:date="2026-10-01T18:07:00Z" w16du:dateUtc="2026-10-02T01:07:00Z">
              <w:tcPr>
                <w:tcW w:w="1169"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right"/>
              <w:rPr>
                <w:sz w:val="22"/>
                <w:rPrChange w:id="914" w:author="OpenAI" w:date="2026-10-01T18:07:00Z" w16du:dateUtc="2026-10-02T01:07:00Z">
                  <w:rPr/>
                </w:rPrChange>
              </w:rPr>
            </w:pPr>
            <w:r>
              <w:rPr>
                <w:sz w:val="22"/>
                <w:rPrChange w:id="915" w:author="OpenAI" w:date="2026-10-01T18:07:00Z" w16du:dateUtc="2026-10-02T01:07:00Z">
                  <w:rPr/>
                </w:rPrChange>
              </w:rPr>
              <w:t>0.000127</w:t>
            </w:r>
          </w:p>
        </w:tc>
        <w:tc>
          <w:tcPr>
            <w:tcW w:w="807" w:type="dxa"/>
            <w:tcBorders>
              <w:top w:val="single" w:sz="4" w:space="0" w:color="000000"/>
              <w:left w:val="single" w:sz="4" w:space="0" w:color="000000"/>
              <w:bottom w:val="single" w:sz="4" w:space="0" w:color="000000"/>
              <w:right w:val="single" w:sz="4" w:space="0" w:color="000000"/>
            </w:tcBorders>
            <w:vAlign w:val="center"/>
            <w:tcPrChange w:id="916" w:author="OpenAI" w:date="2026-10-01T18:07:00Z" w16du:dateUtc="2026-10-02T01:07:00Z">
              <w:tcPr>
                <w:tcW w:w="937"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917" w:author="OpenAI" w:date="2026-10-01T18:07:00Z" w16du:dateUtc="2026-10-02T01:07:00Z">
                  <w:rPr/>
                </w:rPrChange>
              </w:rPr>
            </w:pPr>
            <w:r>
              <w:rPr>
                <w:sz w:val="22"/>
                <w:rPrChange w:id="918" w:author="OpenAI" w:date="2026-10-01T18:07:00Z" w16du:dateUtc="2026-10-02T01:07:00Z">
                  <w:rPr/>
                </w:rPrChange>
              </w:rPr>
              <w:t>uM</w:t>
            </w:r>
          </w:p>
        </w:tc>
        <w:tc>
          <w:tcPr>
            <w:tcW w:w="3059" w:type="dxa"/>
            <w:tcBorders>
              <w:top w:val="single" w:sz="4" w:space="0" w:color="000000"/>
              <w:left w:val="single" w:sz="4" w:space="0" w:color="000000"/>
              <w:bottom w:val="single" w:sz="4" w:space="0" w:color="000000"/>
              <w:right w:val="single" w:sz="4" w:space="0" w:color="000000"/>
            </w:tcBorders>
            <w:vAlign w:val="center"/>
            <w:tcPrChange w:id="919" w:author="OpenAI" w:date="2026-10-01T18:07:00Z" w16du:dateUtc="2026-10-02T01:07:00Z">
              <w:tcPr>
                <w:tcW w:w="2663"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920" w:author="OpenAI" w:date="2026-10-01T18:07:00Z" w16du:dateUtc="2026-10-02T01:07:00Z">
                  <w:rPr/>
                </w:rPrChange>
              </w:rPr>
            </w:pPr>
            <w:r>
              <w:rPr>
                <w:sz w:val="22"/>
                <w:rPrChange w:id="921" w:author="OpenAI" w:date="2026-10-01T18:07:00Z" w16du:dateUtc="2026-10-02T01:07:00Z">
                  <w:rPr/>
                </w:rPrChange>
              </w:rPr>
              <w:t>SPR/Biacore (Biacore 3000)</w:t>
            </w:r>
          </w:p>
        </w:tc>
        <w:tc>
          <w:tcPr>
            <w:tcW w:w="1441" w:type="dxa"/>
            <w:tcBorders>
              <w:top w:val="single" w:sz="4" w:space="0" w:color="000000"/>
              <w:left w:val="single" w:sz="4" w:space="0" w:color="000000"/>
              <w:bottom w:val="single" w:sz="4" w:space="0" w:color="000000"/>
              <w:right w:val="single" w:sz="4" w:space="0" w:color="000000"/>
            </w:tcBorders>
            <w:cellDel w:id="922" w:author="OpenAI" w:date="2026-10-01T18:07:00Z"/>
            <w:tcPrChange w:id="923" w:author="OpenAI" w:date="2026-10-01T18:07:00Z" w16du:dateUtc="2026-10-02T01:07:00Z">
              <w:tcPr>
                <w:tcW w:w="1441" w:type="dxa"/>
                <w:gridSpan w:val="2"/>
                <w:tcBorders>
                  <w:top w:val="single" w:sz="4" w:space="0" w:color="000000"/>
                  <w:left w:val="single" w:sz="4" w:space="0" w:color="000000"/>
                  <w:bottom w:val="single" w:sz="4" w:space="0" w:color="000000"/>
                  <w:right w:val="single" w:sz="4" w:space="0" w:color="000000"/>
                </w:tcBorders>
                <w:vAlign w:val="center"/>
                <w:cellDel w:id="924" w:author="OpenAI" w:date="2026-10-01T18:07:00Z"/>
              </w:tcPr>
            </w:tcPrChange>
          </w:tcPr>
          <w:p w:rsidR="007B1B89" w:rsidRDefault="007B1B89">
            <w:pPr>
              <w:jc w:val="center"/>
            </w:pPr>
            <w:del w:id="925" w:author="OpenAI" w:date="2026-10-01T18:07:00Z" w16du:dateUtc="2026-10-02T01:07:00Z">
              <w:r>
                <w:delText>A Priori and Top Down</w:delText>
              </w:r>
            </w:del>
          </w:p>
        </w:tc>
        <w:tc>
          <w:tcPr>
            <w:tcW w:w="1172" w:type="dxa"/>
            <w:gridSpan w:val="2"/>
            <w:tcBorders>
              <w:top w:val="single" w:sz="4" w:space="0" w:color="000000"/>
              <w:left w:val="single" w:sz="4" w:space="0" w:color="000000"/>
              <w:bottom w:val="single" w:sz="4" w:space="0" w:color="000000"/>
              <w:right w:val="single" w:sz="4" w:space="0" w:color="000000"/>
            </w:tcBorders>
            <w:vAlign w:val="center"/>
            <w:tcPrChange w:id="926" w:author="OpenAI" w:date="2026-10-01T18:07:00Z" w16du:dateUtc="2026-10-02T01:07:00Z">
              <w:tcPr>
                <w:tcW w:w="3115"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927" w:author="OpenAI" w:date="2026-10-01T18:07:00Z" w16du:dateUtc="2026-10-02T01:07:00Z">
                  <w:rPr/>
                </w:rPrChange>
              </w:rPr>
            </w:pPr>
            <w:r>
              <w:rPr>
                <w:sz w:val="22"/>
                <w:rPrChange w:id="928" w:author="OpenAI" w:date="2026-10-01T18:07:00Z" w16du:dateUtc="2026-10-02T01:07:00Z">
                  <w:rPr/>
                </w:rPrChange>
              </w:rPr>
              <w:t>[1]</w:t>
            </w:r>
          </w:p>
        </w:tc>
      </w:tr>
      <w:tr w:rsidR="001425FF">
        <w:trPr>
          <w:trHeight w:val="720"/>
          <w:trPrChange w:id="929" w:author="OpenAI" w:date="2026-10-01T18:07:00Z" w16du:dateUtc="2026-10-02T01:07:00Z">
            <w:trPr>
              <w:trHeight w:val="720"/>
            </w:trPr>
          </w:trPrChange>
        </w:trPr>
        <w:tc>
          <w:tcPr>
            <w:tcW w:w="1596" w:type="dxa"/>
            <w:tcBorders>
              <w:top w:val="single" w:sz="4" w:space="0" w:color="000000"/>
              <w:left w:val="single" w:sz="4" w:space="0" w:color="000000"/>
              <w:bottom w:val="single" w:sz="4" w:space="0" w:color="000000"/>
              <w:right w:val="single" w:sz="4" w:space="0" w:color="000000"/>
            </w:tcBorders>
            <w:vAlign w:val="center"/>
            <w:tcPrChange w:id="930" w:author="OpenAI" w:date="2026-10-01T18:07:00Z" w16du:dateUtc="2026-10-02T01:07:00Z">
              <w:tcPr>
                <w:tcW w:w="1830"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931" w:author="OpenAI" w:date="2026-10-01T18:07:00Z" w16du:dateUtc="2026-10-02T01:07:00Z">
                  <w:rPr/>
                </w:rPrChange>
              </w:rPr>
            </w:pPr>
            <w:r>
              <w:rPr>
                <w:sz w:val="22"/>
                <w:rPrChange w:id="932" w:author="OpenAI" w:date="2026-10-01T18:07:00Z" w16du:dateUtc="2026-10-02T01:07:00Z">
                  <w:rPr/>
                </w:rPrChange>
              </w:rPr>
              <w:t>Adalimumab</w:t>
            </w:r>
          </w:p>
        </w:tc>
        <w:tc>
          <w:tcPr>
            <w:tcW w:w="956" w:type="dxa"/>
            <w:tcBorders>
              <w:top w:val="single" w:sz="4" w:space="0" w:color="000000"/>
              <w:left w:val="single" w:sz="4" w:space="0" w:color="000000"/>
              <w:bottom w:val="single" w:sz="4" w:space="0" w:color="000000"/>
              <w:right w:val="single" w:sz="4" w:space="0" w:color="000000"/>
            </w:tcBorders>
            <w:vAlign w:val="bottom"/>
            <w:tcPrChange w:id="933" w:author="OpenAI" w:date="2026-10-01T18:07:00Z" w16du:dateUtc="2026-10-02T01:07:00Z">
              <w:tcPr>
                <w:tcW w:w="1161" w:type="dxa"/>
                <w:gridSpan w:val="2"/>
                <w:tcBorders>
                  <w:top w:val="single" w:sz="4" w:space="0" w:color="000000"/>
                  <w:left w:val="single" w:sz="4" w:space="0" w:color="000000"/>
                  <w:bottom w:val="single" w:sz="4" w:space="0" w:color="000000"/>
                  <w:right w:val="single" w:sz="4" w:space="0" w:color="000000"/>
                </w:tcBorders>
                <w:vAlign w:val="bottom"/>
              </w:tcPr>
            </w:tcPrChange>
          </w:tcPr>
          <w:p w:rsidR="001425FF" w:rsidRDefault="007B1B89">
            <w:pPr>
              <w:jc w:val="left"/>
              <w:rPr>
                <w:sz w:val="22"/>
                <w:rPrChange w:id="934" w:author="OpenAI" w:date="2026-10-01T18:07:00Z" w16du:dateUtc="2026-10-02T01:07:00Z">
                  <w:rPr/>
                </w:rPrChange>
              </w:rPr>
            </w:pPr>
            <w:r>
              <w:rPr>
                <w:sz w:val="22"/>
                <w:rPrChange w:id="935" w:author="OpenAI" w:date="2026-10-01T18:07:00Z" w16du:dateUtc="2026-10-02T01:07:00Z">
                  <w:rPr/>
                </w:rPrChange>
              </w:rPr>
              <w:t>Monkey</w:t>
            </w:r>
          </w:p>
        </w:tc>
        <w:tc>
          <w:tcPr>
            <w:tcW w:w="1707" w:type="dxa"/>
            <w:tcBorders>
              <w:top w:val="single" w:sz="4" w:space="0" w:color="000000"/>
              <w:left w:val="single" w:sz="4" w:space="0" w:color="000000"/>
              <w:bottom w:val="single" w:sz="4" w:space="0" w:color="000000"/>
              <w:right w:val="single" w:sz="4" w:space="0" w:color="000000"/>
            </w:tcBorders>
            <w:vAlign w:val="center"/>
            <w:tcPrChange w:id="936" w:author="OpenAI" w:date="2026-10-01T18:07:00Z" w16du:dateUtc="2026-10-02T01:07:00Z">
              <w:tcPr>
                <w:tcW w:w="1539"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937" w:author="OpenAI" w:date="2026-10-01T18:07:00Z" w16du:dateUtc="2026-10-02T01:07:00Z">
                  <w:rPr/>
                </w:rPrChange>
              </w:rPr>
            </w:pPr>
            <w:r>
              <w:rPr>
                <w:sz w:val="22"/>
                <w:rPrChange w:id="938" w:author="OpenAI" w:date="2026-10-01T18:07:00Z" w16du:dateUtc="2026-10-02T01:07:00Z">
                  <w:rPr/>
                </w:rPrChange>
              </w:rPr>
              <w:t>koff</w:t>
            </w:r>
          </w:p>
        </w:tc>
        <w:tc>
          <w:tcPr>
            <w:tcW w:w="1172" w:type="dxa"/>
            <w:tcBorders>
              <w:top w:val="single" w:sz="4" w:space="0" w:color="000000"/>
              <w:left w:val="single" w:sz="4" w:space="0" w:color="000000"/>
              <w:bottom w:val="single" w:sz="4" w:space="0" w:color="000000"/>
              <w:right w:val="single" w:sz="4" w:space="0" w:color="000000"/>
            </w:tcBorders>
            <w:vAlign w:val="center"/>
            <w:tcPrChange w:id="939" w:author="OpenAI" w:date="2026-10-01T18:07:00Z" w16du:dateUtc="2026-10-02T01:07:00Z">
              <w:tcPr>
                <w:tcW w:w="1169"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right"/>
              <w:rPr>
                <w:sz w:val="22"/>
                <w:rPrChange w:id="940" w:author="OpenAI" w:date="2026-10-01T18:07:00Z" w16du:dateUtc="2026-10-02T01:07:00Z">
                  <w:rPr/>
                </w:rPrChange>
              </w:rPr>
            </w:pPr>
            <w:r>
              <w:rPr>
                <w:sz w:val="22"/>
                <w:rPrChange w:id="941" w:author="OpenAI" w:date="2026-10-01T18:07:00Z" w16du:dateUtc="2026-10-02T01:07:00Z">
                  <w:rPr/>
                </w:rPrChange>
              </w:rPr>
              <w:t>0.0096</w:t>
            </w:r>
          </w:p>
        </w:tc>
        <w:tc>
          <w:tcPr>
            <w:tcW w:w="807" w:type="dxa"/>
            <w:tcBorders>
              <w:top w:val="single" w:sz="4" w:space="0" w:color="000000"/>
              <w:left w:val="single" w:sz="4" w:space="0" w:color="000000"/>
              <w:bottom w:val="single" w:sz="4" w:space="0" w:color="000000"/>
              <w:right w:val="single" w:sz="4" w:space="0" w:color="000000"/>
            </w:tcBorders>
            <w:vAlign w:val="center"/>
            <w:tcPrChange w:id="942" w:author="OpenAI" w:date="2026-10-01T18:07:00Z" w16du:dateUtc="2026-10-02T01:07:00Z">
              <w:tcPr>
                <w:tcW w:w="937"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943" w:author="OpenAI" w:date="2026-10-01T18:07:00Z" w16du:dateUtc="2026-10-02T01:07:00Z">
                  <w:rPr/>
                </w:rPrChange>
              </w:rPr>
            </w:pPr>
            <w:r>
              <w:rPr>
                <w:sz w:val="22"/>
                <w:rPrChange w:id="944" w:author="OpenAI" w:date="2026-10-01T18:07:00Z" w16du:dateUtc="2026-10-02T01:07:00Z">
                  <w:rPr/>
                </w:rPrChange>
              </w:rPr>
              <w:t>1/min</w:t>
            </w:r>
          </w:p>
        </w:tc>
        <w:tc>
          <w:tcPr>
            <w:tcW w:w="3059" w:type="dxa"/>
            <w:tcBorders>
              <w:top w:val="single" w:sz="4" w:space="0" w:color="000000"/>
              <w:left w:val="single" w:sz="4" w:space="0" w:color="000000"/>
              <w:bottom w:val="single" w:sz="4" w:space="0" w:color="000000"/>
              <w:right w:val="single" w:sz="4" w:space="0" w:color="000000"/>
            </w:tcBorders>
            <w:vAlign w:val="center"/>
            <w:tcPrChange w:id="945" w:author="OpenAI" w:date="2026-10-01T18:07:00Z" w16du:dateUtc="2026-10-02T01:07:00Z">
              <w:tcPr>
                <w:tcW w:w="2663"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946" w:author="OpenAI" w:date="2026-10-01T18:07:00Z" w16du:dateUtc="2026-10-02T01:07:00Z">
                  <w:rPr/>
                </w:rPrChange>
              </w:rPr>
            </w:pPr>
            <w:r>
              <w:rPr>
                <w:sz w:val="22"/>
                <w:rPrChange w:id="947" w:author="OpenAI" w:date="2026-10-01T18:07:00Z" w16du:dateUtc="2026-10-02T01:07:00Z">
                  <w:rPr/>
                </w:rPrChange>
              </w:rPr>
              <w:t>SPR/Biacore (Biacore 3000)</w:t>
            </w:r>
          </w:p>
        </w:tc>
        <w:tc>
          <w:tcPr>
            <w:tcW w:w="1441" w:type="dxa"/>
            <w:tcBorders>
              <w:top w:val="single" w:sz="4" w:space="0" w:color="000000"/>
              <w:left w:val="single" w:sz="4" w:space="0" w:color="000000"/>
              <w:bottom w:val="single" w:sz="4" w:space="0" w:color="000000"/>
              <w:right w:val="single" w:sz="4" w:space="0" w:color="000000"/>
            </w:tcBorders>
            <w:cellDel w:id="948" w:author="OpenAI" w:date="2026-10-01T18:07:00Z"/>
            <w:tcPrChange w:id="949" w:author="OpenAI" w:date="2026-10-01T18:07:00Z" w16du:dateUtc="2026-10-02T01:07:00Z">
              <w:tcPr>
                <w:tcW w:w="1441" w:type="dxa"/>
                <w:gridSpan w:val="2"/>
                <w:tcBorders>
                  <w:top w:val="single" w:sz="4" w:space="0" w:color="000000"/>
                  <w:left w:val="single" w:sz="4" w:space="0" w:color="000000"/>
                  <w:bottom w:val="single" w:sz="4" w:space="0" w:color="000000"/>
                  <w:right w:val="single" w:sz="4" w:space="0" w:color="000000"/>
                </w:tcBorders>
                <w:vAlign w:val="center"/>
                <w:cellDel w:id="950" w:author="OpenAI" w:date="2026-10-01T18:07:00Z"/>
              </w:tcPr>
            </w:tcPrChange>
          </w:tcPr>
          <w:p w:rsidR="007B1B89" w:rsidRDefault="007B1B89">
            <w:pPr>
              <w:jc w:val="center"/>
            </w:pPr>
            <w:del w:id="951" w:author="OpenAI" w:date="2026-10-01T18:07:00Z" w16du:dateUtc="2026-10-02T01:07:00Z">
              <w:r>
                <w:delText>A Priori and Top Down</w:delText>
              </w:r>
            </w:del>
          </w:p>
        </w:tc>
        <w:tc>
          <w:tcPr>
            <w:tcW w:w="1172" w:type="dxa"/>
            <w:gridSpan w:val="2"/>
            <w:tcBorders>
              <w:top w:val="single" w:sz="4" w:space="0" w:color="000000"/>
              <w:left w:val="single" w:sz="4" w:space="0" w:color="000000"/>
              <w:bottom w:val="single" w:sz="4" w:space="0" w:color="000000"/>
              <w:right w:val="single" w:sz="4" w:space="0" w:color="000000"/>
            </w:tcBorders>
            <w:vAlign w:val="center"/>
            <w:tcPrChange w:id="952" w:author="OpenAI" w:date="2026-10-01T18:07:00Z" w16du:dateUtc="2026-10-02T01:07:00Z">
              <w:tcPr>
                <w:tcW w:w="3115"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953" w:author="OpenAI" w:date="2026-10-01T18:07:00Z" w16du:dateUtc="2026-10-02T01:07:00Z">
                  <w:rPr/>
                </w:rPrChange>
              </w:rPr>
            </w:pPr>
            <w:r>
              <w:rPr>
                <w:sz w:val="22"/>
                <w:rPrChange w:id="954" w:author="OpenAI" w:date="2026-10-01T18:07:00Z" w16du:dateUtc="2026-10-02T01:07:00Z">
                  <w:rPr/>
                </w:rPrChange>
              </w:rPr>
              <w:t>[1]</w:t>
            </w:r>
          </w:p>
        </w:tc>
      </w:tr>
      <w:tr w:rsidR="001425FF">
        <w:trPr>
          <w:trHeight w:val="720"/>
          <w:trPrChange w:id="955" w:author="OpenAI" w:date="2026-10-01T18:07:00Z" w16du:dateUtc="2026-10-02T01:07:00Z">
            <w:trPr>
              <w:trHeight w:val="720"/>
            </w:trPr>
          </w:trPrChange>
        </w:trPr>
        <w:tc>
          <w:tcPr>
            <w:tcW w:w="1596" w:type="dxa"/>
            <w:tcBorders>
              <w:top w:val="single" w:sz="4" w:space="0" w:color="000000"/>
              <w:left w:val="single" w:sz="4" w:space="0" w:color="000000"/>
              <w:bottom w:val="single" w:sz="4" w:space="0" w:color="000000"/>
              <w:right w:val="single" w:sz="4" w:space="0" w:color="000000"/>
            </w:tcBorders>
            <w:vAlign w:val="center"/>
            <w:tcPrChange w:id="956" w:author="OpenAI" w:date="2026-10-01T18:07:00Z" w16du:dateUtc="2026-10-02T01:07:00Z">
              <w:tcPr>
                <w:tcW w:w="1830"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957" w:author="OpenAI" w:date="2026-10-01T18:07:00Z" w16du:dateUtc="2026-10-02T01:07:00Z">
                  <w:rPr/>
                </w:rPrChange>
              </w:rPr>
            </w:pPr>
            <w:r>
              <w:rPr>
                <w:sz w:val="22"/>
                <w:rPrChange w:id="958" w:author="OpenAI" w:date="2026-10-01T18:07:00Z" w16du:dateUtc="2026-10-02T01:07:00Z">
                  <w:rPr/>
                </w:rPrChange>
              </w:rPr>
              <w:t>Adalimumab</w:t>
            </w:r>
          </w:p>
        </w:tc>
        <w:tc>
          <w:tcPr>
            <w:tcW w:w="956" w:type="dxa"/>
            <w:tcBorders>
              <w:top w:val="single" w:sz="4" w:space="0" w:color="000000"/>
              <w:left w:val="single" w:sz="4" w:space="0" w:color="000000"/>
              <w:bottom w:val="single" w:sz="4" w:space="0" w:color="000000"/>
              <w:right w:val="single" w:sz="4" w:space="0" w:color="000000"/>
            </w:tcBorders>
            <w:vAlign w:val="bottom"/>
            <w:tcPrChange w:id="959" w:author="OpenAI" w:date="2026-10-01T18:07:00Z" w16du:dateUtc="2026-10-02T01:07:00Z">
              <w:tcPr>
                <w:tcW w:w="1161" w:type="dxa"/>
                <w:gridSpan w:val="2"/>
                <w:tcBorders>
                  <w:top w:val="single" w:sz="4" w:space="0" w:color="000000"/>
                  <w:left w:val="single" w:sz="4" w:space="0" w:color="000000"/>
                  <w:bottom w:val="single" w:sz="4" w:space="0" w:color="000000"/>
                  <w:right w:val="single" w:sz="4" w:space="0" w:color="000000"/>
                </w:tcBorders>
                <w:vAlign w:val="bottom"/>
              </w:tcPr>
            </w:tcPrChange>
          </w:tcPr>
          <w:p w:rsidR="001425FF" w:rsidRDefault="007B1B89">
            <w:pPr>
              <w:jc w:val="left"/>
              <w:rPr>
                <w:sz w:val="22"/>
                <w:rPrChange w:id="960" w:author="OpenAI" w:date="2026-10-01T18:07:00Z" w16du:dateUtc="2026-10-02T01:07:00Z">
                  <w:rPr/>
                </w:rPrChange>
              </w:rPr>
            </w:pPr>
            <w:r>
              <w:rPr>
                <w:sz w:val="22"/>
                <w:rPrChange w:id="961" w:author="OpenAI" w:date="2026-10-01T18:07:00Z" w16du:dateUtc="2026-10-02T01:07:00Z">
                  <w:rPr/>
                </w:rPrChange>
              </w:rPr>
              <w:t>Monkey</w:t>
            </w:r>
          </w:p>
        </w:tc>
        <w:tc>
          <w:tcPr>
            <w:tcW w:w="1707" w:type="dxa"/>
            <w:tcBorders>
              <w:top w:val="single" w:sz="4" w:space="0" w:color="000000"/>
              <w:left w:val="single" w:sz="4" w:space="0" w:color="000000"/>
              <w:bottom w:val="single" w:sz="4" w:space="0" w:color="000000"/>
              <w:right w:val="single" w:sz="4" w:space="0" w:color="000000"/>
            </w:tcBorders>
            <w:vAlign w:val="center"/>
            <w:tcPrChange w:id="962" w:author="OpenAI" w:date="2026-10-01T18:07:00Z" w16du:dateUtc="2026-10-02T01:07:00Z">
              <w:tcPr>
                <w:tcW w:w="1539"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963" w:author="OpenAI" w:date="2026-10-01T18:07:00Z" w16du:dateUtc="2026-10-02T01:07:00Z">
                  <w:rPr/>
                </w:rPrChange>
              </w:rPr>
            </w:pPr>
            <w:r>
              <w:rPr>
                <w:sz w:val="22"/>
                <w:rPrChange w:id="964" w:author="OpenAI" w:date="2026-10-01T18:07:00Z" w16du:dateUtc="2026-10-02T01:07:00Z">
                  <w:rPr/>
                </w:rPrChange>
              </w:rPr>
              <w:t>kint</w:t>
            </w:r>
          </w:p>
        </w:tc>
        <w:tc>
          <w:tcPr>
            <w:tcW w:w="1172" w:type="dxa"/>
            <w:tcBorders>
              <w:top w:val="single" w:sz="4" w:space="0" w:color="000000"/>
              <w:left w:val="single" w:sz="4" w:space="0" w:color="000000"/>
              <w:bottom w:val="single" w:sz="4" w:space="0" w:color="000000"/>
              <w:right w:val="single" w:sz="4" w:space="0" w:color="000000"/>
            </w:tcBorders>
            <w:vAlign w:val="center"/>
            <w:tcPrChange w:id="965" w:author="OpenAI" w:date="2026-10-01T18:07:00Z" w16du:dateUtc="2026-10-02T01:07:00Z">
              <w:tcPr>
                <w:tcW w:w="1169"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right"/>
              <w:rPr>
                <w:sz w:val="22"/>
                <w:rPrChange w:id="966" w:author="OpenAI" w:date="2026-10-01T18:07:00Z" w16du:dateUtc="2026-10-02T01:07:00Z">
                  <w:rPr/>
                </w:rPrChange>
              </w:rPr>
            </w:pPr>
            <w:r>
              <w:rPr>
                <w:sz w:val="22"/>
                <w:rPrChange w:id="967" w:author="OpenAI" w:date="2026-10-01T18:07:00Z" w16du:dateUtc="2026-10-02T01:07:00Z">
                  <w:rPr/>
                </w:rPrChange>
              </w:rPr>
              <w:t>0.866</w:t>
            </w:r>
          </w:p>
        </w:tc>
        <w:tc>
          <w:tcPr>
            <w:tcW w:w="807" w:type="dxa"/>
            <w:tcBorders>
              <w:top w:val="single" w:sz="4" w:space="0" w:color="000000"/>
              <w:left w:val="single" w:sz="4" w:space="0" w:color="000000"/>
              <w:bottom w:val="single" w:sz="4" w:space="0" w:color="000000"/>
              <w:right w:val="single" w:sz="4" w:space="0" w:color="000000"/>
            </w:tcBorders>
            <w:vAlign w:val="center"/>
            <w:tcPrChange w:id="968" w:author="OpenAI" w:date="2026-10-01T18:07:00Z" w16du:dateUtc="2026-10-02T01:07:00Z">
              <w:tcPr>
                <w:tcW w:w="937"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969" w:author="OpenAI" w:date="2026-10-01T18:07:00Z" w16du:dateUtc="2026-10-02T01:07:00Z">
                  <w:rPr/>
                </w:rPrChange>
              </w:rPr>
            </w:pPr>
            <w:r>
              <w:rPr>
                <w:sz w:val="22"/>
                <w:rPrChange w:id="970" w:author="OpenAI" w:date="2026-10-01T18:07:00Z" w16du:dateUtc="2026-10-02T01:07:00Z">
                  <w:rPr/>
                </w:rPrChange>
              </w:rPr>
              <w:t>1/h</w:t>
            </w:r>
          </w:p>
        </w:tc>
        <w:tc>
          <w:tcPr>
            <w:tcW w:w="3059" w:type="dxa"/>
            <w:tcBorders>
              <w:top w:val="single" w:sz="4" w:space="0" w:color="000000"/>
              <w:left w:val="single" w:sz="4" w:space="0" w:color="000000"/>
              <w:bottom w:val="single" w:sz="4" w:space="0" w:color="000000"/>
              <w:right w:val="single" w:sz="4" w:space="0" w:color="000000"/>
            </w:tcBorders>
            <w:vAlign w:val="center"/>
            <w:tcPrChange w:id="971" w:author="OpenAI" w:date="2026-10-01T18:07:00Z" w16du:dateUtc="2026-10-02T01:07:00Z">
              <w:tcPr>
                <w:tcW w:w="2663"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972" w:author="OpenAI" w:date="2026-10-01T18:07:00Z" w16du:dateUtc="2026-10-02T01:07:00Z">
                  <w:rPr/>
                </w:rPrChange>
              </w:rPr>
            </w:pPr>
            <w:r>
              <w:rPr>
                <w:sz w:val="22"/>
                <w:rPrChange w:id="973" w:author="OpenAI" w:date="2026-10-01T18:07:00Z" w16du:dateUtc="2026-10-02T01:07:00Z">
                  <w:rPr/>
                </w:rPrChange>
              </w:rPr>
              <w:t>Model fitting by the authors of [2]</w:t>
            </w:r>
          </w:p>
        </w:tc>
        <w:tc>
          <w:tcPr>
            <w:tcW w:w="1441" w:type="dxa"/>
            <w:tcBorders>
              <w:top w:val="single" w:sz="4" w:space="0" w:color="000000"/>
              <w:left w:val="single" w:sz="4" w:space="0" w:color="000000"/>
              <w:bottom w:val="single" w:sz="4" w:space="0" w:color="000000"/>
              <w:right w:val="single" w:sz="4" w:space="0" w:color="000000"/>
            </w:tcBorders>
            <w:cellDel w:id="974" w:author="OpenAI" w:date="2026-10-01T18:07:00Z"/>
            <w:tcPrChange w:id="975" w:author="OpenAI" w:date="2026-10-01T18:07:00Z" w16du:dateUtc="2026-10-02T01:07:00Z">
              <w:tcPr>
                <w:tcW w:w="1441" w:type="dxa"/>
                <w:gridSpan w:val="2"/>
                <w:tcBorders>
                  <w:top w:val="single" w:sz="4" w:space="0" w:color="000000"/>
                  <w:left w:val="single" w:sz="4" w:space="0" w:color="000000"/>
                  <w:bottom w:val="single" w:sz="4" w:space="0" w:color="000000"/>
                  <w:right w:val="single" w:sz="4" w:space="0" w:color="000000"/>
                </w:tcBorders>
                <w:vAlign w:val="center"/>
                <w:cellDel w:id="976" w:author="OpenAI" w:date="2026-10-01T18:07:00Z"/>
              </w:tcPr>
            </w:tcPrChange>
          </w:tcPr>
          <w:p w:rsidR="007B1B89" w:rsidRDefault="007B1B89">
            <w:pPr>
              <w:jc w:val="center"/>
            </w:pPr>
            <w:del w:id="977" w:author="OpenAI" w:date="2026-10-01T18:07:00Z" w16du:dateUtc="2026-10-02T01:07:00Z">
              <w:r>
                <w:delText>A Priori and Top Down</w:delText>
              </w:r>
            </w:del>
          </w:p>
        </w:tc>
        <w:tc>
          <w:tcPr>
            <w:tcW w:w="1172" w:type="dxa"/>
            <w:gridSpan w:val="2"/>
            <w:tcBorders>
              <w:top w:val="single" w:sz="4" w:space="0" w:color="000000"/>
              <w:left w:val="single" w:sz="4" w:space="0" w:color="000000"/>
              <w:bottom w:val="single" w:sz="4" w:space="0" w:color="000000"/>
              <w:right w:val="single" w:sz="4" w:space="0" w:color="000000"/>
            </w:tcBorders>
            <w:vAlign w:val="center"/>
            <w:tcPrChange w:id="978" w:author="OpenAI" w:date="2026-10-01T18:07:00Z" w16du:dateUtc="2026-10-02T01:07:00Z">
              <w:tcPr>
                <w:tcW w:w="3115"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979" w:author="OpenAI" w:date="2026-10-01T18:07:00Z" w16du:dateUtc="2026-10-02T01:07:00Z">
                  <w:rPr/>
                </w:rPrChange>
              </w:rPr>
            </w:pPr>
            <w:r>
              <w:rPr>
                <w:sz w:val="22"/>
                <w:rPrChange w:id="980" w:author="OpenAI" w:date="2026-10-01T18:07:00Z" w16du:dateUtc="2026-10-02T01:07:00Z">
                  <w:rPr/>
                </w:rPrChange>
              </w:rPr>
              <w:t>[2]</w:t>
            </w:r>
          </w:p>
        </w:tc>
      </w:tr>
      <w:tr w:rsidR="001425FF">
        <w:trPr>
          <w:trHeight w:val="720"/>
          <w:trPrChange w:id="981" w:author="OpenAI" w:date="2026-10-01T18:07:00Z" w16du:dateUtc="2026-10-02T01:07:00Z">
            <w:trPr>
              <w:trHeight w:val="720"/>
            </w:trPr>
          </w:trPrChange>
        </w:trPr>
        <w:tc>
          <w:tcPr>
            <w:tcW w:w="1596" w:type="dxa"/>
            <w:tcBorders>
              <w:top w:val="single" w:sz="4" w:space="0" w:color="000000"/>
              <w:left w:val="single" w:sz="4" w:space="0" w:color="000000"/>
              <w:bottom w:val="single" w:sz="4" w:space="0" w:color="000000"/>
              <w:right w:val="single" w:sz="4" w:space="0" w:color="000000"/>
            </w:tcBorders>
            <w:vAlign w:val="center"/>
            <w:tcPrChange w:id="982" w:author="OpenAI" w:date="2026-10-01T18:07:00Z" w16du:dateUtc="2026-10-02T01:07:00Z">
              <w:tcPr>
                <w:tcW w:w="1830"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983" w:author="OpenAI" w:date="2026-10-01T18:07:00Z" w16du:dateUtc="2026-10-02T01:07:00Z">
                  <w:rPr/>
                </w:rPrChange>
              </w:rPr>
            </w:pPr>
            <w:r>
              <w:rPr>
                <w:sz w:val="22"/>
                <w:rPrChange w:id="984" w:author="OpenAI" w:date="2026-10-01T18:07:00Z" w16du:dateUtc="2026-10-02T01:07:00Z">
                  <w:rPr/>
                </w:rPrChange>
              </w:rPr>
              <w:t>Adalimumab</w:t>
            </w:r>
          </w:p>
        </w:tc>
        <w:tc>
          <w:tcPr>
            <w:tcW w:w="956" w:type="dxa"/>
            <w:tcBorders>
              <w:top w:val="single" w:sz="4" w:space="0" w:color="000000"/>
              <w:left w:val="single" w:sz="4" w:space="0" w:color="000000"/>
              <w:bottom w:val="single" w:sz="4" w:space="0" w:color="000000"/>
              <w:right w:val="single" w:sz="4" w:space="0" w:color="000000"/>
            </w:tcBorders>
            <w:vAlign w:val="bottom"/>
            <w:tcPrChange w:id="985" w:author="OpenAI" w:date="2026-10-01T18:07:00Z" w16du:dateUtc="2026-10-02T01:07:00Z">
              <w:tcPr>
                <w:tcW w:w="1161" w:type="dxa"/>
                <w:gridSpan w:val="2"/>
                <w:tcBorders>
                  <w:top w:val="single" w:sz="4" w:space="0" w:color="000000"/>
                  <w:left w:val="single" w:sz="4" w:space="0" w:color="000000"/>
                  <w:bottom w:val="single" w:sz="4" w:space="0" w:color="000000"/>
                  <w:right w:val="single" w:sz="4" w:space="0" w:color="000000"/>
                </w:tcBorders>
                <w:vAlign w:val="bottom"/>
              </w:tcPr>
            </w:tcPrChange>
          </w:tcPr>
          <w:p w:rsidR="001425FF" w:rsidRDefault="007B1B89">
            <w:pPr>
              <w:jc w:val="left"/>
              <w:rPr>
                <w:sz w:val="22"/>
                <w:rPrChange w:id="986" w:author="OpenAI" w:date="2026-10-01T18:07:00Z" w16du:dateUtc="2026-10-02T01:07:00Z">
                  <w:rPr/>
                </w:rPrChange>
              </w:rPr>
            </w:pPr>
            <w:r>
              <w:rPr>
                <w:sz w:val="22"/>
                <w:rPrChange w:id="987" w:author="OpenAI" w:date="2026-10-01T18:07:00Z" w16du:dateUtc="2026-10-02T01:07:00Z">
                  <w:rPr/>
                </w:rPrChange>
              </w:rPr>
              <w:t>Monkey</w:t>
            </w:r>
          </w:p>
        </w:tc>
        <w:tc>
          <w:tcPr>
            <w:tcW w:w="1707" w:type="dxa"/>
            <w:tcBorders>
              <w:top w:val="single" w:sz="4" w:space="0" w:color="000000"/>
              <w:left w:val="single" w:sz="4" w:space="0" w:color="000000"/>
              <w:bottom w:val="single" w:sz="4" w:space="0" w:color="000000"/>
              <w:right w:val="single" w:sz="4" w:space="0" w:color="000000"/>
            </w:tcBorders>
            <w:vAlign w:val="center"/>
            <w:tcPrChange w:id="988" w:author="OpenAI" w:date="2026-10-01T18:07:00Z" w16du:dateUtc="2026-10-02T01:07:00Z">
              <w:tcPr>
                <w:tcW w:w="1539"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989" w:author="OpenAI" w:date="2026-10-01T18:07:00Z" w16du:dateUtc="2026-10-02T01:07:00Z">
                  <w:rPr/>
                </w:rPrChange>
              </w:rPr>
            </w:pPr>
            <w:r>
              <w:rPr>
                <w:sz w:val="22"/>
                <w:rPrChange w:id="990" w:author="OpenAI" w:date="2026-10-01T18:07:00Z" w16du:dateUtc="2026-10-02T01:07:00Z">
                  <w:rPr/>
                </w:rPrChange>
              </w:rPr>
              <w:t>Reference target concentration</w:t>
            </w:r>
          </w:p>
        </w:tc>
        <w:tc>
          <w:tcPr>
            <w:tcW w:w="1172" w:type="dxa"/>
            <w:tcBorders>
              <w:top w:val="single" w:sz="4" w:space="0" w:color="000000"/>
              <w:left w:val="single" w:sz="4" w:space="0" w:color="000000"/>
              <w:bottom w:val="single" w:sz="4" w:space="0" w:color="000000"/>
              <w:right w:val="single" w:sz="4" w:space="0" w:color="000000"/>
            </w:tcBorders>
            <w:vAlign w:val="center"/>
            <w:tcPrChange w:id="991" w:author="OpenAI" w:date="2026-10-01T18:07:00Z" w16du:dateUtc="2026-10-02T01:07:00Z">
              <w:tcPr>
                <w:tcW w:w="1169"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right"/>
              <w:rPr>
                <w:sz w:val="22"/>
                <w:rPrChange w:id="992" w:author="OpenAI" w:date="2026-10-01T18:07:00Z" w16du:dateUtc="2026-10-02T01:07:00Z">
                  <w:rPr/>
                </w:rPrChange>
              </w:rPr>
            </w:pPr>
            <w:r>
              <w:rPr>
                <w:sz w:val="22"/>
                <w:rPrChange w:id="993" w:author="OpenAI" w:date="2026-10-01T18:07:00Z" w16du:dateUtc="2026-10-02T01:07:00Z">
                  <w:rPr/>
                </w:rPrChange>
              </w:rPr>
              <w:t>0.001</w:t>
            </w:r>
          </w:p>
        </w:tc>
        <w:tc>
          <w:tcPr>
            <w:tcW w:w="807" w:type="dxa"/>
            <w:tcBorders>
              <w:top w:val="single" w:sz="4" w:space="0" w:color="000000"/>
              <w:left w:val="single" w:sz="4" w:space="0" w:color="000000"/>
              <w:bottom w:val="single" w:sz="4" w:space="0" w:color="000000"/>
              <w:right w:val="single" w:sz="4" w:space="0" w:color="000000"/>
            </w:tcBorders>
            <w:vAlign w:val="center"/>
            <w:tcPrChange w:id="994" w:author="OpenAI" w:date="2026-10-01T18:07:00Z" w16du:dateUtc="2026-10-02T01:07:00Z">
              <w:tcPr>
                <w:tcW w:w="937"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995" w:author="OpenAI" w:date="2026-10-01T18:07:00Z" w16du:dateUtc="2026-10-02T01:07:00Z">
                  <w:rPr/>
                </w:rPrChange>
              </w:rPr>
            </w:pPr>
            <w:r>
              <w:rPr>
                <w:sz w:val="22"/>
                <w:rPrChange w:id="996" w:author="OpenAI" w:date="2026-10-01T18:07:00Z" w16du:dateUtc="2026-10-02T01:07:00Z">
                  <w:rPr/>
                </w:rPrChange>
              </w:rPr>
              <w:t>nM</w:t>
            </w:r>
          </w:p>
        </w:tc>
        <w:tc>
          <w:tcPr>
            <w:tcW w:w="3059" w:type="dxa"/>
            <w:tcBorders>
              <w:top w:val="single" w:sz="4" w:space="0" w:color="000000"/>
              <w:left w:val="single" w:sz="4" w:space="0" w:color="000000"/>
              <w:bottom w:val="single" w:sz="4" w:space="0" w:color="000000"/>
              <w:right w:val="single" w:sz="4" w:space="0" w:color="000000"/>
            </w:tcBorders>
            <w:vAlign w:val="center"/>
            <w:tcPrChange w:id="997" w:author="OpenAI" w:date="2026-10-01T18:07:00Z" w16du:dateUtc="2026-10-02T01:07:00Z">
              <w:tcPr>
                <w:tcW w:w="2663"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998" w:author="OpenAI" w:date="2026-10-01T18:07:00Z" w16du:dateUtc="2026-10-02T01:07:00Z">
                  <w:rPr/>
                </w:rPrChange>
              </w:rPr>
            </w:pPr>
            <w:r>
              <w:rPr>
                <w:sz w:val="22"/>
                <w:rPrChange w:id="999" w:author="OpenAI" w:date="2026-10-01T18:07:00Z" w16du:dateUtc="2026-10-02T01:07:00Z">
                  <w:rPr/>
                </w:rPrChange>
              </w:rPr>
              <w:t>Model fitting by the authors of [3]</w:t>
            </w:r>
          </w:p>
        </w:tc>
        <w:tc>
          <w:tcPr>
            <w:tcW w:w="1441" w:type="dxa"/>
            <w:tcBorders>
              <w:top w:val="single" w:sz="4" w:space="0" w:color="000000"/>
              <w:left w:val="single" w:sz="4" w:space="0" w:color="000000"/>
              <w:bottom w:val="single" w:sz="4" w:space="0" w:color="000000"/>
              <w:right w:val="single" w:sz="4" w:space="0" w:color="000000"/>
            </w:tcBorders>
            <w:cellDel w:id="1000" w:author="OpenAI" w:date="2026-10-01T18:07:00Z"/>
            <w:tcPrChange w:id="1001" w:author="OpenAI" w:date="2026-10-01T18:07:00Z" w16du:dateUtc="2026-10-02T01:07:00Z">
              <w:tcPr>
                <w:tcW w:w="1441" w:type="dxa"/>
                <w:gridSpan w:val="2"/>
                <w:tcBorders>
                  <w:top w:val="single" w:sz="4" w:space="0" w:color="000000"/>
                  <w:left w:val="single" w:sz="4" w:space="0" w:color="000000"/>
                  <w:bottom w:val="single" w:sz="4" w:space="0" w:color="000000"/>
                  <w:right w:val="single" w:sz="4" w:space="0" w:color="000000"/>
                </w:tcBorders>
                <w:vAlign w:val="center"/>
                <w:cellDel w:id="1002" w:author="OpenAI" w:date="2026-10-01T18:07:00Z"/>
              </w:tcPr>
            </w:tcPrChange>
          </w:tcPr>
          <w:p w:rsidR="007B1B89" w:rsidRDefault="007B1B89">
            <w:pPr>
              <w:jc w:val="center"/>
            </w:pPr>
            <w:del w:id="1003" w:author="OpenAI" w:date="2026-10-01T18:07:00Z" w16du:dateUtc="2026-10-02T01:07:00Z">
              <w:r>
                <w:delText>A Priori and Top Down</w:delText>
              </w:r>
            </w:del>
          </w:p>
        </w:tc>
        <w:tc>
          <w:tcPr>
            <w:tcW w:w="1172" w:type="dxa"/>
            <w:gridSpan w:val="2"/>
            <w:tcBorders>
              <w:top w:val="single" w:sz="4" w:space="0" w:color="000000"/>
              <w:left w:val="single" w:sz="4" w:space="0" w:color="000000"/>
              <w:bottom w:val="single" w:sz="4" w:space="0" w:color="000000"/>
              <w:right w:val="single" w:sz="4" w:space="0" w:color="000000"/>
            </w:tcBorders>
            <w:vAlign w:val="center"/>
            <w:tcPrChange w:id="1004" w:author="OpenAI" w:date="2026-10-01T18:07:00Z" w16du:dateUtc="2026-10-02T01:07:00Z">
              <w:tcPr>
                <w:tcW w:w="3115"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005" w:author="OpenAI" w:date="2026-10-01T18:07:00Z" w16du:dateUtc="2026-10-02T01:07:00Z">
                  <w:rPr/>
                </w:rPrChange>
              </w:rPr>
            </w:pPr>
            <w:r>
              <w:rPr>
                <w:sz w:val="22"/>
                <w:rPrChange w:id="1006" w:author="OpenAI" w:date="2026-10-01T18:07:00Z" w16du:dateUtc="2026-10-02T01:07:00Z">
                  <w:rPr/>
                </w:rPrChange>
              </w:rPr>
              <w:t>[3]</w:t>
            </w:r>
          </w:p>
        </w:tc>
      </w:tr>
      <w:tr w:rsidR="001425FF">
        <w:trPr>
          <w:trHeight w:val="720"/>
          <w:trPrChange w:id="1007" w:author="OpenAI" w:date="2026-10-01T18:07:00Z" w16du:dateUtc="2026-10-02T01:07:00Z">
            <w:trPr>
              <w:trHeight w:val="720"/>
            </w:trPr>
          </w:trPrChange>
        </w:trPr>
        <w:tc>
          <w:tcPr>
            <w:tcW w:w="1596" w:type="dxa"/>
            <w:tcBorders>
              <w:top w:val="single" w:sz="4" w:space="0" w:color="000000"/>
              <w:left w:val="single" w:sz="4" w:space="0" w:color="000000"/>
              <w:bottom w:val="single" w:sz="4" w:space="0" w:color="000000"/>
              <w:right w:val="single" w:sz="4" w:space="0" w:color="000000"/>
            </w:tcBorders>
            <w:vAlign w:val="center"/>
            <w:tcPrChange w:id="1008" w:author="OpenAI" w:date="2026-10-01T18:07:00Z" w16du:dateUtc="2026-10-02T01:07:00Z">
              <w:tcPr>
                <w:tcW w:w="1830"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009" w:author="OpenAI" w:date="2026-10-01T18:07:00Z" w16du:dateUtc="2026-10-02T01:07:00Z">
                  <w:rPr/>
                </w:rPrChange>
              </w:rPr>
            </w:pPr>
            <w:r>
              <w:rPr>
                <w:sz w:val="22"/>
                <w:rPrChange w:id="1010" w:author="OpenAI" w:date="2026-10-01T18:07:00Z" w16du:dateUtc="2026-10-02T01:07:00Z">
                  <w:rPr/>
                </w:rPrChange>
              </w:rPr>
              <w:t>Adalimumab</w:t>
            </w:r>
          </w:p>
        </w:tc>
        <w:tc>
          <w:tcPr>
            <w:tcW w:w="956" w:type="dxa"/>
            <w:tcBorders>
              <w:top w:val="single" w:sz="4" w:space="0" w:color="000000"/>
              <w:left w:val="single" w:sz="4" w:space="0" w:color="000000"/>
              <w:bottom w:val="single" w:sz="4" w:space="0" w:color="000000"/>
              <w:right w:val="single" w:sz="4" w:space="0" w:color="000000"/>
            </w:tcBorders>
            <w:vAlign w:val="bottom"/>
            <w:tcPrChange w:id="1011" w:author="OpenAI" w:date="2026-10-01T18:07:00Z" w16du:dateUtc="2026-10-02T01:07:00Z">
              <w:tcPr>
                <w:tcW w:w="1161" w:type="dxa"/>
                <w:gridSpan w:val="2"/>
                <w:tcBorders>
                  <w:top w:val="single" w:sz="4" w:space="0" w:color="000000"/>
                  <w:left w:val="single" w:sz="4" w:space="0" w:color="000000"/>
                  <w:bottom w:val="single" w:sz="4" w:space="0" w:color="000000"/>
                  <w:right w:val="single" w:sz="4" w:space="0" w:color="000000"/>
                </w:tcBorders>
                <w:vAlign w:val="bottom"/>
              </w:tcPr>
            </w:tcPrChange>
          </w:tcPr>
          <w:p w:rsidR="001425FF" w:rsidRDefault="007B1B89">
            <w:pPr>
              <w:jc w:val="left"/>
              <w:rPr>
                <w:sz w:val="22"/>
                <w:rPrChange w:id="1012" w:author="OpenAI" w:date="2026-10-01T18:07:00Z" w16du:dateUtc="2026-10-02T01:07:00Z">
                  <w:rPr/>
                </w:rPrChange>
              </w:rPr>
            </w:pPr>
            <w:r>
              <w:rPr>
                <w:sz w:val="22"/>
                <w:rPrChange w:id="1013" w:author="OpenAI" w:date="2026-10-01T18:07:00Z" w16du:dateUtc="2026-10-02T01:07:00Z">
                  <w:rPr/>
                </w:rPrChange>
              </w:rPr>
              <w:t>Monkey</w:t>
            </w:r>
          </w:p>
        </w:tc>
        <w:tc>
          <w:tcPr>
            <w:tcW w:w="1707" w:type="dxa"/>
            <w:tcBorders>
              <w:top w:val="single" w:sz="4" w:space="0" w:color="000000"/>
              <w:left w:val="single" w:sz="4" w:space="0" w:color="000000"/>
              <w:bottom w:val="single" w:sz="4" w:space="0" w:color="000000"/>
              <w:right w:val="single" w:sz="4" w:space="0" w:color="000000"/>
            </w:tcBorders>
            <w:vAlign w:val="center"/>
            <w:tcPrChange w:id="1014" w:author="OpenAI" w:date="2026-10-01T18:07:00Z" w16du:dateUtc="2026-10-02T01:07:00Z">
              <w:tcPr>
                <w:tcW w:w="1539"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015" w:author="OpenAI" w:date="2026-10-01T18:07:00Z" w16du:dateUtc="2026-10-02T01:07:00Z">
                  <w:rPr/>
                </w:rPrChange>
              </w:rPr>
            </w:pPr>
            <w:r>
              <w:rPr>
                <w:sz w:val="22"/>
                <w:rPrChange w:id="1016" w:author="OpenAI" w:date="2026-10-01T18:07:00Z" w16du:dateUtc="2026-10-02T01:07:00Z">
                  <w:rPr/>
                </w:rPrChange>
              </w:rPr>
              <w:t>kdeg</w:t>
            </w:r>
          </w:p>
        </w:tc>
        <w:tc>
          <w:tcPr>
            <w:tcW w:w="1172" w:type="dxa"/>
            <w:tcBorders>
              <w:top w:val="single" w:sz="4" w:space="0" w:color="000000"/>
              <w:left w:val="single" w:sz="4" w:space="0" w:color="000000"/>
              <w:bottom w:val="single" w:sz="4" w:space="0" w:color="000000"/>
              <w:right w:val="single" w:sz="4" w:space="0" w:color="000000"/>
            </w:tcBorders>
            <w:vAlign w:val="center"/>
            <w:tcPrChange w:id="1017" w:author="OpenAI" w:date="2026-10-01T18:07:00Z" w16du:dateUtc="2026-10-02T01:07:00Z">
              <w:tcPr>
                <w:tcW w:w="1169"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right"/>
              <w:rPr>
                <w:sz w:val="22"/>
                <w:rPrChange w:id="1018" w:author="OpenAI" w:date="2026-10-01T18:07:00Z" w16du:dateUtc="2026-10-02T01:07:00Z">
                  <w:rPr/>
                </w:rPrChange>
              </w:rPr>
            </w:pPr>
            <w:r>
              <w:rPr>
                <w:sz w:val="22"/>
                <w:rPrChange w:id="1019" w:author="OpenAI" w:date="2026-10-01T18:07:00Z" w16du:dateUtc="2026-10-02T01:07:00Z">
                  <w:rPr/>
                </w:rPrChange>
              </w:rPr>
              <w:t>0.223</w:t>
            </w:r>
          </w:p>
        </w:tc>
        <w:tc>
          <w:tcPr>
            <w:tcW w:w="807" w:type="dxa"/>
            <w:tcBorders>
              <w:top w:val="single" w:sz="4" w:space="0" w:color="000000"/>
              <w:left w:val="single" w:sz="4" w:space="0" w:color="000000"/>
              <w:bottom w:val="single" w:sz="4" w:space="0" w:color="000000"/>
              <w:right w:val="single" w:sz="4" w:space="0" w:color="000000"/>
            </w:tcBorders>
            <w:vAlign w:val="center"/>
            <w:tcPrChange w:id="1020" w:author="OpenAI" w:date="2026-10-01T18:07:00Z" w16du:dateUtc="2026-10-02T01:07:00Z">
              <w:tcPr>
                <w:tcW w:w="937"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021" w:author="OpenAI" w:date="2026-10-01T18:07:00Z" w16du:dateUtc="2026-10-02T01:07:00Z">
                  <w:rPr/>
                </w:rPrChange>
              </w:rPr>
            </w:pPr>
            <w:r>
              <w:rPr>
                <w:sz w:val="22"/>
                <w:rPrChange w:id="1022" w:author="OpenAI" w:date="2026-10-01T18:07:00Z" w16du:dateUtc="2026-10-02T01:07:00Z">
                  <w:rPr/>
                </w:rPrChange>
              </w:rPr>
              <w:t>1/h</w:t>
            </w:r>
          </w:p>
        </w:tc>
        <w:tc>
          <w:tcPr>
            <w:tcW w:w="3059" w:type="dxa"/>
            <w:tcBorders>
              <w:top w:val="single" w:sz="4" w:space="0" w:color="000000"/>
              <w:left w:val="single" w:sz="4" w:space="0" w:color="000000"/>
              <w:bottom w:val="single" w:sz="4" w:space="0" w:color="000000"/>
              <w:right w:val="single" w:sz="4" w:space="0" w:color="000000"/>
            </w:tcBorders>
            <w:vAlign w:val="center"/>
            <w:tcPrChange w:id="1023" w:author="OpenAI" w:date="2026-10-01T18:07:00Z" w16du:dateUtc="2026-10-02T01:07:00Z">
              <w:tcPr>
                <w:tcW w:w="2663"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024" w:author="OpenAI" w:date="2026-10-01T18:07:00Z" w16du:dateUtc="2026-10-02T01:07:00Z">
                  <w:rPr/>
                </w:rPrChange>
              </w:rPr>
            </w:pPr>
            <w:r>
              <w:rPr>
                <w:sz w:val="22"/>
                <w:rPrChange w:id="1025" w:author="OpenAI" w:date="2026-10-01T18:07:00Z" w16du:dateUtc="2026-10-02T01:07:00Z">
                  <w:rPr/>
                </w:rPrChange>
              </w:rPr>
              <w:t>Model parameter from anti-TNF PBPK analysis</w:t>
            </w:r>
          </w:p>
        </w:tc>
        <w:tc>
          <w:tcPr>
            <w:tcW w:w="1441" w:type="dxa"/>
            <w:tcBorders>
              <w:top w:val="single" w:sz="4" w:space="0" w:color="000000"/>
              <w:left w:val="single" w:sz="4" w:space="0" w:color="000000"/>
              <w:bottom w:val="single" w:sz="4" w:space="0" w:color="000000"/>
              <w:right w:val="single" w:sz="4" w:space="0" w:color="000000"/>
            </w:tcBorders>
            <w:cellDel w:id="1026" w:author="OpenAI" w:date="2026-10-01T18:07:00Z"/>
            <w:tcPrChange w:id="1027" w:author="OpenAI" w:date="2026-10-01T18:07:00Z" w16du:dateUtc="2026-10-02T01:07:00Z">
              <w:tcPr>
                <w:tcW w:w="1441" w:type="dxa"/>
                <w:gridSpan w:val="2"/>
                <w:tcBorders>
                  <w:top w:val="single" w:sz="4" w:space="0" w:color="000000"/>
                  <w:left w:val="single" w:sz="4" w:space="0" w:color="000000"/>
                  <w:bottom w:val="single" w:sz="4" w:space="0" w:color="000000"/>
                  <w:right w:val="single" w:sz="4" w:space="0" w:color="000000"/>
                </w:tcBorders>
                <w:vAlign w:val="center"/>
                <w:cellDel w:id="1028" w:author="OpenAI" w:date="2026-10-01T18:07:00Z"/>
              </w:tcPr>
            </w:tcPrChange>
          </w:tcPr>
          <w:p w:rsidR="007B1B89" w:rsidRDefault="007B1B89">
            <w:pPr>
              <w:jc w:val="center"/>
            </w:pPr>
            <w:del w:id="1029" w:author="OpenAI" w:date="2026-10-01T18:07:00Z" w16du:dateUtc="2026-10-02T01:07:00Z">
              <w:r>
                <w:delText>A Priori and Top Down</w:delText>
              </w:r>
            </w:del>
          </w:p>
        </w:tc>
        <w:tc>
          <w:tcPr>
            <w:tcW w:w="1172" w:type="dxa"/>
            <w:gridSpan w:val="2"/>
            <w:tcBorders>
              <w:top w:val="single" w:sz="4" w:space="0" w:color="000000"/>
              <w:left w:val="single" w:sz="4" w:space="0" w:color="000000"/>
              <w:bottom w:val="single" w:sz="4" w:space="0" w:color="000000"/>
              <w:right w:val="single" w:sz="4" w:space="0" w:color="000000"/>
            </w:tcBorders>
            <w:vAlign w:val="center"/>
            <w:tcPrChange w:id="1030" w:author="OpenAI" w:date="2026-10-01T18:07:00Z" w16du:dateUtc="2026-10-02T01:07:00Z">
              <w:tcPr>
                <w:tcW w:w="3115"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031" w:author="OpenAI" w:date="2026-10-01T18:07:00Z" w16du:dateUtc="2026-10-02T01:07:00Z">
                  <w:rPr/>
                </w:rPrChange>
              </w:rPr>
            </w:pPr>
            <w:r>
              <w:rPr>
                <w:sz w:val="22"/>
                <w:rPrChange w:id="1032" w:author="OpenAI" w:date="2026-10-01T18:07:00Z" w16du:dateUtc="2026-10-02T01:07:00Z">
                  <w:rPr/>
                </w:rPrChange>
              </w:rPr>
              <w:t>[4]</w:t>
            </w:r>
          </w:p>
        </w:tc>
      </w:tr>
      <w:tr w:rsidR="001425FF">
        <w:trPr>
          <w:trHeight w:val="720"/>
          <w:trPrChange w:id="1033" w:author="OpenAI" w:date="2026-10-01T18:07:00Z" w16du:dateUtc="2026-10-02T01:07:00Z">
            <w:trPr>
              <w:trHeight w:val="720"/>
            </w:trPr>
          </w:trPrChange>
        </w:trPr>
        <w:tc>
          <w:tcPr>
            <w:tcW w:w="1596" w:type="dxa"/>
            <w:tcBorders>
              <w:top w:val="single" w:sz="4" w:space="0" w:color="000000"/>
              <w:left w:val="single" w:sz="4" w:space="0" w:color="000000"/>
              <w:bottom w:val="single" w:sz="4" w:space="0" w:color="000000"/>
              <w:right w:val="single" w:sz="4" w:space="0" w:color="000000"/>
            </w:tcBorders>
            <w:vAlign w:val="center"/>
            <w:tcPrChange w:id="1034" w:author="OpenAI" w:date="2026-10-01T18:07:00Z" w16du:dateUtc="2026-10-02T01:07:00Z">
              <w:tcPr>
                <w:tcW w:w="1830"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035" w:author="OpenAI" w:date="2026-10-01T18:07:00Z" w16du:dateUtc="2026-10-02T01:07:00Z">
                  <w:rPr/>
                </w:rPrChange>
              </w:rPr>
            </w:pPr>
            <w:r>
              <w:rPr>
                <w:sz w:val="22"/>
                <w:rPrChange w:id="1036" w:author="OpenAI" w:date="2026-10-01T18:07:00Z" w16du:dateUtc="2026-10-02T01:07:00Z">
                  <w:rPr/>
                </w:rPrChange>
              </w:rPr>
              <w:t>Adalimumab</w:t>
            </w:r>
          </w:p>
        </w:tc>
        <w:tc>
          <w:tcPr>
            <w:tcW w:w="956" w:type="dxa"/>
            <w:tcBorders>
              <w:top w:val="single" w:sz="4" w:space="0" w:color="000000"/>
              <w:left w:val="single" w:sz="4" w:space="0" w:color="000000"/>
              <w:bottom w:val="single" w:sz="4" w:space="0" w:color="000000"/>
              <w:right w:val="single" w:sz="4" w:space="0" w:color="000000"/>
            </w:tcBorders>
            <w:vAlign w:val="bottom"/>
            <w:tcPrChange w:id="1037" w:author="OpenAI" w:date="2026-10-01T18:07:00Z" w16du:dateUtc="2026-10-02T01:07:00Z">
              <w:tcPr>
                <w:tcW w:w="1161" w:type="dxa"/>
                <w:gridSpan w:val="2"/>
                <w:tcBorders>
                  <w:top w:val="single" w:sz="4" w:space="0" w:color="000000"/>
                  <w:left w:val="single" w:sz="4" w:space="0" w:color="000000"/>
                  <w:bottom w:val="single" w:sz="4" w:space="0" w:color="000000"/>
                  <w:right w:val="single" w:sz="4" w:space="0" w:color="000000"/>
                </w:tcBorders>
                <w:vAlign w:val="bottom"/>
              </w:tcPr>
            </w:tcPrChange>
          </w:tcPr>
          <w:p w:rsidR="001425FF" w:rsidRDefault="007B1B89">
            <w:pPr>
              <w:jc w:val="left"/>
              <w:rPr>
                <w:sz w:val="22"/>
                <w:rPrChange w:id="1038" w:author="OpenAI" w:date="2026-10-01T18:07:00Z" w16du:dateUtc="2026-10-02T01:07:00Z">
                  <w:rPr/>
                </w:rPrChange>
              </w:rPr>
            </w:pPr>
            <w:r>
              <w:rPr>
                <w:sz w:val="22"/>
                <w:rPrChange w:id="1039" w:author="OpenAI" w:date="2026-10-01T18:07:00Z" w16du:dateUtc="2026-10-02T01:07:00Z">
                  <w:rPr/>
                </w:rPrChange>
              </w:rPr>
              <w:t>Monkey</w:t>
            </w:r>
          </w:p>
        </w:tc>
        <w:tc>
          <w:tcPr>
            <w:tcW w:w="1707" w:type="dxa"/>
            <w:tcBorders>
              <w:top w:val="single" w:sz="4" w:space="0" w:color="000000"/>
              <w:left w:val="single" w:sz="4" w:space="0" w:color="000000"/>
              <w:bottom w:val="single" w:sz="4" w:space="0" w:color="000000"/>
              <w:right w:val="single" w:sz="4" w:space="0" w:color="000000"/>
            </w:tcBorders>
            <w:vAlign w:val="center"/>
            <w:tcPrChange w:id="1040" w:author="OpenAI" w:date="2026-10-01T18:07:00Z" w16du:dateUtc="2026-10-02T01:07:00Z">
              <w:tcPr>
                <w:tcW w:w="1539"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041" w:author="OpenAI" w:date="2026-10-01T18:07:00Z" w16du:dateUtc="2026-10-02T01:07:00Z">
                  <w:rPr/>
                </w:rPrChange>
              </w:rPr>
            </w:pPr>
            <w:r>
              <w:rPr>
                <w:sz w:val="22"/>
                <w:rPrChange w:id="1042" w:author="OpenAI" w:date="2026-10-01T18:07:00Z" w16du:dateUtc="2026-10-02T01:07:00Z">
                  <w:rPr/>
                </w:rPrChange>
              </w:rPr>
              <w:t>Kd (FcRn) in endosomal space</w:t>
            </w:r>
          </w:p>
        </w:tc>
        <w:tc>
          <w:tcPr>
            <w:tcW w:w="1172" w:type="dxa"/>
            <w:tcBorders>
              <w:top w:val="single" w:sz="4" w:space="0" w:color="000000"/>
              <w:left w:val="single" w:sz="4" w:space="0" w:color="000000"/>
              <w:bottom w:val="single" w:sz="4" w:space="0" w:color="000000"/>
              <w:right w:val="single" w:sz="4" w:space="0" w:color="000000"/>
            </w:tcBorders>
            <w:vAlign w:val="center"/>
            <w:tcPrChange w:id="1043" w:author="OpenAI" w:date="2026-10-01T18:07:00Z" w16du:dateUtc="2026-10-02T01:07:00Z">
              <w:tcPr>
                <w:tcW w:w="1169"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right"/>
              <w:rPr>
                <w:sz w:val="22"/>
                <w:rPrChange w:id="1044" w:author="OpenAI" w:date="2026-10-01T18:07:00Z" w16du:dateUtc="2026-10-02T01:07:00Z">
                  <w:rPr/>
                </w:rPrChange>
              </w:rPr>
            </w:pPr>
            <w:r>
              <w:rPr>
                <w:sz w:val="22"/>
                <w:rPrChange w:id="1045" w:author="OpenAI" w:date="2026-10-01T18:07:00Z" w16du:dateUtc="2026-10-02T01:07:00Z">
                  <w:rPr/>
                </w:rPrChange>
              </w:rPr>
              <w:t>1.07</w:t>
            </w:r>
          </w:p>
        </w:tc>
        <w:tc>
          <w:tcPr>
            <w:tcW w:w="807" w:type="dxa"/>
            <w:tcBorders>
              <w:top w:val="single" w:sz="4" w:space="0" w:color="000000"/>
              <w:left w:val="single" w:sz="4" w:space="0" w:color="000000"/>
              <w:bottom w:val="single" w:sz="4" w:space="0" w:color="000000"/>
              <w:right w:val="single" w:sz="4" w:space="0" w:color="000000"/>
            </w:tcBorders>
            <w:vAlign w:val="center"/>
            <w:tcPrChange w:id="1046" w:author="OpenAI" w:date="2026-10-01T18:07:00Z" w16du:dateUtc="2026-10-02T01:07:00Z">
              <w:tcPr>
                <w:tcW w:w="937"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047" w:author="OpenAI" w:date="2026-10-01T18:07:00Z" w16du:dateUtc="2026-10-02T01:07:00Z">
                  <w:rPr/>
                </w:rPrChange>
              </w:rPr>
            </w:pPr>
            <w:r>
              <w:rPr>
                <w:sz w:val="22"/>
                <w:rPrChange w:id="1048" w:author="OpenAI" w:date="2026-10-01T18:07:00Z" w16du:dateUtc="2026-10-02T01:07:00Z">
                  <w:rPr/>
                </w:rPrChange>
              </w:rPr>
              <w:t>uM</w:t>
            </w:r>
          </w:p>
        </w:tc>
        <w:tc>
          <w:tcPr>
            <w:tcW w:w="3059" w:type="dxa"/>
            <w:tcBorders>
              <w:top w:val="single" w:sz="4" w:space="0" w:color="000000"/>
              <w:left w:val="single" w:sz="4" w:space="0" w:color="000000"/>
              <w:bottom w:val="single" w:sz="4" w:space="0" w:color="000000"/>
              <w:right w:val="single" w:sz="4" w:space="0" w:color="000000"/>
            </w:tcBorders>
            <w:vAlign w:val="center"/>
            <w:tcPrChange w:id="1049" w:author="OpenAI" w:date="2026-10-01T18:07:00Z" w16du:dateUtc="2026-10-02T01:07:00Z">
              <w:tcPr>
                <w:tcW w:w="2663"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050" w:author="OpenAI" w:date="2026-10-01T18:07:00Z" w16du:dateUtc="2026-10-02T01:07:00Z">
                  <w:rPr/>
                </w:rPrChange>
              </w:rPr>
            </w:pPr>
            <w:r>
              <w:rPr>
                <w:sz w:val="22"/>
                <w:rPrChange w:id="1051" w:author="OpenAI" w:date="2026-10-01T18:07:00Z" w16du:dateUtc="2026-10-02T01:07:00Z">
                  <w:rPr/>
                </w:rPrChange>
              </w:rPr>
              <w:t>Model-based meta-analysis [5]</w:t>
            </w:r>
          </w:p>
        </w:tc>
        <w:tc>
          <w:tcPr>
            <w:tcW w:w="1441" w:type="dxa"/>
            <w:tcBorders>
              <w:top w:val="single" w:sz="4" w:space="0" w:color="000000"/>
              <w:left w:val="single" w:sz="4" w:space="0" w:color="000000"/>
              <w:bottom w:val="single" w:sz="4" w:space="0" w:color="000000"/>
              <w:right w:val="single" w:sz="4" w:space="0" w:color="000000"/>
            </w:tcBorders>
            <w:cellDel w:id="1052" w:author="OpenAI" w:date="2026-10-01T18:07:00Z"/>
            <w:tcPrChange w:id="1053" w:author="OpenAI" w:date="2026-10-01T18:07:00Z" w16du:dateUtc="2026-10-02T01:07:00Z">
              <w:tcPr>
                <w:tcW w:w="1441" w:type="dxa"/>
                <w:gridSpan w:val="2"/>
                <w:tcBorders>
                  <w:top w:val="single" w:sz="4" w:space="0" w:color="000000"/>
                  <w:left w:val="single" w:sz="4" w:space="0" w:color="000000"/>
                  <w:bottom w:val="single" w:sz="4" w:space="0" w:color="000000"/>
                  <w:right w:val="single" w:sz="4" w:space="0" w:color="000000"/>
                </w:tcBorders>
                <w:vAlign w:val="center"/>
                <w:cellDel w:id="1054" w:author="OpenAI" w:date="2026-10-01T18:07:00Z"/>
              </w:tcPr>
            </w:tcPrChange>
          </w:tcPr>
          <w:p w:rsidR="007B1B89" w:rsidRDefault="007B1B89">
            <w:pPr>
              <w:jc w:val="center"/>
            </w:pPr>
            <w:del w:id="1055" w:author="OpenAI" w:date="2026-10-01T18:07:00Z" w16du:dateUtc="2026-10-02T01:07:00Z">
              <w:r>
                <w:delText>A Priori</w:delText>
              </w:r>
            </w:del>
          </w:p>
        </w:tc>
        <w:tc>
          <w:tcPr>
            <w:tcW w:w="1172" w:type="dxa"/>
            <w:gridSpan w:val="2"/>
            <w:tcBorders>
              <w:top w:val="single" w:sz="4" w:space="0" w:color="000000"/>
              <w:left w:val="single" w:sz="4" w:space="0" w:color="000000"/>
              <w:bottom w:val="single" w:sz="4" w:space="0" w:color="000000"/>
              <w:right w:val="single" w:sz="4" w:space="0" w:color="000000"/>
            </w:tcBorders>
            <w:vAlign w:val="center"/>
            <w:tcPrChange w:id="1056" w:author="OpenAI" w:date="2026-10-01T18:07:00Z" w16du:dateUtc="2026-10-02T01:07:00Z">
              <w:tcPr>
                <w:tcW w:w="3115"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057" w:author="OpenAI" w:date="2026-10-01T18:07:00Z" w16du:dateUtc="2026-10-02T01:07:00Z">
                  <w:rPr/>
                </w:rPrChange>
              </w:rPr>
            </w:pPr>
            <w:r>
              <w:rPr>
                <w:sz w:val="22"/>
                <w:rPrChange w:id="1058" w:author="OpenAI" w:date="2026-10-01T18:07:00Z" w16du:dateUtc="2026-10-02T01:07:00Z">
                  <w:rPr/>
                </w:rPrChange>
              </w:rPr>
              <w:t>[5]</w:t>
            </w:r>
          </w:p>
        </w:tc>
      </w:tr>
      <w:tr w:rsidR="001425FF">
        <w:trPr>
          <w:trHeight w:val="720"/>
          <w:trPrChange w:id="1059" w:author="OpenAI" w:date="2026-10-01T18:07:00Z" w16du:dateUtc="2026-10-02T01:07:00Z">
            <w:trPr>
              <w:trHeight w:val="720"/>
            </w:trPr>
          </w:trPrChange>
        </w:trPr>
        <w:tc>
          <w:tcPr>
            <w:tcW w:w="1596" w:type="dxa"/>
            <w:tcBorders>
              <w:top w:val="single" w:sz="4" w:space="0" w:color="000000"/>
              <w:left w:val="single" w:sz="4" w:space="0" w:color="000000"/>
              <w:bottom w:val="single" w:sz="4" w:space="0" w:color="000000"/>
              <w:right w:val="single" w:sz="4" w:space="0" w:color="000000"/>
            </w:tcBorders>
            <w:vAlign w:val="center"/>
            <w:tcPrChange w:id="1060" w:author="OpenAI" w:date="2026-10-01T18:07:00Z" w16du:dateUtc="2026-10-02T01:07:00Z">
              <w:tcPr>
                <w:tcW w:w="1830"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061" w:author="OpenAI" w:date="2026-10-01T18:07:00Z" w16du:dateUtc="2026-10-02T01:07:00Z">
                  <w:rPr/>
                </w:rPrChange>
              </w:rPr>
            </w:pPr>
            <w:r>
              <w:rPr>
                <w:sz w:val="22"/>
                <w:rPrChange w:id="1062" w:author="OpenAI" w:date="2026-10-01T18:07:00Z" w16du:dateUtc="2026-10-02T01:07:00Z">
                  <w:rPr/>
                </w:rPrChange>
              </w:rPr>
              <w:t>Atezolizumab</w:t>
            </w:r>
          </w:p>
        </w:tc>
        <w:tc>
          <w:tcPr>
            <w:tcW w:w="956" w:type="dxa"/>
            <w:tcBorders>
              <w:top w:val="single" w:sz="4" w:space="0" w:color="000000"/>
              <w:left w:val="single" w:sz="4" w:space="0" w:color="000000"/>
              <w:bottom w:val="single" w:sz="4" w:space="0" w:color="000000"/>
              <w:right w:val="single" w:sz="4" w:space="0" w:color="000000"/>
            </w:tcBorders>
            <w:vAlign w:val="bottom"/>
            <w:tcPrChange w:id="1063" w:author="OpenAI" w:date="2026-10-01T18:07:00Z" w16du:dateUtc="2026-10-02T01:07:00Z">
              <w:tcPr>
                <w:tcW w:w="1161" w:type="dxa"/>
                <w:gridSpan w:val="2"/>
                <w:tcBorders>
                  <w:top w:val="single" w:sz="4" w:space="0" w:color="000000"/>
                  <w:left w:val="single" w:sz="4" w:space="0" w:color="000000"/>
                  <w:bottom w:val="single" w:sz="4" w:space="0" w:color="000000"/>
                  <w:right w:val="single" w:sz="4" w:space="0" w:color="000000"/>
                </w:tcBorders>
                <w:vAlign w:val="bottom"/>
              </w:tcPr>
            </w:tcPrChange>
          </w:tcPr>
          <w:p w:rsidR="001425FF" w:rsidRDefault="007B1B89">
            <w:pPr>
              <w:jc w:val="left"/>
              <w:rPr>
                <w:sz w:val="22"/>
                <w:rPrChange w:id="1064" w:author="OpenAI" w:date="2026-10-01T18:07:00Z" w16du:dateUtc="2026-10-02T01:07:00Z">
                  <w:rPr/>
                </w:rPrChange>
              </w:rPr>
            </w:pPr>
            <w:r>
              <w:rPr>
                <w:sz w:val="22"/>
                <w:rPrChange w:id="1065" w:author="OpenAI" w:date="2026-10-01T18:07:00Z" w16du:dateUtc="2026-10-02T01:07:00Z">
                  <w:rPr/>
                </w:rPrChange>
              </w:rPr>
              <w:t>Monkey</w:t>
            </w:r>
          </w:p>
        </w:tc>
        <w:tc>
          <w:tcPr>
            <w:tcW w:w="1707" w:type="dxa"/>
            <w:tcBorders>
              <w:top w:val="single" w:sz="4" w:space="0" w:color="000000"/>
              <w:left w:val="single" w:sz="4" w:space="0" w:color="000000"/>
              <w:bottom w:val="single" w:sz="4" w:space="0" w:color="000000"/>
              <w:right w:val="single" w:sz="4" w:space="0" w:color="000000"/>
            </w:tcBorders>
            <w:vAlign w:val="center"/>
            <w:tcPrChange w:id="1066" w:author="OpenAI" w:date="2026-10-01T18:07:00Z" w16du:dateUtc="2026-10-02T01:07:00Z">
              <w:tcPr>
                <w:tcW w:w="1539"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067" w:author="OpenAI" w:date="2026-10-01T18:07:00Z" w16du:dateUtc="2026-10-02T01:07:00Z">
                  <w:rPr/>
                </w:rPrChange>
              </w:rPr>
            </w:pPr>
            <w:r>
              <w:rPr>
                <w:sz w:val="22"/>
                <w:rPrChange w:id="1068" w:author="OpenAI" w:date="2026-10-01T18:07:00Z" w16du:dateUtc="2026-10-02T01:07:00Z">
                  <w:rPr/>
                </w:rPrChange>
              </w:rPr>
              <w:t>Kd</w:t>
            </w:r>
          </w:p>
        </w:tc>
        <w:tc>
          <w:tcPr>
            <w:tcW w:w="1172" w:type="dxa"/>
            <w:tcBorders>
              <w:top w:val="single" w:sz="4" w:space="0" w:color="000000"/>
              <w:left w:val="single" w:sz="4" w:space="0" w:color="000000"/>
              <w:bottom w:val="single" w:sz="4" w:space="0" w:color="000000"/>
              <w:right w:val="single" w:sz="4" w:space="0" w:color="000000"/>
            </w:tcBorders>
            <w:vAlign w:val="center"/>
            <w:tcPrChange w:id="1069" w:author="OpenAI" w:date="2026-10-01T18:07:00Z" w16du:dateUtc="2026-10-02T01:07:00Z">
              <w:tcPr>
                <w:tcW w:w="1169"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right"/>
              <w:rPr>
                <w:sz w:val="22"/>
                <w:rPrChange w:id="1070" w:author="OpenAI" w:date="2026-10-01T18:07:00Z" w16du:dateUtc="2026-10-02T01:07:00Z">
                  <w:rPr/>
                </w:rPrChange>
              </w:rPr>
            </w:pPr>
            <w:r>
              <w:rPr>
                <w:sz w:val="22"/>
                <w:rPrChange w:id="1071" w:author="OpenAI" w:date="2026-10-01T18:07:00Z" w16du:dateUtc="2026-10-02T01:07:00Z">
                  <w:rPr/>
                </w:rPrChange>
              </w:rPr>
              <w:t>0.</w:t>
            </w:r>
            <w:del w:id="1072" w:author="OpenAI" w:date="2026-10-01T18:07:00Z" w16du:dateUtc="2026-10-02T01:07:00Z">
              <w:r>
                <w:delText>299</w:delText>
              </w:r>
            </w:del>
            <w:ins w:id="1073" w:author="OpenAI" w:date="2026-10-01T18:07:00Z" w16du:dateUtc="2026-10-02T01:07:00Z">
              <w:r>
                <w:rPr>
                  <w:sz w:val="22"/>
                  <w:szCs w:val="22"/>
                </w:rPr>
                <w:t>000299</w:t>
              </w:r>
            </w:ins>
          </w:p>
        </w:tc>
        <w:tc>
          <w:tcPr>
            <w:tcW w:w="807" w:type="dxa"/>
            <w:tcBorders>
              <w:top w:val="single" w:sz="4" w:space="0" w:color="000000"/>
              <w:left w:val="single" w:sz="4" w:space="0" w:color="000000"/>
              <w:bottom w:val="single" w:sz="4" w:space="0" w:color="000000"/>
              <w:right w:val="single" w:sz="4" w:space="0" w:color="000000"/>
            </w:tcBorders>
            <w:vAlign w:val="center"/>
            <w:tcPrChange w:id="1074" w:author="OpenAI" w:date="2026-10-01T18:07:00Z" w16du:dateUtc="2026-10-02T01:07:00Z">
              <w:tcPr>
                <w:tcW w:w="937"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075" w:author="OpenAI" w:date="2026-10-01T18:07:00Z" w16du:dateUtc="2026-10-02T01:07:00Z">
                  <w:rPr/>
                </w:rPrChange>
              </w:rPr>
            </w:pPr>
            <w:r>
              <w:rPr>
                <w:sz w:val="22"/>
                <w:rPrChange w:id="1076" w:author="OpenAI" w:date="2026-10-01T18:07:00Z" w16du:dateUtc="2026-10-02T01:07:00Z">
                  <w:rPr/>
                </w:rPrChange>
              </w:rPr>
              <w:t>uM</w:t>
            </w:r>
          </w:p>
        </w:tc>
        <w:tc>
          <w:tcPr>
            <w:tcW w:w="3059" w:type="dxa"/>
            <w:tcBorders>
              <w:top w:val="single" w:sz="4" w:space="0" w:color="000000"/>
              <w:left w:val="single" w:sz="4" w:space="0" w:color="000000"/>
              <w:bottom w:val="single" w:sz="4" w:space="0" w:color="000000"/>
              <w:right w:val="single" w:sz="4" w:space="0" w:color="000000"/>
            </w:tcBorders>
            <w:vAlign w:val="center"/>
            <w:tcPrChange w:id="1077" w:author="OpenAI" w:date="2026-10-01T18:07:00Z" w16du:dateUtc="2026-10-02T01:07:00Z">
              <w:tcPr>
                <w:tcW w:w="2663"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078" w:author="OpenAI" w:date="2026-10-01T18:07:00Z" w16du:dateUtc="2026-10-02T01:07:00Z">
                  <w:rPr/>
                </w:rPrChange>
              </w:rPr>
            </w:pPr>
            <w:r>
              <w:rPr>
                <w:sz w:val="22"/>
                <w:rPrChange w:id="1079" w:author="OpenAI" w:date="2026-10-01T18:07:00Z" w16du:dateUtc="2026-10-02T01:07:00Z">
                  <w:rPr/>
                </w:rPrChange>
              </w:rPr>
              <w:t>Equilibrium binding studies using human PD-L1 expressed on 293 cells</w:t>
            </w:r>
          </w:p>
        </w:tc>
        <w:tc>
          <w:tcPr>
            <w:tcW w:w="1441" w:type="dxa"/>
            <w:tcBorders>
              <w:top w:val="single" w:sz="4" w:space="0" w:color="000000"/>
              <w:left w:val="single" w:sz="4" w:space="0" w:color="000000"/>
              <w:bottom w:val="single" w:sz="4" w:space="0" w:color="000000"/>
              <w:right w:val="single" w:sz="4" w:space="0" w:color="000000"/>
            </w:tcBorders>
            <w:cellDel w:id="1080" w:author="OpenAI" w:date="2026-10-01T18:07:00Z"/>
            <w:tcPrChange w:id="1081" w:author="OpenAI" w:date="2026-10-01T18:07:00Z" w16du:dateUtc="2026-10-02T01:07:00Z">
              <w:tcPr>
                <w:tcW w:w="1441" w:type="dxa"/>
                <w:gridSpan w:val="2"/>
                <w:tcBorders>
                  <w:top w:val="single" w:sz="4" w:space="0" w:color="000000"/>
                  <w:left w:val="single" w:sz="4" w:space="0" w:color="000000"/>
                  <w:bottom w:val="single" w:sz="4" w:space="0" w:color="000000"/>
                  <w:right w:val="single" w:sz="4" w:space="0" w:color="000000"/>
                </w:tcBorders>
                <w:vAlign w:val="center"/>
                <w:cellDel w:id="1082" w:author="OpenAI" w:date="2026-10-01T18:07:00Z"/>
              </w:tcPr>
            </w:tcPrChange>
          </w:tcPr>
          <w:p w:rsidR="007B1B89" w:rsidRDefault="007B1B89">
            <w:pPr>
              <w:jc w:val="center"/>
            </w:pPr>
            <w:del w:id="1083" w:author="OpenAI" w:date="2026-10-01T18:07:00Z" w16du:dateUtc="2026-10-02T01:07:00Z">
              <w:r>
                <w:delText>A Priori and Top Down</w:delText>
              </w:r>
            </w:del>
          </w:p>
        </w:tc>
        <w:tc>
          <w:tcPr>
            <w:tcW w:w="1172" w:type="dxa"/>
            <w:gridSpan w:val="2"/>
            <w:tcBorders>
              <w:top w:val="single" w:sz="4" w:space="0" w:color="000000"/>
              <w:left w:val="single" w:sz="4" w:space="0" w:color="000000"/>
              <w:bottom w:val="single" w:sz="4" w:space="0" w:color="000000"/>
              <w:right w:val="single" w:sz="4" w:space="0" w:color="000000"/>
            </w:tcBorders>
            <w:vAlign w:val="center"/>
            <w:tcPrChange w:id="1084" w:author="OpenAI" w:date="2026-10-01T18:07:00Z" w16du:dateUtc="2026-10-02T01:07:00Z">
              <w:tcPr>
                <w:tcW w:w="3115"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085" w:author="OpenAI" w:date="2026-10-01T18:07:00Z" w16du:dateUtc="2026-10-02T01:07:00Z">
                  <w:rPr/>
                </w:rPrChange>
              </w:rPr>
            </w:pPr>
            <w:r>
              <w:rPr>
                <w:sz w:val="22"/>
                <w:rPrChange w:id="1086" w:author="OpenAI" w:date="2026-10-01T18:07:00Z" w16du:dateUtc="2026-10-02T01:07:00Z">
                  <w:rPr/>
                </w:rPrChange>
              </w:rPr>
              <w:t>[6]</w:t>
            </w:r>
          </w:p>
        </w:tc>
      </w:tr>
      <w:tr w:rsidR="001425FF">
        <w:trPr>
          <w:trHeight w:val="720"/>
          <w:trPrChange w:id="1087" w:author="OpenAI" w:date="2026-10-01T18:07:00Z" w16du:dateUtc="2026-10-02T01:07:00Z">
            <w:trPr>
              <w:trHeight w:val="720"/>
            </w:trPr>
          </w:trPrChange>
        </w:trPr>
        <w:tc>
          <w:tcPr>
            <w:tcW w:w="1596" w:type="dxa"/>
            <w:tcBorders>
              <w:top w:val="single" w:sz="4" w:space="0" w:color="000000"/>
              <w:left w:val="single" w:sz="4" w:space="0" w:color="000000"/>
              <w:bottom w:val="single" w:sz="4" w:space="0" w:color="000000"/>
              <w:right w:val="single" w:sz="4" w:space="0" w:color="000000"/>
            </w:tcBorders>
            <w:vAlign w:val="center"/>
            <w:tcPrChange w:id="1088" w:author="OpenAI" w:date="2026-10-01T18:07:00Z" w16du:dateUtc="2026-10-02T01:07:00Z">
              <w:tcPr>
                <w:tcW w:w="1830"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089" w:author="OpenAI" w:date="2026-10-01T18:07:00Z" w16du:dateUtc="2026-10-02T01:07:00Z">
                  <w:rPr/>
                </w:rPrChange>
              </w:rPr>
            </w:pPr>
            <w:r>
              <w:rPr>
                <w:sz w:val="22"/>
                <w:rPrChange w:id="1090" w:author="OpenAI" w:date="2026-10-01T18:07:00Z" w16du:dateUtc="2026-10-02T01:07:00Z">
                  <w:rPr/>
                </w:rPrChange>
              </w:rPr>
              <w:t>Atezolizumab</w:t>
            </w:r>
          </w:p>
        </w:tc>
        <w:tc>
          <w:tcPr>
            <w:tcW w:w="956" w:type="dxa"/>
            <w:tcBorders>
              <w:top w:val="single" w:sz="4" w:space="0" w:color="000000"/>
              <w:left w:val="single" w:sz="4" w:space="0" w:color="000000"/>
              <w:bottom w:val="single" w:sz="4" w:space="0" w:color="000000"/>
              <w:right w:val="single" w:sz="4" w:space="0" w:color="000000"/>
            </w:tcBorders>
            <w:vAlign w:val="bottom"/>
            <w:tcPrChange w:id="1091" w:author="OpenAI" w:date="2026-10-01T18:07:00Z" w16du:dateUtc="2026-10-02T01:07:00Z">
              <w:tcPr>
                <w:tcW w:w="1161" w:type="dxa"/>
                <w:gridSpan w:val="2"/>
                <w:tcBorders>
                  <w:top w:val="single" w:sz="4" w:space="0" w:color="000000"/>
                  <w:left w:val="single" w:sz="4" w:space="0" w:color="000000"/>
                  <w:bottom w:val="single" w:sz="4" w:space="0" w:color="000000"/>
                  <w:right w:val="single" w:sz="4" w:space="0" w:color="000000"/>
                </w:tcBorders>
                <w:vAlign w:val="bottom"/>
              </w:tcPr>
            </w:tcPrChange>
          </w:tcPr>
          <w:p w:rsidR="001425FF" w:rsidRDefault="007B1B89">
            <w:pPr>
              <w:jc w:val="left"/>
              <w:rPr>
                <w:sz w:val="22"/>
                <w:rPrChange w:id="1092" w:author="OpenAI" w:date="2026-10-01T18:07:00Z" w16du:dateUtc="2026-10-02T01:07:00Z">
                  <w:rPr/>
                </w:rPrChange>
              </w:rPr>
            </w:pPr>
            <w:r>
              <w:rPr>
                <w:sz w:val="22"/>
                <w:rPrChange w:id="1093" w:author="OpenAI" w:date="2026-10-01T18:07:00Z" w16du:dateUtc="2026-10-02T01:07:00Z">
                  <w:rPr/>
                </w:rPrChange>
              </w:rPr>
              <w:t>Monkey</w:t>
            </w:r>
          </w:p>
        </w:tc>
        <w:tc>
          <w:tcPr>
            <w:tcW w:w="1707" w:type="dxa"/>
            <w:tcBorders>
              <w:top w:val="single" w:sz="4" w:space="0" w:color="000000"/>
              <w:left w:val="single" w:sz="4" w:space="0" w:color="000000"/>
              <w:bottom w:val="single" w:sz="4" w:space="0" w:color="000000"/>
              <w:right w:val="single" w:sz="4" w:space="0" w:color="000000"/>
            </w:tcBorders>
            <w:vAlign w:val="center"/>
            <w:tcPrChange w:id="1094" w:author="OpenAI" w:date="2026-10-01T18:07:00Z" w16du:dateUtc="2026-10-02T01:07:00Z">
              <w:tcPr>
                <w:tcW w:w="1539"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095" w:author="OpenAI" w:date="2026-10-01T18:07:00Z" w16du:dateUtc="2026-10-02T01:07:00Z">
                  <w:rPr/>
                </w:rPrChange>
              </w:rPr>
            </w:pPr>
            <w:r>
              <w:rPr>
                <w:sz w:val="22"/>
                <w:rPrChange w:id="1096" w:author="OpenAI" w:date="2026-10-01T18:07:00Z" w16du:dateUtc="2026-10-02T01:07:00Z">
                  <w:rPr/>
                </w:rPrChange>
              </w:rPr>
              <w:t>koff</w:t>
            </w:r>
          </w:p>
        </w:tc>
        <w:tc>
          <w:tcPr>
            <w:tcW w:w="1172" w:type="dxa"/>
            <w:tcBorders>
              <w:top w:val="single" w:sz="4" w:space="0" w:color="000000"/>
              <w:left w:val="single" w:sz="4" w:space="0" w:color="000000"/>
              <w:bottom w:val="single" w:sz="4" w:space="0" w:color="000000"/>
              <w:right w:val="single" w:sz="4" w:space="0" w:color="000000"/>
            </w:tcBorders>
            <w:vAlign w:val="center"/>
            <w:tcPrChange w:id="1097" w:author="OpenAI" w:date="2026-10-01T18:07:00Z" w16du:dateUtc="2026-10-02T01:07:00Z">
              <w:tcPr>
                <w:tcW w:w="1169"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right"/>
              <w:rPr>
                <w:sz w:val="22"/>
                <w:rPrChange w:id="1098" w:author="OpenAI" w:date="2026-10-01T18:07:00Z" w16du:dateUtc="2026-10-02T01:07:00Z">
                  <w:rPr/>
                </w:rPrChange>
              </w:rPr>
            </w:pPr>
            <w:r>
              <w:rPr>
                <w:sz w:val="22"/>
                <w:rPrChange w:id="1099" w:author="OpenAI" w:date="2026-10-01T18:07:00Z" w16du:dateUtc="2026-10-02T01:07:00Z">
                  <w:rPr/>
                </w:rPrChange>
              </w:rPr>
              <w:t>0.00936</w:t>
            </w:r>
          </w:p>
        </w:tc>
        <w:tc>
          <w:tcPr>
            <w:tcW w:w="807" w:type="dxa"/>
            <w:tcBorders>
              <w:top w:val="single" w:sz="4" w:space="0" w:color="000000"/>
              <w:left w:val="single" w:sz="4" w:space="0" w:color="000000"/>
              <w:bottom w:val="single" w:sz="4" w:space="0" w:color="000000"/>
              <w:right w:val="single" w:sz="4" w:space="0" w:color="000000"/>
            </w:tcBorders>
            <w:vAlign w:val="center"/>
            <w:tcPrChange w:id="1100" w:author="OpenAI" w:date="2026-10-01T18:07:00Z" w16du:dateUtc="2026-10-02T01:07:00Z">
              <w:tcPr>
                <w:tcW w:w="937"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101" w:author="OpenAI" w:date="2026-10-01T18:07:00Z" w16du:dateUtc="2026-10-02T01:07:00Z">
                  <w:rPr/>
                </w:rPrChange>
              </w:rPr>
            </w:pPr>
            <w:r>
              <w:rPr>
                <w:sz w:val="22"/>
                <w:rPrChange w:id="1102" w:author="OpenAI" w:date="2026-10-01T18:07:00Z" w16du:dateUtc="2026-10-02T01:07:00Z">
                  <w:rPr/>
                </w:rPrChange>
              </w:rPr>
              <w:t>1/min</w:t>
            </w:r>
          </w:p>
        </w:tc>
        <w:tc>
          <w:tcPr>
            <w:tcW w:w="3059" w:type="dxa"/>
            <w:tcBorders>
              <w:top w:val="single" w:sz="4" w:space="0" w:color="000000"/>
              <w:left w:val="single" w:sz="4" w:space="0" w:color="000000"/>
              <w:bottom w:val="single" w:sz="4" w:space="0" w:color="000000"/>
              <w:right w:val="single" w:sz="4" w:space="0" w:color="000000"/>
            </w:tcBorders>
            <w:vAlign w:val="center"/>
            <w:tcPrChange w:id="1103" w:author="OpenAI" w:date="2026-10-01T18:07:00Z" w16du:dateUtc="2026-10-02T01:07:00Z">
              <w:tcPr>
                <w:tcW w:w="2663"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104" w:author="OpenAI" w:date="2026-10-01T18:07:00Z" w16du:dateUtc="2026-10-02T01:07:00Z">
                  <w:rPr/>
                </w:rPrChange>
              </w:rPr>
            </w:pPr>
            <w:r>
              <w:rPr>
                <w:sz w:val="22"/>
                <w:rPrChange w:id="1105" w:author="OpenAI" w:date="2026-10-01T18:07:00Z" w16du:dateUtc="2026-10-02T01:07:00Z">
                  <w:rPr/>
                </w:rPrChange>
              </w:rPr>
              <w:t>SPR/Biacore</w:t>
            </w:r>
          </w:p>
        </w:tc>
        <w:tc>
          <w:tcPr>
            <w:tcW w:w="1441" w:type="dxa"/>
            <w:tcBorders>
              <w:top w:val="single" w:sz="4" w:space="0" w:color="000000"/>
              <w:left w:val="single" w:sz="4" w:space="0" w:color="000000"/>
              <w:bottom w:val="single" w:sz="4" w:space="0" w:color="000000"/>
              <w:right w:val="single" w:sz="4" w:space="0" w:color="000000"/>
            </w:tcBorders>
            <w:cellDel w:id="1106" w:author="OpenAI" w:date="2026-10-01T18:07:00Z"/>
            <w:tcPrChange w:id="1107" w:author="OpenAI" w:date="2026-10-01T18:07:00Z" w16du:dateUtc="2026-10-02T01:07:00Z">
              <w:tcPr>
                <w:tcW w:w="1441" w:type="dxa"/>
                <w:gridSpan w:val="2"/>
                <w:tcBorders>
                  <w:top w:val="single" w:sz="4" w:space="0" w:color="000000"/>
                  <w:left w:val="single" w:sz="4" w:space="0" w:color="000000"/>
                  <w:bottom w:val="single" w:sz="4" w:space="0" w:color="000000"/>
                  <w:right w:val="single" w:sz="4" w:space="0" w:color="000000"/>
                </w:tcBorders>
                <w:vAlign w:val="center"/>
                <w:cellDel w:id="1108" w:author="OpenAI" w:date="2026-10-01T18:07:00Z"/>
              </w:tcPr>
            </w:tcPrChange>
          </w:tcPr>
          <w:p w:rsidR="007B1B89" w:rsidRDefault="007B1B89">
            <w:pPr>
              <w:jc w:val="center"/>
            </w:pPr>
            <w:del w:id="1109" w:author="OpenAI" w:date="2026-10-01T18:07:00Z" w16du:dateUtc="2026-10-02T01:07:00Z">
              <w:r>
                <w:delText>A Priori and Top Down</w:delText>
              </w:r>
            </w:del>
          </w:p>
        </w:tc>
        <w:tc>
          <w:tcPr>
            <w:tcW w:w="1172" w:type="dxa"/>
            <w:gridSpan w:val="2"/>
            <w:tcBorders>
              <w:top w:val="single" w:sz="4" w:space="0" w:color="000000"/>
              <w:left w:val="single" w:sz="4" w:space="0" w:color="000000"/>
              <w:bottom w:val="single" w:sz="4" w:space="0" w:color="000000"/>
              <w:right w:val="single" w:sz="4" w:space="0" w:color="000000"/>
            </w:tcBorders>
            <w:vAlign w:val="center"/>
            <w:tcPrChange w:id="1110" w:author="OpenAI" w:date="2026-10-01T18:07:00Z" w16du:dateUtc="2026-10-02T01:07:00Z">
              <w:tcPr>
                <w:tcW w:w="3115"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111" w:author="OpenAI" w:date="2026-10-01T18:07:00Z" w16du:dateUtc="2026-10-02T01:07:00Z">
                  <w:rPr/>
                </w:rPrChange>
              </w:rPr>
            </w:pPr>
            <w:r>
              <w:rPr>
                <w:sz w:val="22"/>
                <w:rPrChange w:id="1112" w:author="OpenAI" w:date="2026-10-01T18:07:00Z" w16du:dateUtc="2026-10-02T01:07:00Z">
                  <w:rPr/>
                </w:rPrChange>
              </w:rPr>
              <w:t>[6]</w:t>
            </w:r>
          </w:p>
        </w:tc>
      </w:tr>
      <w:tr w:rsidR="001425FF">
        <w:trPr>
          <w:trHeight w:val="720"/>
          <w:trPrChange w:id="1113" w:author="OpenAI" w:date="2026-10-01T18:07:00Z" w16du:dateUtc="2026-10-02T01:07:00Z">
            <w:trPr>
              <w:trHeight w:val="720"/>
            </w:trPr>
          </w:trPrChange>
        </w:trPr>
        <w:tc>
          <w:tcPr>
            <w:tcW w:w="1596" w:type="dxa"/>
            <w:tcBorders>
              <w:top w:val="single" w:sz="4" w:space="0" w:color="000000"/>
              <w:left w:val="single" w:sz="4" w:space="0" w:color="000000"/>
              <w:bottom w:val="single" w:sz="4" w:space="0" w:color="000000"/>
              <w:right w:val="single" w:sz="4" w:space="0" w:color="000000"/>
            </w:tcBorders>
            <w:vAlign w:val="center"/>
            <w:tcPrChange w:id="1114" w:author="OpenAI" w:date="2026-10-01T18:07:00Z" w16du:dateUtc="2026-10-02T01:07:00Z">
              <w:tcPr>
                <w:tcW w:w="1830"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115" w:author="OpenAI" w:date="2026-10-01T18:07:00Z" w16du:dateUtc="2026-10-02T01:07:00Z">
                  <w:rPr/>
                </w:rPrChange>
              </w:rPr>
            </w:pPr>
            <w:r>
              <w:rPr>
                <w:sz w:val="22"/>
                <w:rPrChange w:id="1116" w:author="OpenAI" w:date="2026-10-01T18:07:00Z" w16du:dateUtc="2026-10-02T01:07:00Z">
                  <w:rPr/>
                </w:rPrChange>
              </w:rPr>
              <w:t>Atezolizumab</w:t>
            </w:r>
          </w:p>
        </w:tc>
        <w:tc>
          <w:tcPr>
            <w:tcW w:w="956" w:type="dxa"/>
            <w:tcBorders>
              <w:top w:val="single" w:sz="4" w:space="0" w:color="000000"/>
              <w:left w:val="single" w:sz="4" w:space="0" w:color="000000"/>
              <w:bottom w:val="single" w:sz="4" w:space="0" w:color="000000"/>
              <w:right w:val="single" w:sz="4" w:space="0" w:color="000000"/>
            </w:tcBorders>
            <w:vAlign w:val="bottom"/>
            <w:tcPrChange w:id="1117" w:author="OpenAI" w:date="2026-10-01T18:07:00Z" w16du:dateUtc="2026-10-02T01:07:00Z">
              <w:tcPr>
                <w:tcW w:w="1161" w:type="dxa"/>
                <w:gridSpan w:val="2"/>
                <w:tcBorders>
                  <w:top w:val="single" w:sz="4" w:space="0" w:color="000000"/>
                  <w:left w:val="single" w:sz="4" w:space="0" w:color="000000"/>
                  <w:bottom w:val="single" w:sz="4" w:space="0" w:color="000000"/>
                  <w:right w:val="single" w:sz="4" w:space="0" w:color="000000"/>
                </w:tcBorders>
                <w:vAlign w:val="bottom"/>
              </w:tcPr>
            </w:tcPrChange>
          </w:tcPr>
          <w:p w:rsidR="001425FF" w:rsidRDefault="007B1B89">
            <w:pPr>
              <w:jc w:val="left"/>
              <w:rPr>
                <w:sz w:val="22"/>
                <w:rPrChange w:id="1118" w:author="OpenAI" w:date="2026-10-01T18:07:00Z" w16du:dateUtc="2026-10-02T01:07:00Z">
                  <w:rPr/>
                </w:rPrChange>
              </w:rPr>
            </w:pPr>
            <w:r>
              <w:rPr>
                <w:sz w:val="22"/>
                <w:rPrChange w:id="1119" w:author="OpenAI" w:date="2026-10-01T18:07:00Z" w16du:dateUtc="2026-10-02T01:07:00Z">
                  <w:rPr/>
                </w:rPrChange>
              </w:rPr>
              <w:t>Monkey</w:t>
            </w:r>
          </w:p>
        </w:tc>
        <w:tc>
          <w:tcPr>
            <w:tcW w:w="1707" w:type="dxa"/>
            <w:tcBorders>
              <w:top w:val="single" w:sz="4" w:space="0" w:color="000000"/>
              <w:left w:val="single" w:sz="4" w:space="0" w:color="000000"/>
              <w:bottom w:val="single" w:sz="4" w:space="0" w:color="000000"/>
              <w:right w:val="single" w:sz="4" w:space="0" w:color="000000"/>
            </w:tcBorders>
            <w:vAlign w:val="center"/>
            <w:tcPrChange w:id="1120" w:author="OpenAI" w:date="2026-10-01T18:07:00Z" w16du:dateUtc="2026-10-02T01:07:00Z">
              <w:tcPr>
                <w:tcW w:w="1539"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121" w:author="OpenAI" w:date="2026-10-01T18:07:00Z" w16du:dateUtc="2026-10-02T01:07:00Z">
                  <w:rPr/>
                </w:rPrChange>
              </w:rPr>
            </w:pPr>
            <w:r>
              <w:rPr>
                <w:sz w:val="22"/>
                <w:rPrChange w:id="1122" w:author="OpenAI" w:date="2026-10-01T18:07:00Z" w16du:dateUtc="2026-10-02T01:07:00Z">
                  <w:rPr/>
                </w:rPrChange>
              </w:rPr>
              <w:t>kint</w:t>
            </w:r>
          </w:p>
        </w:tc>
        <w:tc>
          <w:tcPr>
            <w:tcW w:w="1172" w:type="dxa"/>
            <w:tcBorders>
              <w:top w:val="single" w:sz="4" w:space="0" w:color="000000"/>
              <w:left w:val="single" w:sz="4" w:space="0" w:color="000000"/>
              <w:bottom w:val="single" w:sz="4" w:space="0" w:color="000000"/>
              <w:right w:val="single" w:sz="4" w:space="0" w:color="000000"/>
            </w:tcBorders>
            <w:vAlign w:val="center"/>
            <w:tcPrChange w:id="1123" w:author="OpenAI" w:date="2026-10-01T18:07:00Z" w16du:dateUtc="2026-10-02T01:07:00Z">
              <w:tcPr>
                <w:tcW w:w="1169"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right"/>
              <w:rPr>
                <w:sz w:val="22"/>
                <w:rPrChange w:id="1124" w:author="OpenAI" w:date="2026-10-01T18:07:00Z" w16du:dateUtc="2026-10-02T01:07:00Z">
                  <w:rPr/>
                </w:rPrChange>
              </w:rPr>
            </w:pPr>
            <w:r>
              <w:rPr>
                <w:sz w:val="22"/>
                <w:rPrChange w:id="1125" w:author="OpenAI" w:date="2026-10-01T18:07:00Z" w16du:dateUtc="2026-10-02T01:07:00Z">
                  <w:rPr/>
                </w:rPrChange>
              </w:rPr>
              <w:t>0.606</w:t>
            </w:r>
          </w:p>
        </w:tc>
        <w:tc>
          <w:tcPr>
            <w:tcW w:w="807" w:type="dxa"/>
            <w:tcBorders>
              <w:top w:val="single" w:sz="4" w:space="0" w:color="000000"/>
              <w:left w:val="single" w:sz="4" w:space="0" w:color="000000"/>
              <w:bottom w:val="single" w:sz="4" w:space="0" w:color="000000"/>
              <w:right w:val="single" w:sz="4" w:space="0" w:color="000000"/>
            </w:tcBorders>
            <w:vAlign w:val="center"/>
            <w:tcPrChange w:id="1126" w:author="OpenAI" w:date="2026-10-01T18:07:00Z" w16du:dateUtc="2026-10-02T01:07:00Z">
              <w:tcPr>
                <w:tcW w:w="937"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127" w:author="OpenAI" w:date="2026-10-01T18:07:00Z" w16du:dateUtc="2026-10-02T01:07:00Z">
                  <w:rPr/>
                </w:rPrChange>
              </w:rPr>
            </w:pPr>
            <w:r>
              <w:rPr>
                <w:sz w:val="22"/>
                <w:rPrChange w:id="1128" w:author="OpenAI" w:date="2026-10-01T18:07:00Z" w16du:dateUtc="2026-10-02T01:07:00Z">
                  <w:rPr/>
                </w:rPrChange>
              </w:rPr>
              <w:t>1/h</w:t>
            </w:r>
          </w:p>
        </w:tc>
        <w:tc>
          <w:tcPr>
            <w:tcW w:w="3059" w:type="dxa"/>
            <w:tcBorders>
              <w:top w:val="single" w:sz="4" w:space="0" w:color="000000"/>
              <w:left w:val="single" w:sz="4" w:space="0" w:color="000000"/>
              <w:bottom w:val="single" w:sz="4" w:space="0" w:color="000000"/>
              <w:right w:val="single" w:sz="4" w:space="0" w:color="000000"/>
            </w:tcBorders>
            <w:vAlign w:val="center"/>
            <w:tcPrChange w:id="1129" w:author="OpenAI" w:date="2026-10-01T18:07:00Z" w16du:dateUtc="2026-10-02T01:07:00Z">
              <w:tcPr>
                <w:tcW w:w="2663"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130" w:author="OpenAI" w:date="2026-10-01T18:07:00Z" w16du:dateUtc="2026-10-02T01:07:00Z">
                  <w:rPr/>
                </w:rPrChange>
              </w:rPr>
            </w:pPr>
            <w:r>
              <w:rPr>
                <w:sz w:val="22"/>
                <w:rPrChange w:id="1131" w:author="OpenAI" w:date="2026-10-01T18:07:00Z" w16du:dateUtc="2026-10-02T01:07:00Z">
                  <w:rPr/>
                </w:rPrChange>
              </w:rPr>
              <w:t>Flow cytometry internalization assay in BxPC-3 cells</w:t>
            </w:r>
          </w:p>
        </w:tc>
        <w:tc>
          <w:tcPr>
            <w:tcW w:w="1441" w:type="dxa"/>
            <w:tcBorders>
              <w:top w:val="single" w:sz="4" w:space="0" w:color="000000"/>
              <w:left w:val="single" w:sz="4" w:space="0" w:color="000000"/>
              <w:bottom w:val="single" w:sz="4" w:space="0" w:color="000000"/>
              <w:right w:val="single" w:sz="4" w:space="0" w:color="000000"/>
            </w:tcBorders>
            <w:cellDel w:id="1132" w:author="OpenAI" w:date="2026-10-01T18:07:00Z"/>
            <w:tcPrChange w:id="1133" w:author="OpenAI" w:date="2026-10-01T18:07:00Z" w16du:dateUtc="2026-10-02T01:07:00Z">
              <w:tcPr>
                <w:tcW w:w="1441" w:type="dxa"/>
                <w:gridSpan w:val="2"/>
                <w:tcBorders>
                  <w:top w:val="single" w:sz="4" w:space="0" w:color="000000"/>
                  <w:left w:val="single" w:sz="4" w:space="0" w:color="000000"/>
                  <w:bottom w:val="single" w:sz="4" w:space="0" w:color="000000"/>
                  <w:right w:val="single" w:sz="4" w:space="0" w:color="000000"/>
                </w:tcBorders>
                <w:vAlign w:val="center"/>
                <w:cellDel w:id="1134" w:author="OpenAI" w:date="2026-10-01T18:07:00Z"/>
              </w:tcPr>
            </w:tcPrChange>
          </w:tcPr>
          <w:p w:rsidR="007B1B89" w:rsidRDefault="007B1B89">
            <w:pPr>
              <w:jc w:val="center"/>
            </w:pPr>
            <w:del w:id="1135" w:author="OpenAI" w:date="2026-10-01T18:07:00Z" w16du:dateUtc="2026-10-02T01:07:00Z">
              <w:r>
                <w:delText>A Priori and Top Down</w:delText>
              </w:r>
            </w:del>
          </w:p>
        </w:tc>
        <w:tc>
          <w:tcPr>
            <w:tcW w:w="1172" w:type="dxa"/>
            <w:gridSpan w:val="2"/>
            <w:tcBorders>
              <w:top w:val="single" w:sz="4" w:space="0" w:color="000000"/>
              <w:left w:val="single" w:sz="4" w:space="0" w:color="000000"/>
              <w:bottom w:val="single" w:sz="4" w:space="0" w:color="000000"/>
              <w:right w:val="single" w:sz="4" w:space="0" w:color="000000"/>
            </w:tcBorders>
            <w:vAlign w:val="center"/>
            <w:tcPrChange w:id="1136" w:author="OpenAI" w:date="2026-10-01T18:07:00Z" w16du:dateUtc="2026-10-02T01:07:00Z">
              <w:tcPr>
                <w:tcW w:w="3115"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137" w:author="OpenAI" w:date="2026-10-01T18:07:00Z" w16du:dateUtc="2026-10-02T01:07:00Z">
                  <w:rPr/>
                </w:rPrChange>
              </w:rPr>
            </w:pPr>
            <w:r>
              <w:rPr>
                <w:sz w:val="22"/>
                <w:rPrChange w:id="1138" w:author="OpenAI" w:date="2026-10-01T18:07:00Z" w16du:dateUtc="2026-10-02T01:07:00Z">
                  <w:rPr/>
                </w:rPrChange>
              </w:rPr>
              <w:t>[6]</w:t>
            </w:r>
          </w:p>
        </w:tc>
      </w:tr>
      <w:tr w:rsidR="001425FF">
        <w:trPr>
          <w:trHeight w:val="720"/>
          <w:trPrChange w:id="1139" w:author="OpenAI" w:date="2026-10-01T18:07:00Z" w16du:dateUtc="2026-10-02T01:07:00Z">
            <w:trPr>
              <w:trHeight w:val="720"/>
            </w:trPr>
          </w:trPrChange>
        </w:trPr>
        <w:tc>
          <w:tcPr>
            <w:tcW w:w="1596" w:type="dxa"/>
            <w:tcBorders>
              <w:top w:val="single" w:sz="4" w:space="0" w:color="000000"/>
              <w:left w:val="single" w:sz="4" w:space="0" w:color="000000"/>
              <w:bottom w:val="single" w:sz="4" w:space="0" w:color="000000"/>
              <w:right w:val="single" w:sz="4" w:space="0" w:color="000000"/>
            </w:tcBorders>
            <w:vAlign w:val="center"/>
            <w:tcPrChange w:id="1140" w:author="OpenAI" w:date="2026-10-01T18:07:00Z" w16du:dateUtc="2026-10-02T01:07:00Z">
              <w:tcPr>
                <w:tcW w:w="1830"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141" w:author="OpenAI" w:date="2026-10-01T18:07:00Z" w16du:dateUtc="2026-10-02T01:07:00Z">
                  <w:rPr/>
                </w:rPrChange>
              </w:rPr>
            </w:pPr>
            <w:r>
              <w:rPr>
                <w:sz w:val="22"/>
                <w:rPrChange w:id="1142" w:author="OpenAI" w:date="2026-10-01T18:07:00Z" w16du:dateUtc="2026-10-02T01:07:00Z">
                  <w:rPr/>
                </w:rPrChange>
              </w:rPr>
              <w:t>Atezolizumab</w:t>
            </w:r>
          </w:p>
        </w:tc>
        <w:tc>
          <w:tcPr>
            <w:tcW w:w="956" w:type="dxa"/>
            <w:tcBorders>
              <w:top w:val="single" w:sz="4" w:space="0" w:color="000000"/>
              <w:left w:val="single" w:sz="4" w:space="0" w:color="000000"/>
              <w:bottom w:val="single" w:sz="4" w:space="0" w:color="000000"/>
              <w:right w:val="single" w:sz="4" w:space="0" w:color="000000"/>
            </w:tcBorders>
            <w:vAlign w:val="bottom"/>
            <w:tcPrChange w:id="1143" w:author="OpenAI" w:date="2026-10-01T18:07:00Z" w16du:dateUtc="2026-10-02T01:07:00Z">
              <w:tcPr>
                <w:tcW w:w="1161" w:type="dxa"/>
                <w:gridSpan w:val="2"/>
                <w:tcBorders>
                  <w:top w:val="single" w:sz="4" w:space="0" w:color="000000"/>
                  <w:left w:val="single" w:sz="4" w:space="0" w:color="000000"/>
                  <w:bottom w:val="single" w:sz="4" w:space="0" w:color="000000"/>
                  <w:right w:val="single" w:sz="4" w:space="0" w:color="000000"/>
                </w:tcBorders>
                <w:vAlign w:val="bottom"/>
              </w:tcPr>
            </w:tcPrChange>
          </w:tcPr>
          <w:p w:rsidR="001425FF" w:rsidRDefault="007B1B89">
            <w:pPr>
              <w:jc w:val="left"/>
              <w:rPr>
                <w:sz w:val="22"/>
                <w:rPrChange w:id="1144" w:author="OpenAI" w:date="2026-10-01T18:07:00Z" w16du:dateUtc="2026-10-02T01:07:00Z">
                  <w:rPr/>
                </w:rPrChange>
              </w:rPr>
            </w:pPr>
            <w:r>
              <w:rPr>
                <w:sz w:val="22"/>
                <w:rPrChange w:id="1145" w:author="OpenAI" w:date="2026-10-01T18:07:00Z" w16du:dateUtc="2026-10-02T01:07:00Z">
                  <w:rPr/>
                </w:rPrChange>
              </w:rPr>
              <w:t>Monkey</w:t>
            </w:r>
          </w:p>
        </w:tc>
        <w:tc>
          <w:tcPr>
            <w:tcW w:w="1707" w:type="dxa"/>
            <w:tcBorders>
              <w:top w:val="single" w:sz="4" w:space="0" w:color="000000"/>
              <w:left w:val="single" w:sz="4" w:space="0" w:color="000000"/>
              <w:bottom w:val="single" w:sz="4" w:space="0" w:color="000000"/>
              <w:right w:val="single" w:sz="4" w:space="0" w:color="000000"/>
            </w:tcBorders>
            <w:vAlign w:val="center"/>
            <w:tcPrChange w:id="1146" w:author="OpenAI" w:date="2026-10-01T18:07:00Z" w16du:dateUtc="2026-10-02T01:07:00Z">
              <w:tcPr>
                <w:tcW w:w="1539"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147" w:author="OpenAI" w:date="2026-10-01T18:07:00Z" w16du:dateUtc="2026-10-02T01:07:00Z">
                  <w:rPr/>
                </w:rPrChange>
              </w:rPr>
            </w:pPr>
            <w:r>
              <w:rPr>
                <w:sz w:val="22"/>
                <w:rPrChange w:id="1148" w:author="OpenAI" w:date="2026-10-01T18:07:00Z" w16du:dateUtc="2026-10-02T01:07:00Z">
                  <w:rPr/>
                </w:rPrChange>
              </w:rPr>
              <w:t>Reference target concentration</w:t>
            </w:r>
          </w:p>
        </w:tc>
        <w:tc>
          <w:tcPr>
            <w:tcW w:w="1172" w:type="dxa"/>
            <w:tcBorders>
              <w:top w:val="single" w:sz="4" w:space="0" w:color="000000"/>
              <w:left w:val="single" w:sz="4" w:space="0" w:color="000000"/>
              <w:bottom w:val="single" w:sz="4" w:space="0" w:color="000000"/>
              <w:right w:val="single" w:sz="4" w:space="0" w:color="000000"/>
            </w:tcBorders>
            <w:vAlign w:val="center"/>
            <w:tcPrChange w:id="1149" w:author="OpenAI" w:date="2026-10-01T18:07:00Z" w16du:dateUtc="2026-10-02T01:07:00Z">
              <w:tcPr>
                <w:tcW w:w="1169"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right"/>
              <w:rPr>
                <w:sz w:val="22"/>
                <w:rPrChange w:id="1150" w:author="OpenAI" w:date="2026-10-01T18:07:00Z" w16du:dateUtc="2026-10-02T01:07:00Z">
                  <w:rPr/>
                </w:rPrChange>
              </w:rPr>
            </w:pPr>
            <w:r>
              <w:rPr>
                <w:sz w:val="22"/>
                <w:rPrChange w:id="1151" w:author="OpenAI" w:date="2026-10-01T18:07:00Z" w16du:dateUtc="2026-10-02T01:07:00Z">
                  <w:rPr/>
                </w:rPrChange>
              </w:rPr>
              <w:t>0.609</w:t>
            </w:r>
          </w:p>
        </w:tc>
        <w:tc>
          <w:tcPr>
            <w:tcW w:w="807" w:type="dxa"/>
            <w:tcBorders>
              <w:top w:val="single" w:sz="4" w:space="0" w:color="000000"/>
              <w:left w:val="single" w:sz="4" w:space="0" w:color="000000"/>
              <w:bottom w:val="single" w:sz="4" w:space="0" w:color="000000"/>
              <w:right w:val="single" w:sz="4" w:space="0" w:color="000000"/>
            </w:tcBorders>
            <w:vAlign w:val="center"/>
            <w:tcPrChange w:id="1152" w:author="OpenAI" w:date="2026-10-01T18:07:00Z" w16du:dateUtc="2026-10-02T01:07:00Z">
              <w:tcPr>
                <w:tcW w:w="937"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153" w:author="OpenAI" w:date="2026-10-01T18:07:00Z" w16du:dateUtc="2026-10-02T01:07:00Z">
                  <w:rPr/>
                </w:rPrChange>
              </w:rPr>
            </w:pPr>
            <w:r>
              <w:rPr>
                <w:sz w:val="22"/>
                <w:rPrChange w:id="1154" w:author="OpenAI" w:date="2026-10-01T18:07:00Z" w16du:dateUtc="2026-10-02T01:07:00Z">
                  <w:rPr/>
                </w:rPrChange>
              </w:rPr>
              <w:t>nM</w:t>
            </w:r>
          </w:p>
        </w:tc>
        <w:tc>
          <w:tcPr>
            <w:tcW w:w="3059" w:type="dxa"/>
            <w:tcBorders>
              <w:top w:val="single" w:sz="4" w:space="0" w:color="000000"/>
              <w:left w:val="single" w:sz="4" w:space="0" w:color="000000"/>
              <w:bottom w:val="single" w:sz="4" w:space="0" w:color="000000"/>
              <w:right w:val="single" w:sz="4" w:space="0" w:color="000000"/>
            </w:tcBorders>
            <w:vAlign w:val="center"/>
            <w:tcPrChange w:id="1155" w:author="OpenAI" w:date="2026-10-01T18:07:00Z" w16du:dateUtc="2026-10-02T01:07:00Z">
              <w:tcPr>
                <w:tcW w:w="2663"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156" w:author="OpenAI" w:date="2026-10-01T18:07:00Z" w16du:dateUtc="2026-10-02T01:07:00Z">
                  <w:rPr/>
                </w:rPrChange>
              </w:rPr>
            </w:pPr>
            <w:r>
              <w:rPr>
                <w:sz w:val="22"/>
                <w:rPrChange w:id="1157" w:author="OpenAI" w:date="2026-10-01T18:07:00Z" w16du:dateUtc="2026-10-02T01:07:00Z">
                  <w:rPr/>
                </w:rPrChange>
              </w:rPr>
              <w:t>Model fitting by the authors of [6]</w:t>
            </w:r>
          </w:p>
        </w:tc>
        <w:tc>
          <w:tcPr>
            <w:tcW w:w="1441" w:type="dxa"/>
            <w:tcBorders>
              <w:top w:val="single" w:sz="4" w:space="0" w:color="000000"/>
              <w:left w:val="single" w:sz="4" w:space="0" w:color="000000"/>
              <w:bottom w:val="single" w:sz="4" w:space="0" w:color="000000"/>
              <w:right w:val="single" w:sz="4" w:space="0" w:color="000000"/>
            </w:tcBorders>
            <w:cellDel w:id="1158" w:author="OpenAI" w:date="2026-10-01T18:07:00Z"/>
            <w:tcPrChange w:id="1159" w:author="OpenAI" w:date="2026-10-01T18:07:00Z" w16du:dateUtc="2026-10-02T01:07:00Z">
              <w:tcPr>
                <w:tcW w:w="1441" w:type="dxa"/>
                <w:gridSpan w:val="2"/>
                <w:tcBorders>
                  <w:top w:val="single" w:sz="4" w:space="0" w:color="000000"/>
                  <w:left w:val="single" w:sz="4" w:space="0" w:color="000000"/>
                  <w:bottom w:val="single" w:sz="4" w:space="0" w:color="000000"/>
                  <w:right w:val="single" w:sz="4" w:space="0" w:color="000000"/>
                </w:tcBorders>
                <w:vAlign w:val="center"/>
                <w:cellDel w:id="1160" w:author="OpenAI" w:date="2026-10-01T18:07:00Z"/>
              </w:tcPr>
            </w:tcPrChange>
          </w:tcPr>
          <w:p w:rsidR="007B1B89" w:rsidRDefault="007B1B89">
            <w:pPr>
              <w:jc w:val="center"/>
            </w:pPr>
            <w:del w:id="1161" w:author="OpenAI" w:date="2026-10-01T18:07:00Z" w16du:dateUtc="2026-10-02T01:07:00Z">
              <w:r>
                <w:delText>A Priori and Top Down</w:delText>
              </w:r>
            </w:del>
          </w:p>
        </w:tc>
        <w:tc>
          <w:tcPr>
            <w:tcW w:w="1172" w:type="dxa"/>
            <w:gridSpan w:val="2"/>
            <w:tcBorders>
              <w:top w:val="single" w:sz="4" w:space="0" w:color="000000"/>
              <w:left w:val="single" w:sz="4" w:space="0" w:color="000000"/>
              <w:bottom w:val="single" w:sz="4" w:space="0" w:color="000000"/>
              <w:right w:val="single" w:sz="4" w:space="0" w:color="000000"/>
            </w:tcBorders>
            <w:vAlign w:val="center"/>
            <w:tcPrChange w:id="1162" w:author="OpenAI" w:date="2026-10-01T18:07:00Z" w16du:dateUtc="2026-10-02T01:07:00Z">
              <w:tcPr>
                <w:tcW w:w="3115"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163" w:author="OpenAI" w:date="2026-10-01T18:07:00Z" w16du:dateUtc="2026-10-02T01:07:00Z">
                  <w:rPr/>
                </w:rPrChange>
              </w:rPr>
            </w:pPr>
            <w:r>
              <w:rPr>
                <w:sz w:val="22"/>
                <w:rPrChange w:id="1164" w:author="OpenAI" w:date="2026-10-01T18:07:00Z" w16du:dateUtc="2026-10-02T01:07:00Z">
                  <w:rPr/>
                </w:rPrChange>
              </w:rPr>
              <w:t>[6]</w:t>
            </w:r>
          </w:p>
        </w:tc>
      </w:tr>
      <w:tr w:rsidR="001425FF">
        <w:trPr>
          <w:trHeight w:val="720"/>
          <w:trPrChange w:id="1165" w:author="OpenAI" w:date="2026-10-01T18:07:00Z" w16du:dateUtc="2026-10-02T01:07:00Z">
            <w:trPr>
              <w:trHeight w:val="720"/>
            </w:trPr>
          </w:trPrChange>
        </w:trPr>
        <w:tc>
          <w:tcPr>
            <w:tcW w:w="1596" w:type="dxa"/>
            <w:tcBorders>
              <w:top w:val="single" w:sz="4" w:space="0" w:color="000000"/>
              <w:left w:val="single" w:sz="4" w:space="0" w:color="000000"/>
              <w:bottom w:val="single" w:sz="4" w:space="0" w:color="000000"/>
              <w:right w:val="single" w:sz="4" w:space="0" w:color="000000"/>
            </w:tcBorders>
            <w:vAlign w:val="center"/>
            <w:tcPrChange w:id="1166" w:author="OpenAI" w:date="2026-10-01T18:07:00Z" w16du:dateUtc="2026-10-02T01:07:00Z">
              <w:tcPr>
                <w:tcW w:w="1830"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167" w:author="OpenAI" w:date="2026-10-01T18:07:00Z" w16du:dateUtc="2026-10-02T01:07:00Z">
                  <w:rPr/>
                </w:rPrChange>
              </w:rPr>
            </w:pPr>
            <w:r>
              <w:rPr>
                <w:sz w:val="22"/>
                <w:rPrChange w:id="1168" w:author="OpenAI" w:date="2026-10-01T18:07:00Z" w16du:dateUtc="2026-10-02T01:07:00Z">
                  <w:rPr/>
                </w:rPrChange>
              </w:rPr>
              <w:t>Atezolizumab</w:t>
            </w:r>
          </w:p>
        </w:tc>
        <w:tc>
          <w:tcPr>
            <w:tcW w:w="956" w:type="dxa"/>
            <w:tcBorders>
              <w:top w:val="single" w:sz="4" w:space="0" w:color="000000"/>
              <w:left w:val="single" w:sz="4" w:space="0" w:color="000000"/>
              <w:bottom w:val="single" w:sz="4" w:space="0" w:color="000000"/>
              <w:right w:val="single" w:sz="4" w:space="0" w:color="000000"/>
            </w:tcBorders>
            <w:vAlign w:val="bottom"/>
            <w:tcPrChange w:id="1169" w:author="OpenAI" w:date="2026-10-01T18:07:00Z" w16du:dateUtc="2026-10-02T01:07:00Z">
              <w:tcPr>
                <w:tcW w:w="1161" w:type="dxa"/>
                <w:gridSpan w:val="2"/>
                <w:tcBorders>
                  <w:top w:val="single" w:sz="4" w:space="0" w:color="000000"/>
                  <w:left w:val="single" w:sz="4" w:space="0" w:color="000000"/>
                  <w:bottom w:val="single" w:sz="4" w:space="0" w:color="000000"/>
                  <w:right w:val="single" w:sz="4" w:space="0" w:color="000000"/>
                </w:tcBorders>
                <w:vAlign w:val="bottom"/>
              </w:tcPr>
            </w:tcPrChange>
          </w:tcPr>
          <w:p w:rsidR="001425FF" w:rsidRDefault="007B1B89">
            <w:pPr>
              <w:jc w:val="left"/>
              <w:rPr>
                <w:sz w:val="22"/>
                <w:rPrChange w:id="1170" w:author="OpenAI" w:date="2026-10-01T18:07:00Z" w16du:dateUtc="2026-10-02T01:07:00Z">
                  <w:rPr/>
                </w:rPrChange>
              </w:rPr>
            </w:pPr>
            <w:r>
              <w:rPr>
                <w:sz w:val="22"/>
                <w:rPrChange w:id="1171" w:author="OpenAI" w:date="2026-10-01T18:07:00Z" w16du:dateUtc="2026-10-02T01:07:00Z">
                  <w:rPr/>
                </w:rPrChange>
              </w:rPr>
              <w:t>Monkey</w:t>
            </w:r>
          </w:p>
        </w:tc>
        <w:tc>
          <w:tcPr>
            <w:tcW w:w="1707" w:type="dxa"/>
            <w:tcBorders>
              <w:top w:val="single" w:sz="4" w:space="0" w:color="000000"/>
              <w:left w:val="single" w:sz="4" w:space="0" w:color="000000"/>
              <w:bottom w:val="single" w:sz="4" w:space="0" w:color="000000"/>
              <w:right w:val="single" w:sz="4" w:space="0" w:color="000000"/>
            </w:tcBorders>
            <w:vAlign w:val="center"/>
            <w:tcPrChange w:id="1172" w:author="OpenAI" w:date="2026-10-01T18:07:00Z" w16du:dateUtc="2026-10-02T01:07:00Z">
              <w:tcPr>
                <w:tcW w:w="1539"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173" w:author="OpenAI" w:date="2026-10-01T18:07:00Z" w16du:dateUtc="2026-10-02T01:07:00Z">
                  <w:rPr/>
                </w:rPrChange>
              </w:rPr>
            </w:pPr>
            <w:r>
              <w:rPr>
                <w:sz w:val="22"/>
                <w:rPrChange w:id="1174" w:author="OpenAI" w:date="2026-10-01T18:07:00Z" w16du:dateUtc="2026-10-02T01:07:00Z">
                  <w:rPr/>
                </w:rPrChange>
              </w:rPr>
              <w:t>kdeg</w:t>
            </w:r>
          </w:p>
        </w:tc>
        <w:tc>
          <w:tcPr>
            <w:tcW w:w="1172" w:type="dxa"/>
            <w:tcBorders>
              <w:top w:val="single" w:sz="4" w:space="0" w:color="000000"/>
              <w:left w:val="single" w:sz="4" w:space="0" w:color="000000"/>
              <w:bottom w:val="single" w:sz="4" w:space="0" w:color="000000"/>
              <w:right w:val="single" w:sz="4" w:space="0" w:color="000000"/>
            </w:tcBorders>
            <w:vAlign w:val="center"/>
            <w:tcPrChange w:id="1175" w:author="OpenAI" w:date="2026-10-01T18:07:00Z" w16du:dateUtc="2026-10-02T01:07:00Z">
              <w:tcPr>
                <w:tcW w:w="1169"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right"/>
              <w:rPr>
                <w:sz w:val="22"/>
                <w:rPrChange w:id="1176" w:author="OpenAI" w:date="2026-10-01T18:07:00Z" w16du:dateUtc="2026-10-02T01:07:00Z">
                  <w:rPr/>
                </w:rPrChange>
              </w:rPr>
            </w:pPr>
            <w:r>
              <w:rPr>
                <w:sz w:val="22"/>
                <w:rPrChange w:id="1177" w:author="OpenAI" w:date="2026-10-01T18:07:00Z" w16du:dateUtc="2026-10-02T01:07:00Z">
                  <w:rPr/>
                </w:rPrChange>
              </w:rPr>
              <w:t>0.0426</w:t>
            </w:r>
          </w:p>
        </w:tc>
        <w:tc>
          <w:tcPr>
            <w:tcW w:w="807" w:type="dxa"/>
            <w:tcBorders>
              <w:top w:val="single" w:sz="4" w:space="0" w:color="000000"/>
              <w:left w:val="single" w:sz="4" w:space="0" w:color="000000"/>
              <w:bottom w:val="single" w:sz="4" w:space="0" w:color="000000"/>
              <w:right w:val="single" w:sz="4" w:space="0" w:color="000000"/>
            </w:tcBorders>
            <w:vAlign w:val="center"/>
            <w:tcPrChange w:id="1178" w:author="OpenAI" w:date="2026-10-01T18:07:00Z" w16du:dateUtc="2026-10-02T01:07:00Z">
              <w:tcPr>
                <w:tcW w:w="937"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179" w:author="OpenAI" w:date="2026-10-01T18:07:00Z" w16du:dateUtc="2026-10-02T01:07:00Z">
                  <w:rPr/>
                </w:rPrChange>
              </w:rPr>
            </w:pPr>
            <w:r>
              <w:rPr>
                <w:sz w:val="22"/>
                <w:rPrChange w:id="1180" w:author="OpenAI" w:date="2026-10-01T18:07:00Z" w16du:dateUtc="2026-10-02T01:07:00Z">
                  <w:rPr/>
                </w:rPrChange>
              </w:rPr>
              <w:t>1/h</w:t>
            </w:r>
          </w:p>
        </w:tc>
        <w:tc>
          <w:tcPr>
            <w:tcW w:w="3059" w:type="dxa"/>
            <w:tcBorders>
              <w:top w:val="single" w:sz="4" w:space="0" w:color="000000"/>
              <w:left w:val="single" w:sz="4" w:space="0" w:color="000000"/>
              <w:bottom w:val="single" w:sz="4" w:space="0" w:color="000000"/>
              <w:right w:val="single" w:sz="4" w:space="0" w:color="000000"/>
            </w:tcBorders>
            <w:vAlign w:val="center"/>
            <w:tcPrChange w:id="1181" w:author="OpenAI" w:date="2026-10-01T18:07:00Z" w16du:dateUtc="2026-10-02T01:07:00Z">
              <w:tcPr>
                <w:tcW w:w="2663"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182" w:author="OpenAI" w:date="2026-10-01T18:07:00Z" w16du:dateUtc="2026-10-02T01:07:00Z">
                  <w:rPr/>
                </w:rPrChange>
              </w:rPr>
            </w:pPr>
            <w:r>
              <w:rPr>
                <w:sz w:val="22"/>
                <w:rPrChange w:id="1183" w:author="OpenAI" w:date="2026-10-01T18:07:00Z" w16du:dateUtc="2026-10-02T01:07:00Z">
                  <w:rPr/>
                </w:rPrChange>
              </w:rPr>
              <w:t>Model fitting by the authors of [6]</w:t>
            </w:r>
          </w:p>
        </w:tc>
        <w:tc>
          <w:tcPr>
            <w:tcW w:w="1441" w:type="dxa"/>
            <w:tcBorders>
              <w:top w:val="single" w:sz="4" w:space="0" w:color="000000"/>
              <w:left w:val="single" w:sz="4" w:space="0" w:color="000000"/>
              <w:bottom w:val="single" w:sz="4" w:space="0" w:color="000000"/>
              <w:right w:val="single" w:sz="4" w:space="0" w:color="000000"/>
            </w:tcBorders>
            <w:cellDel w:id="1184" w:author="OpenAI" w:date="2026-10-01T18:07:00Z"/>
            <w:tcPrChange w:id="1185" w:author="OpenAI" w:date="2026-10-01T18:07:00Z" w16du:dateUtc="2026-10-02T01:07:00Z">
              <w:tcPr>
                <w:tcW w:w="1441" w:type="dxa"/>
                <w:gridSpan w:val="2"/>
                <w:tcBorders>
                  <w:top w:val="single" w:sz="4" w:space="0" w:color="000000"/>
                  <w:left w:val="single" w:sz="4" w:space="0" w:color="000000"/>
                  <w:bottom w:val="single" w:sz="4" w:space="0" w:color="000000"/>
                  <w:right w:val="single" w:sz="4" w:space="0" w:color="000000"/>
                </w:tcBorders>
                <w:vAlign w:val="center"/>
                <w:cellDel w:id="1186" w:author="OpenAI" w:date="2026-10-01T18:07:00Z"/>
              </w:tcPr>
            </w:tcPrChange>
          </w:tcPr>
          <w:p w:rsidR="007B1B89" w:rsidRDefault="007B1B89">
            <w:pPr>
              <w:jc w:val="center"/>
            </w:pPr>
            <w:del w:id="1187" w:author="OpenAI" w:date="2026-10-01T18:07:00Z" w16du:dateUtc="2026-10-02T01:07:00Z">
              <w:r>
                <w:delText>A Priori and Top Down</w:delText>
              </w:r>
            </w:del>
          </w:p>
        </w:tc>
        <w:tc>
          <w:tcPr>
            <w:tcW w:w="1172" w:type="dxa"/>
            <w:gridSpan w:val="2"/>
            <w:tcBorders>
              <w:top w:val="single" w:sz="4" w:space="0" w:color="000000"/>
              <w:left w:val="single" w:sz="4" w:space="0" w:color="000000"/>
              <w:bottom w:val="single" w:sz="4" w:space="0" w:color="000000"/>
              <w:right w:val="single" w:sz="4" w:space="0" w:color="000000"/>
            </w:tcBorders>
            <w:vAlign w:val="center"/>
            <w:tcPrChange w:id="1188" w:author="OpenAI" w:date="2026-10-01T18:07:00Z" w16du:dateUtc="2026-10-02T01:07:00Z">
              <w:tcPr>
                <w:tcW w:w="3115"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189" w:author="OpenAI" w:date="2026-10-01T18:07:00Z" w16du:dateUtc="2026-10-02T01:07:00Z">
                  <w:rPr/>
                </w:rPrChange>
              </w:rPr>
            </w:pPr>
            <w:r>
              <w:rPr>
                <w:sz w:val="22"/>
                <w:rPrChange w:id="1190" w:author="OpenAI" w:date="2026-10-01T18:07:00Z" w16du:dateUtc="2026-10-02T01:07:00Z">
                  <w:rPr/>
                </w:rPrChange>
              </w:rPr>
              <w:t>[6]</w:t>
            </w:r>
          </w:p>
        </w:tc>
      </w:tr>
      <w:tr w:rsidR="001425FF">
        <w:trPr>
          <w:trHeight w:val="1155"/>
          <w:trPrChange w:id="1191" w:author="OpenAI" w:date="2026-10-01T18:07:00Z" w16du:dateUtc="2026-10-02T01:07:00Z">
            <w:trPr>
              <w:trHeight w:val="720"/>
            </w:trPr>
          </w:trPrChange>
        </w:trPr>
        <w:tc>
          <w:tcPr>
            <w:tcW w:w="1596" w:type="dxa"/>
            <w:tcBorders>
              <w:top w:val="single" w:sz="4" w:space="0" w:color="000000"/>
              <w:left w:val="single" w:sz="4" w:space="0" w:color="000000"/>
              <w:bottom w:val="single" w:sz="4" w:space="0" w:color="000000"/>
              <w:right w:val="single" w:sz="4" w:space="0" w:color="000000"/>
            </w:tcBorders>
            <w:vAlign w:val="center"/>
            <w:tcPrChange w:id="1192" w:author="OpenAI" w:date="2026-10-01T18:07:00Z" w16du:dateUtc="2026-10-02T01:07:00Z">
              <w:tcPr>
                <w:tcW w:w="1830"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193" w:author="OpenAI" w:date="2026-10-01T18:07:00Z" w16du:dateUtc="2026-10-02T01:07:00Z">
                  <w:rPr/>
                </w:rPrChange>
              </w:rPr>
            </w:pPr>
            <w:r>
              <w:rPr>
                <w:sz w:val="22"/>
                <w:rPrChange w:id="1194" w:author="OpenAI" w:date="2026-10-01T18:07:00Z" w16du:dateUtc="2026-10-02T01:07:00Z">
                  <w:rPr/>
                </w:rPrChange>
              </w:rPr>
              <w:t>Atezolizumab</w:t>
            </w:r>
          </w:p>
        </w:tc>
        <w:tc>
          <w:tcPr>
            <w:tcW w:w="956" w:type="dxa"/>
            <w:tcBorders>
              <w:top w:val="single" w:sz="4" w:space="0" w:color="000000"/>
              <w:left w:val="single" w:sz="4" w:space="0" w:color="000000"/>
              <w:bottom w:val="single" w:sz="4" w:space="0" w:color="000000"/>
              <w:right w:val="single" w:sz="4" w:space="0" w:color="000000"/>
            </w:tcBorders>
            <w:vAlign w:val="bottom"/>
            <w:tcPrChange w:id="1195" w:author="OpenAI" w:date="2026-10-01T18:07:00Z" w16du:dateUtc="2026-10-02T01:07:00Z">
              <w:tcPr>
                <w:tcW w:w="1161" w:type="dxa"/>
                <w:gridSpan w:val="2"/>
                <w:tcBorders>
                  <w:top w:val="single" w:sz="4" w:space="0" w:color="000000"/>
                  <w:left w:val="single" w:sz="4" w:space="0" w:color="000000"/>
                  <w:bottom w:val="single" w:sz="4" w:space="0" w:color="000000"/>
                  <w:right w:val="single" w:sz="4" w:space="0" w:color="000000"/>
                </w:tcBorders>
                <w:vAlign w:val="bottom"/>
              </w:tcPr>
            </w:tcPrChange>
          </w:tcPr>
          <w:p w:rsidR="001425FF" w:rsidRDefault="007B1B89">
            <w:pPr>
              <w:jc w:val="left"/>
              <w:rPr>
                <w:sz w:val="22"/>
                <w:rPrChange w:id="1196" w:author="OpenAI" w:date="2026-10-01T18:07:00Z" w16du:dateUtc="2026-10-02T01:07:00Z">
                  <w:rPr/>
                </w:rPrChange>
              </w:rPr>
            </w:pPr>
            <w:r>
              <w:rPr>
                <w:sz w:val="22"/>
                <w:rPrChange w:id="1197" w:author="OpenAI" w:date="2026-10-01T18:07:00Z" w16du:dateUtc="2026-10-02T01:07:00Z">
                  <w:rPr/>
                </w:rPrChange>
              </w:rPr>
              <w:t>Monkey</w:t>
            </w:r>
          </w:p>
        </w:tc>
        <w:tc>
          <w:tcPr>
            <w:tcW w:w="1707" w:type="dxa"/>
            <w:tcBorders>
              <w:top w:val="single" w:sz="4" w:space="0" w:color="000000"/>
              <w:left w:val="single" w:sz="4" w:space="0" w:color="000000"/>
              <w:bottom w:val="single" w:sz="4" w:space="0" w:color="000000"/>
              <w:right w:val="single" w:sz="4" w:space="0" w:color="000000"/>
            </w:tcBorders>
            <w:vAlign w:val="center"/>
            <w:tcPrChange w:id="1198" w:author="OpenAI" w:date="2026-10-01T18:07:00Z" w16du:dateUtc="2026-10-02T01:07:00Z">
              <w:tcPr>
                <w:tcW w:w="1539"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199" w:author="OpenAI" w:date="2026-10-01T18:07:00Z" w16du:dateUtc="2026-10-02T01:07:00Z">
                  <w:rPr/>
                </w:rPrChange>
              </w:rPr>
            </w:pPr>
            <w:r>
              <w:rPr>
                <w:sz w:val="22"/>
                <w:rPrChange w:id="1200" w:author="OpenAI" w:date="2026-10-01T18:07:00Z" w16du:dateUtc="2026-10-02T01:07:00Z">
                  <w:rPr/>
                </w:rPrChange>
              </w:rPr>
              <w:t>Kd (FcRn) in endosomal space</w:t>
            </w:r>
          </w:p>
        </w:tc>
        <w:tc>
          <w:tcPr>
            <w:tcW w:w="1172" w:type="dxa"/>
            <w:tcBorders>
              <w:top w:val="single" w:sz="4" w:space="0" w:color="000000"/>
              <w:left w:val="single" w:sz="4" w:space="0" w:color="000000"/>
              <w:bottom w:val="single" w:sz="4" w:space="0" w:color="000000"/>
              <w:right w:val="single" w:sz="4" w:space="0" w:color="000000"/>
            </w:tcBorders>
            <w:vAlign w:val="center"/>
            <w:tcPrChange w:id="1201" w:author="OpenAI" w:date="2026-10-01T18:07:00Z" w16du:dateUtc="2026-10-02T01:07:00Z">
              <w:tcPr>
                <w:tcW w:w="1169"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right"/>
              <w:rPr>
                <w:sz w:val="22"/>
                <w:rPrChange w:id="1202" w:author="OpenAI" w:date="2026-10-01T18:07:00Z" w16du:dateUtc="2026-10-02T01:07:00Z">
                  <w:rPr/>
                </w:rPrChange>
              </w:rPr>
            </w:pPr>
            <w:r>
              <w:rPr>
                <w:sz w:val="22"/>
                <w:rPrChange w:id="1203" w:author="OpenAI" w:date="2026-10-01T18:07:00Z" w16du:dateUtc="2026-10-02T01:07:00Z">
                  <w:rPr/>
                </w:rPrChange>
              </w:rPr>
              <w:t>0.65</w:t>
            </w:r>
          </w:p>
        </w:tc>
        <w:tc>
          <w:tcPr>
            <w:tcW w:w="807" w:type="dxa"/>
            <w:tcBorders>
              <w:top w:val="single" w:sz="4" w:space="0" w:color="000000"/>
              <w:left w:val="single" w:sz="4" w:space="0" w:color="000000"/>
              <w:bottom w:val="single" w:sz="4" w:space="0" w:color="000000"/>
              <w:right w:val="single" w:sz="4" w:space="0" w:color="000000"/>
            </w:tcBorders>
            <w:vAlign w:val="center"/>
            <w:tcPrChange w:id="1204" w:author="OpenAI" w:date="2026-10-01T18:07:00Z" w16du:dateUtc="2026-10-02T01:07:00Z">
              <w:tcPr>
                <w:tcW w:w="937"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205" w:author="OpenAI" w:date="2026-10-01T18:07:00Z" w16du:dateUtc="2026-10-02T01:07:00Z">
                  <w:rPr/>
                </w:rPrChange>
              </w:rPr>
            </w:pPr>
            <w:r>
              <w:rPr>
                <w:sz w:val="22"/>
                <w:rPrChange w:id="1206" w:author="OpenAI" w:date="2026-10-01T18:07:00Z" w16du:dateUtc="2026-10-02T01:07:00Z">
                  <w:rPr/>
                </w:rPrChange>
              </w:rPr>
              <w:t>uM</w:t>
            </w:r>
          </w:p>
        </w:tc>
        <w:tc>
          <w:tcPr>
            <w:tcW w:w="3059" w:type="dxa"/>
            <w:tcBorders>
              <w:top w:val="single" w:sz="4" w:space="0" w:color="000000"/>
              <w:left w:val="single" w:sz="4" w:space="0" w:color="000000"/>
              <w:bottom w:val="single" w:sz="4" w:space="0" w:color="000000"/>
              <w:right w:val="single" w:sz="4" w:space="0" w:color="000000"/>
            </w:tcBorders>
            <w:vAlign w:val="center"/>
            <w:tcPrChange w:id="1207" w:author="OpenAI" w:date="2026-10-01T18:07:00Z" w16du:dateUtc="2026-10-02T01:07:00Z">
              <w:tcPr>
                <w:tcW w:w="2663"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208" w:author="OpenAI" w:date="2026-10-01T18:07:00Z" w16du:dateUtc="2026-10-02T01:07:00Z">
                  <w:rPr/>
                </w:rPrChange>
              </w:rPr>
            </w:pPr>
            <w:r>
              <w:rPr>
                <w:sz w:val="22"/>
                <w:rPrChange w:id="1209" w:author="OpenAI" w:date="2026-10-01T18:07:00Z" w16du:dateUtc="2026-10-02T01:07:00Z">
                  <w:rPr/>
                </w:rPrChange>
              </w:rPr>
              <w:t>SPR/Biacore</w:t>
            </w:r>
          </w:p>
        </w:tc>
        <w:tc>
          <w:tcPr>
            <w:tcW w:w="1441" w:type="dxa"/>
            <w:tcBorders>
              <w:top w:val="single" w:sz="4" w:space="0" w:color="000000"/>
              <w:left w:val="single" w:sz="4" w:space="0" w:color="000000"/>
              <w:bottom w:val="single" w:sz="4" w:space="0" w:color="000000"/>
              <w:right w:val="single" w:sz="4" w:space="0" w:color="000000"/>
            </w:tcBorders>
            <w:cellDel w:id="1210" w:author="OpenAI" w:date="2026-10-01T18:07:00Z"/>
            <w:tcPrChange w:id="1211" w:author="OpenAI" w:date="2026-10-01T18:07:00Z" w16du:dateUtc="2026-10-02T01:07:00Z">
              <w:tcPr>
                <w:tcW w:w="1441" w:type="dxa"/>
                <w:gridSpan w:val="2"/>
                <w:tcBorders>
                  <w:top w:val="single" w:sz="4" w:space="0" w:color="000000"/>
                  <w:left w:val="single" w:sz="4" w:space="0" w:color="000000"/>
                  <w:bottom w:val="single" w:sz="4" w:space="0" w:color="000000"/>
                  <w:right w:val="single" w:sz="4" w:space="0" w:color="000000"/>
                </w:tcBorders>
                <w:vAlign w:val="center"/>
                <w:cellDel w:id="1212" w:author="OpenAI" w:date="2026-10-01T18:07:00Z"/>
              </w:tcPr>
            </w:tcPrChange>
          </w:tcPr>
          <w:p w:rsidR="007B1B89" w:rsidRDefault="007B1B89">
            <w:pPr>
              <w:jc w:val="center"/>
            </w:pPr>
            <w:del w:id="1213" w:author="OpenAI" w:date="2026-10-01T18:07:00Z" w16du:dateUtc="2026-10-02T01:07:00Z">
              <w:r>
                <w:delText>A Priori</w:delText>
              </w:r>
            </w:del>
          </w:p>
        </w:tc>
        <w:tc>
          <w:tcPr>
            <w:tcW w:w="1172" w:type="dxa"/>
            <w:gridSpan w:val="2"/>
            <w:tcBorders>
              <w:top w:val="single" w:sz="4" w:space="0" w:color="000000"/>
              <w:left w:val="single" w:sz="4" w:space="0" w:color="000000"/>
              <w:bottom w:val="single" w:sz="4" w:space="0" w:color="000000"/>
              <w:right w:val="single" w:sz="4" w:space="0" w:color="000000"/>
            </w:tcBorders>
            <w:vAlign w:val="center"/>
            <w:tcPrChange w:id="1214" w:author="OpenAI" w:date="2026-10-01T18:07:00Z" w16du:dateUtc="2026-10-02T01:07:00Z">
              <w:tcPr>
                <w:tcW w:w="3115"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215" w:author="OpenAI" w:date="2026-10-01T18:07:00Z" w16du:dateUtc="2026-10-02T01:07:00Z">
                  <w:rPr/>
                </w:rPrChange>
              </w:rPr>
            </w:pPr>
            <w:r>
              <w:rPr>
                <w:sz w:val="22"/>
                <w:rPrChange w:id="1216" w:author="OpenAI" w:date="2026-10-01T18:07:00Z" w16du:dateUtc="2026-10-02T01:07:00Z">
                  <w:rPr/>
                </w:rPrChange>
              </w:rPr>
              <w:t>[6]</w:t>
            </w:r>
          </w:p>
        </w:tc>
      </w:tr>
      <w:tr w:rsidR="001425FF">
        <w:trPr>
          <w:trHeight w:val="720"/>
          <w:trPrChange w:id="1217" w:author="OpenAI" w:date="2026-10-01T18:07:00Z" w16du:dateUtc="2026-10-02T01:07:00Z">
            <w:trPr>
              <w:trHeight w:val="720"/>
            </w:trPr>
          </w:trPrChange>
        </w:trPr>
        <w:tc>
          <w:tcPr>
            <w:tcW w:w="1596" w:type="dxa"/>
            <w:tcBorders>
              <w:top w:val="single" w:sz="4" w:space="0" w:color="000000"/>
              <w:left w:val="single" w:sz="4" w:space="0" w:color="000000"/>
              <w:bottom w:val="single" w:sz="4" w:space="0" w:color="000000"/>
              <w:right w:val="single" w:sz="4" w:space="0" w:color="000000"/>
            </w:tcBorders>
            <w:vAlign w:val="center"/>
            <w:tcPrChange w:id="1218" w:author="OpenAI" w:date="2026-10-01T18:07:00Z" w16du:dateUtc="2026-10-02T01:07:00Z">
              <w:tcPr>
                <w:tcW w:w="1830"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219" w:author="OpenAI" w:date="2026-10-01T18:07:00Z" w16du:dateUtc="2026-10-02T01:07:00Z">
                  <w:rPr/>
                </w:rPrChange>
              </w:rPr>
            </w:pPr>
            <w:r>
              <w:rPr>
                <w:sz w:val="22"/>
                <w:rPrChange w:id="1220" w:author="OpenAI" w:date="2026-10-01T18:07:00Z" w16du:dateUtc="2026-10-02T01:07:00Z">
                  <w:rPr/>
                </w:rPrChange>
              </w:rPr>
              <w:t>Avelumab</w:t>
            </w:r>
          </w:p>
        </w:tc>
        <w:tc>
          <w:tcPr>
            <w:tcW w:w="956" w:type="dxa"/>
            <w:tcBorders>
              <w:top w:val="single" w:sz="4" w:space="0" w:color="000000"/>
              <w:left w:val="single" w:sz="4" w:space="0" w:color="000000"/>
              <w:bottom w:val="single" w:sz="4" w:space="0" w:color="000000"/>
              <w:right w:val="single" w:sz="4" w:space="0" w:color="000000"/>
            </w:tcBorders>
            <w:vAlign w:val="bottom"/>
            <w:tcPrChange w:id="1221" w:author="OpenAI" w:date="2026-10-01T18:07:00Z" w16du:dateUtc="2026-10-02T01:07:00Z">
              <w:tcPr>
                <w:tcW w:w="1161" w:type="dxa"/>
                <w:gridSpan w:val="2"/>
                <w:tcBorders>
                  <w:top w:val="single" w:sz="4" w:space="0" w:color="000000"/>
                  <w:left w:val="single" w:sz="4" w:space="0" w:color="000000"/>
                  <w:bottom w:val="single" w:sz="4" w:space="0" w:color="000000"/>
                  <w:right w:val="single" w:sz="4" w:space="0" w:color="000000"/>
                </w:tcBorders>
                <w:vAlign w:val="bottom"/>
              </w:tcPr>
            </w:tcPrChange>
          </w:tcPr>
          <w:p w:rsidR="001425FF" w:rsidRDefault="007B1B89">
            <w:pPr>
              <w:jc w:val="left"/>
              <w:rPr>
                <w:sz w:val="22"/>
                <w:rPrChange w:id="1222" w:author="OpenAI" w:date="2026-10-01T18:07:00Z" w16du:dateUtc="2026-10-02T01:07:00Z">
                  <w:rPr/>
                </w:rPrChange>
              </w:rPr>
            </w:pPr>
            <w:r>
              <w:rPr>
                <w:sz w:val="22"/>
                <w:rPrChange w:id="1223" w:author="OpenAI" w:date="2026-10-01T18:07:00Z" w16du:dateUtc="2026-10-02T01:07:00Z">
                  <w:rPr/>
                </w:rPrChange>
              </w:rPr>
              <w:t>Monkey</w:t>
            </w:r>
          </w:p>
        </w:tc>
        <w:tc>
          <w:tcPr>
            <w:tcW w:w="1707" w:type="dxa"/>
            <w:tcBorders>
              <w:top w:val="single" w:sz="4" w:space="0" w:color="000000"/>
              <w:left w:val="single" w:sz="4" w:space="0" w:color="000000"/>
              <w:bottom w:val="single" w:sz="4" w:space="0" w:color="000000"/>
              <w:right w:val="single" w:sz="4" w:space="0" w:color="000000"/>
            </w:tcBorders>
            <w:vAlign w:val="center"/>
            <w:tcPrChange w:id="1224" w:author="OpenAI" w:date="2026-10-01T18:07:00Z" w16du:dateUtc="2026-10-02T01:07:00Z">
              <w:tcPr>
                <w:tcW w:w="1539"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225" w:author="OpenAI" w:date="2026-10-01T18:07:00Z" w16du:dateUtc="2026-10-02T01:07:00Z">
                  <w:rPr/>
                </w:rPrChange>
              </w:rPr>
            </w:pPr>
            <w:r>
              <w:rPr>
                <w:sz w:val="22"/>
                <w:rPrChange w:id="1226" w:author="OpenAI" w:date="2026-10-01T18:07:00Z" w16du:dateUtc="2026-10-02T01:07:00Z">
                  <w:rPr/>
                </w:rPrChange>
              </w:rPr>
              <w:t>Kd</w:t>
            </w:r>
          </w:p>
        </w:tc>
        <w:tc>
          <w:tcPr>
            <w:tcW w:w="1172" w:type="dxa"/>
            <w:tcBorders>
              <w:top w:val="single" w:sz="4" w:space="0" w:color="000000"/>
              <w:left w:val="single" w:sz="4" w:space="0" w:color="000000"/>
              <w:bottom w:val="single" w:sz="4" w:space="0" w:color="000000"/>
              <w:right w:val="single" w:sz="4" w:space="0" w:color="000000"/>
            </w:tcBorders>
            <w:vAlign w:val="center"/>
            <w:tcPrChange w:id="1227" w:author="OpenAI" w:date="2026-10-01T18:07:00Z" w16du:dateUtc="2026-10-02T01:07:00Z">
              <w:tcPr>
                <w:tcW w:w="1169"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right"/>
              <w:rPr>
                <w:sz w:val="22"/>
                <w:rPrChange w:id="1228" w:author="OpenAI" w:date="2026-10-01T18:07:00Z" w16du:dateUtc="2026-10-02T01:07:00Z">
                  <w:rPr/>
                </w:rPrChange>
              </w:rPr>
            </w:pPr>
            <w:r>
              <w:rPr>
                <w:sz w:val="22"/>
                <w:rPrChange w:id="1229" w:author="OpenAI" w:date="2026-10-01T18:07:00Z" w16du:dateUtc="2026-10-02T01:07:00Z">
                  <w:rPr/>
                </w:rPrChange>
              </w:rPr>
              <w:t>0.0000467</w:t>
            </w:r>
          </w:p>
        </w:tc>
        <w:tc>
          <w:tcPr>
            <w:tcW w:w="807" w:type="dxa"/>
            <w:tcBorders>
              <w:top w:val="single" w:sz="4" w:space="0" w:color="000000"/>
              <w:left w:val="single" w:sz="4" w:space="0" w:color="000000"/>
              <w:bottom w:val="single" w:sz="4" w:space="0" w:color="000000"/>
              <w:right w:val="single" w:sz="4" w:space="0" w:color="000000"/>
            </w:tcBorders>
            <w:vAlign w:val="center"/>
            <w:tcPrChange w:id="1230" w:author="OpenAI" w:date="2026-10-01T18:07:00Z" w16du:dateUtc="2026-10-02T01:07:00Z">
              <w:tcPr>
                <w:tcW w:w="937"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231" w:author="OpenAI" w:date="2026-10-01T18:07:00Z" w16du:dateUtc="2026-10-02T01:07:00Z">
                  <w:rPr/>
                </w:rPrChange>
              </w:rPr>
            </w:pPr>
            <w:r>
              <w:rPr>
                <w:sz w:val="22"/>
                <w:rPrChange w:id="1232" w:author="OpenAI" w:date="2026-10-01T18:07:00Z" w16du:dateUtc="2026-10-02T01:07:00Z">
                  <w:rPr/>
                </w:rPrChange>
              </w:rPr>
              <w:t>uM</w:t>
            </w:r>
          </w:p>
        </w:tc>
        <w:tc>
          <w:tcPr>
            <w:tcW w:w="3059" w:type="dxa"/>
            <w:tcBorders>
              <w:top w:val="single" w:sz="4" w:space="0" w:color="000000"/>
              <w:left w:val="single" w:sz="4" w:space="0" w:color="000000"/>
              <w:bottom w:val="single" w:sz="4" w:space="0" w:color="000000"/>
              <w:right w:val="single" w:sz="4" w:space="0" w:color="000000"/>
            </w:tcBorders>
            <w:vAlign w:val="center"/>
            <w:tcPrChange w:id="1233" w:author="OpenAI" w:date="2026-10-01T18:07:00Z" w16du:dateUtc="2026-10-02T01:07:00Z">
              <w:tcPr>
                <w:tcW w:w="2663"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234" w:author="OpenAI" w:date="2026-10-01T18:07:00Z" w16du:dateUtc="2026-10-02T01:07:00Z">
                  <w:rPr/>
                </w:rPrChange>
              </w:rPr>
            </w:pPr>
            <w:r>
              <w:rPr>
                <w:sz w:val="22"/>
                <w:rPrChange w:id="1235" w:author="OpenAI" w:date="2026-10-01T18:07:00Z" w16du:dateUtc="2026-10-02T01:07:00Z">
                  <w:rPr/>
                </w:rPrChange>
              </w:rPr>
              <w:t>SPR assay (Biacore T200)</w:t>
            </w:r>
          </w:p>
        </w:tc>
        <w:tc>
          <w:tcPr>
            <w:tcW w:w="1441" w:type="dxa"/>
            <w:tcBorders>
              <w:top w:val="single" w:sz="4" w:space="0" w:color="000000"/>
              <w:left w:val="single" w:sz="4" w:space="0" w:color="000000"/>
              <w:bottom w:val="single" w:sz="4" w:space="0" w:color="000000"/>
              <w:right w:val="single" w:sz="4" w:space="0" w:color="000000"/>
            </w:tcBorders>
            <w:cellDel w:id="1236" w:author="OpenAI" w:date="2026-10-01T18:07:00Z"/>
            <w:tcPrChange w:id="1237" w:author="OpenAI" w:date="2026-10-01T18:07:00Z" w16du:dateUtc="2026-10-02T01:07:00Z">
              <w:tcPr>
                <w:tcW w:w="1441" w:type="dxa"/>
                <w:gridSpan w:val="2"/>
                <w:tcBorders>
                  <w:top w:val="single" w:sz="4" w:space="0" w:color="000000"/>
                  <w:left w:val="single" w:sz="4" w:space="0" w:color="000000"/>
                  <w:bottom w:val="single" w:sz="4" w:space="0" w:color="000000"/>
                  <w:right w:val="single" w:sz="4" w:space="0" w:color="000000"/>
                </w:tcBorders>
                <w:vAlign w:val="center"/>
                <w:cellDel w:id="1238" w:author="OpenAI" w:date="2026-10-01T18:07:00Z"/>
              </w:tcPr>
            </w:tcPrChange>
          </w:tcPr>
          <w:p w:rsidR="007B1B89" w:rsidRDefault="007B1B89">
            <w:pPr>
              <w:jc w:val="center"/>
            </w:pPr>
            <w:del w:id="1239" w:author="OpenAI" w:date="2026-10-01T18:07:00Z" w16du:dateUtc="2026-10-02T01:07:00Z">
              <w:r>
                <w:delText>A Priori and Top Down</w:delText>
              </w:r>
            </w:del>
          </w:p>
        </w:tc>
        <w:tc>
          <w:tcPr>
            <w:tcW w:w="1172" w:type="dxa"/>
            <w:gridSpan w:val="2"/>
            <w:tcBorders>
              <w:top w:val="single" w:sz="4" w:space="0" w:color="000000"/>
              <w:left w:val="single" w:sz="4" w:space="0" w:color="000000"/>
              <w:bottom w:val="single" w:sz="4" w:space="0" w:color="000000"/>
              <w:right w:val="single" w:sz="4" w:space="0" w:color="000000"/>
            </w:tcBorders>
            <w:vAlign w:val="center"/>
            <w:tcPrChange w:id="1240" w:author="OpenAI" w:date="2026-10-01T18:07:00Z" w16du:dateUtc="2026-10-02T01:07:00Z">
              <w:tcPr>
                <w:tcW w:w="3115"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241" w:author="OpenAI" w:date="2026-10-01T18:07:00Z" w16du:dateUtc="2026-10-02T01:07:00Z">
                  <w:rPr/>
                </w:rPrChange>
              </w:rPr>
            </w:pPr>
            <w:r>
              <w:rPr>
                <w:sz w:val="22"/>
                <w:rPrChange w:id="1242" w:author="OpenAI" w:date="2026-10-01T18:07:00Z" w16du:dateUtc="2026-10-02T01:07:00Z">
                  <w:rPr/>
                </w:rPrChange>
              </w:rPr>
              <w:t>[7]</w:t>
            </w:r>
          </w:p>
        </w:tc>
      </w:tr>
      <w:tr w:rsidR="001425FF">
        <w:trPr>
          <w:trHeight w:val="720"/>
          <w:trPrChange w:id="1243" w:author="OpenAI" w:date="2026-10-01T18:07:00Z" w16du:dateUtc="2026-10-02T01:07:00Z">
            <w:trPr>
              <w:trHeight w:val="720"/>
            </w:trPr>
          </w:trPrChange>
        </w:trPr>
        <w:tc>
          <w:tcPr>
            <w:tcW w:w="1596" w:type="dxa"/>
            <w:tcBorders>
              <w:top w:val="single" w:sz="4" w:space="0" w:color="000000"/>
              <w:left w:val="single" w:sz="4" w:space="0" w:color="000000"/>
              <w:bottom w:val="single" w:sz="4" w:space="0" w:color="000000"/>
              <w:right w:val="single" w:sz="4" w:space="0" w:color="000000"/>
            </w:tcBorders>
            <w:vAlign w:val="center"/>
            <w:tcPrChange w:id="1244" w:author="OpenAI" w:date="2026-10-01T18:07:00Z" w16du:dateUtc="2026-10-02T01:07:00Z">
              <w:tcPr>
                <w:tcW w:w="1830"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245" w:author="OpenAI" w:date="2026-10-01T18:07:00Z" w16du:dateUtc="2026-10-02T01:07:00Z">
                  <w:rPr/>
                </w:rPrChange>
              </w:rPr>
            </w:pPr>
            <w:r>
              <w:rPr>
                <w:sz w:val="22"/>
                <w:rPrChange w:id="1246" w:author="OpenAI" w:date="2026-10-01T18:07:00Z" w16du:dateUtc="2026-10-02T01:07:00Z">
                  <w:rPr/>
                </w:rPrChange>
              </w:rPr>
              <w:t>Avelumab</w:t>
            </w:r>
          </w:p>
        </w:tc>
        <w:tc>
          <w:tcPr>
            <w:tcW w:w="956" w:type="dxa"/>
            <w:tcBorders>
              <w:top w:val="single" w:sz="4" w:space="0" w:color="000000"/>
              <w:left w:val="single" w:sz="4" w:space="0" w:color="000000"/>
              <w:bottom w:val="single" w:sz="4" w:space="0" w:color="000000"/>
              <w:right w:val="single" w:sz="4" w:space="0" w:color="000000"/>
            </w:tcBorders>
            <w:vAlign w:val="bottom"/>
            <w:tcPrChange w:id="1247" w:author="OpenAI" w:date="2026-10-01T18:07:00Z" w16du:dateUtc="2026-10-02T01:07:00Z">
              <w:tcPr>
                <w:tcW w:w="1161" w:type="dxa"/>
                <w:gridSpan w:val="2"/>
                <w:tcBorders>
                  <w:top w:val="single" w:sz="4" w:space="0" w:color="000000"/>
                  <w:left w:val="single" w:sz="4" w:space="0" w:color="000000"/>
                  <w:bottom w:val="single" w:sz="4" w:space="0" w:color="000000"/>
                  <w:right w:val="single" w:sz="4" w:space="0" w:color="000000"/>
                </w:tcBorders>
                <w:vAlign w:val="bottom"/>
              </w:tcPr>
            </w:tcPrChange>
          </w:tcPr>
          <w:p w:rsidR="001425FF" w:rsidRDefault="007B1B89">
            <w:pPr>
              <w:jc w:val="left"/>
              <w:rPr>
                <w:sz w:val="22"/>
                <w:rPrChange w:id="1248" w:author="OpenAI" w:date="2026-10-01T18:07:00Z" w16du:dateUtc="2026-10-02T01:07:00Z">
                  <w:rPr/>
                </w:rPrChange>
              </w:rPr>
            </w:pPr>
            <w:r>
              <w:rPr>
                <w:sz w:val="22"/>
                <w:rPrChange w:id="1249" w:author="OpenAI" w:date="2026-10-01T18:07:00Z" w16du:dateUtc="2026-10-02T01:07:00Z">
                  <w:rPr/>
                </w:rPrChange>
              </w:rPr>
              <w:t>Monkey</w:t>
            </w:r>
          </w:p>
        </w:tc>
        <w:tc>
          <w:tcPr>
            <w:tcW w:w="1707" w:type="dxa"/>
            <w:tcBorders>
              <w:top w:val="single" w:sz="4" w:space="0" w:color="000000"/>
              <w:left w:val="single" w:sz="4" w:space="0" w:color="000000"/>
              <w:bottom w:val="single" w:sz="4" w:space="0" w:color="000000"/>
              <w:right w:val="single" w:sz="4" w:space="0" w:color="000000"/>
            </w:tcBorders>
            <w:vAlign w:val="center"/>
            <w:tcPrChange w:id="1250" w:author="OpenAI" w:date="2026-10-01T18:07:00Z" w16du:dateUtc="2026-10-02T01:07:00Z">
              <w:tcPr>
                <w:tcW w:w="1539"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251" w:author="OpenAI" w:date="2026-10-01T18:07:00Z" w16du:dateUtc="2026-10-02T01:07:00Z">
                  <w:rPr/>
                </w:rPrChange>
              </w:rPr>
            </w:pPr>
            <w:r>
              <w:rPr>
                <w:sz w:val="22"/>
                <w:rPrChange w:id="1252" w:author="OpenAI" w:date="2026-10-01T18:07:00Z" w16du:dateUtc="2026-10-02T01:07:00Z">
                  <w:rPr/>
                </w:rPrChange>
              </w:rPr>
              <w:t>koff</w:t>
            </w:r>
          </w:p>
        </w:tc>
        <w:tc>
          <w:tcPr>
            <w:tcW w:w="1172" w:type="dxa"/>
            <w:tcBorders>
              <w:top w:val="single" w:sz="4" w:space="0" w:color="000000"/>
              <w:left w:val="single" w:sz="4" w:space="0" w:color="000000"/>
              <w:bottom w:val="single" w:sz="4" w:space="0" w:color="000000"/>
              <w:right w:val="single" w:sz="4" w:space="0" w:color="000000"/>
            </w:tcBorders>
            <w:vAlign w:val="center"/>
            <w:tcPrChange w:id="1253" w:author="OpenAI" w:date="2026-10-01T18:07:00Z" w16du:dateUtc="2026-10-02T01:07:00Z">
              <w:tcPr>
                <w:tcW w:w="1169"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right"/>
              <w:rPr>
                <w:sz w:val="22"/>
                <w:rPrChange w:id="1254" w:author="OpenAI" w:date="2026-10-01T18:07:00Z" w16du:dateUtc="2026-10-02T01:07:00Z">
                  <w:rPr/>
                </w:rPrChange>
              </w:rPr>
            </w:pPr>
            <w:r>
              <w:rPr>
                <w:sz w:val="22"/>
                <w:rPrChange w:id="1255" w:author="OpenAI" w:date="2026-10-01T18:07:00Z" w16du:dateUtc="2026-10-02T01:07:00Z">
                  <w:rPr/>
                </w:rPrChange>
              </w:rPr>
              <w:t>0.00174</w:t>
            </w:r>
          </w:p>
        </w:tc>
        <w:tc>
          <w:tcPr>
            <w:tcW w:w="807" w:type="dxa"/>
            <w:tcBorders>
              <w:top w:val="single" w:sz="4" w:space="0" w:color="000000"/>
              <w:left w:val="single" w:sz="4" w:space="0" w:color="000000"/>
              <w:bottom w:val="single" w:sz="4" w:space="0" w:color="000000"/>
              <w:right w:val="single" w:sz="4" w:space="0" w:color="000000"/>
            </w:tcBorders>
            <w:vAlign w:val="center"/>
            <w:tcPrChange w:id="1256" w:author="OpenAI" w:date="2026-10-01T18:07:00Z" w16du:dateUtc="2026-10-02T01:07:00Z">
              <w:tcPr>
                <w:tcW w:w="937"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257" w:author="OpenAI" w:date="2026-10-01T18:07:00Z" w16du:dateUtc="2026-10-02T01:07:00Z">
                  <w:rPr/>
                </w:rPrChange>
              </w:rPr>
            </w:pPr>
            <w:r>
              <w:rPr>
                <w:sz w:val="22"/>
                <w:rPrChange w:id="1258" w:author="OpenAI" w:date="2026-10-01T18:07:00Z" w16du:dateUtc="2026-10-02T01:07:00Z">
                  <w:rPr/>
                </w:rPrChange>
              </w:rPr>
              <w:t>1/min</w:t>
            </w:r>
          </w:p>
        </w:tc>
        <w:tc>
          <w:tcPr>
            <w:tcW w:w="3059" w:type="dxa"/>
            <w:tcBorders>
              <w:top w:val="single" w:sz="4" w:space="0" w:color="000000"/>
              <w:left w:val="single" w:sz="4" w:space="0" w:color="000000"/>
              <w:bottom w:val="single" w:sz="4" w:space="0" w:color="000000"/>
              <w:right w:val="single" w:sz="4" w:space="0" w:color="000000"/>
            </w:tcBorders>
            <w:vAlign w:val="center"/>
            <w:tcPrChange w:id="1259" w:author="OpenAI" w:date="2026-10-01T18:07:00Z" w16du:dateUtc="2026-10-02T01:07:00Z">
              <w:tcPr>
                <w:tcW w:w="2663"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260" w:author="OpenAI" w:date="2026-10-01T18:07:00Z" w16du:dateUtc="2026-10-02T01:07:00Z">
                  <w:rPr/>
                </w:rPrChange>
              </w:rPr>
            </w:pPr>
            <w:r>
              <w:rPr>
                <w:sz w:val="22"/>
                <w:rPrChange w:id="1261" w:author="OpenAI" w:date="2026-10-01T18:07:00Z" w16du:dateUtc="2026-10-02T01:07:00Z">
                  <w:rPr/>
                </w:rPrChange>
              </w:rPr>
              <w:t>SPR assay (Biacore T200)</w:t>
            </w:r>
          </w:p>
        </w:tc>
        <w:tc>
          <w:tcPr>
            <w:tcW w:w="1441" w:type="dxa"/>
            <w:tcBorders>
              <w:top w:val="single" w:sz="4" w:space="0" w:color="000000"/>
              <w:left w:val="single" w:sz="4" w:space="0" w:color="000000"/>
              <w:bottom w:val="single" w:sz="4" w:space="0" w:color="000000"/>
              <w:right w:val="single" w:sz="4" w:space="0" w:color="000000"/>
            </w:tcBorders>
            <w:cellDel w:id="1262" w:author="OpenAI" w:date="2026-10-01T18:07:00Z"/>
            <w:tcPrChange w:id="1263" w:author="OpenAI" w:date="2026-10-01T18:07:00Z" w16du:dateUtc="2026-10-02T01:07:00Z">
              <w:tcPr>
                <w:tcW w:w="1441" w:type="dxa"/>
                <w:gridSpan w:val="2"/>
                <w:tcBorders>
                  <w:top w:val="single" w:sz="4" w:space="0" w:color="000000"/>
                  <w:left w:val="single" w:sz="4" w:space="0" w:color="000000"/>
                  <w:bottom w:val="single" w:sz="4" w:space="0" w:color="000000"/>
                  <w:right w:val="single" w:sz="4" w:space="0" w:color="000000"/>
                </w:tcBorders>
                <w:vAlign w:val="center"/>
                <w:cellDel w:id="1264" w:author="OpenAI" w:date="2026-10-01T18:07:00Z"/>
              </w:tcPr>
            </w:tcPrChange>
          </w:tcPr>
          <w:p w:rsidR="007B1B89" w:rsidRDefault="007B1B89">
            <w:pPr>
              <w:jc w:val="center"/>
            </w:pPr>
            <w:del w:id="1265" w:author="OpenAI" w:date="2026-10-01T18:07:00Z" w16du:dateUtc="2026-10-02T01:07:00Z">
              <w:r>
                <w:delText>A Priori and Top Down</w:delText>
              </w:r>
            </w:del>
          </w:p>
        </w:tc>
        <w:tc>
          <w:tcPr>
            <w:tcW w:w="1172" w:type="dxa"/>
            <w:gridSpan w:val="2"/>
            <w:tcBorders>
              <w:top w:val="single" w:sz="4" w:space="0" w:color="000000"/>
              <w:left w:val="single" w:sz="4" w:space="0" w:color="000000"/>
              <w:bottom w:val="single" w:sz="4" w:space="0" w:color="000000"/>
              <w:right w:val="single" w:sz="4" w:space="0" w:color="000000"/>
            </w:tcBorders>
            <w:vAlign w:val="center"/>
            <w:tcPrChange w:id="1266" w:author="OpenAI" w:date="2026-10-01T18:07:00Z" w16du:dateUtc="2026-10-02T01:07:00Z">
              <w:tcPr>
                <w:tcW w:w="3115"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267" w:author="OpenAI" w:date="2026-10-01T18:07:00Z" w16du:dateUtc="2026-10-02T01:07:00Z">
                  <w:rPr/>
                </w:rPrChange>
              </w:rPr>
            </w:pPr>
            <w:r>
              <w:rPr>
                <w:sz w:val="22"/>
                <w:rPrChange w:id="1268" w:author="OpenAI" w:date="2026-10-01T18:07:00Z" w16du:dateUtc="2026-10-02T01:07:00Z">
                  <w:rPr/>
                </w:rPrChange>
              </w:rPr>
              <w:t>[8]</w:t>
            </w:r>
          </w:p>
        </w:tc>
      </w:tr>
      <w:tr w:rsidR="001425FF">
        <w:trPr>
          <w:trHeight w:val="720"/>
          <w:trPrChange w:id="1269" w:author="OpenAI" w:date="2026-10-01T18:07:00Z" w16du:dateUtc="2026-10-02T01:07:00Z">
            <w:trPr>
              <w:trHeight w:val="720"/>
            </w:trPr>
          </w:trPrChange>
        </w:trPr>
        <w:tc>
          <w:tcPr>
            <w:tcW w:w="1596" w:type="dxa"/>
            <w:tcBorders>
              <w:top w:val="single" w:sz="4" w:space="0" w:color="000000"/>
              <w:left w:val="single" w:sz="4" w:space="0" w:color="000000"/>
              <w:bottom w:val="single" w:sz="4" w:space="0" w:color="000000"/>
              <w:right w:val="single" w:sz="4" w:space="0" w:color="000000"/>
            </w:tcBorders>
            <w:vAlign w:val="center"/>
            <w:tcPrChange w:id="1270" w:author="OpenAI" w:date="2026-10-01T18:07:00Z" w16du:dateUtc="2026-10-02T01:07:00Z">
              <w:tcPr>
                <w:tcW w:w="1830"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271" w:author="OpenAI" w:date="2026-10-01T18:07:00Z" w16du:dateUtc="2026-10-02T01:07:00Z">
                  <w:rPr/>
                </w:rPrChange>
              </w:rPr>
            </w:pPr>
            <w:r>
              <w:rPr>
                <w:sz w:val="22"/>
                <w:rPrChange w:id="1272" w:author="OpenAI" w:date="2026-10-01T18:07:00Z" w16du:dateUtc="2026-10-02T01:07:00Z">
                  <w:rPr/>
                </w:rPrChange>
              </w:rPr>
              <w:t>Avelumab</w:t>
            </w:r>
          </w:p>
        </w:tc>
        <w:tc>
          <w:tcPr>
            <w:tcW w:w="956" w:type="dxa"/>
            <w:tcBorders>
              <w:top w:val="single" w:sz="4" w:space="0" w:color="000000"/>
              <w:left w:val="single" w:sz="4" w:space="0" w:color="000000"/>
              <w:bottom w:val="single" w:sz="4" w:space="0" w:color="000000"/>
              <w:right w:val="single" w:sz="4" w:space="0" w:color="000000"/>
            </w:tcBorders>
            <w:vAlign w:val="bottom"/>
            <w:tcPrChange w:id="1273" w:author="OpenAI" w:date="2026-10-01T18:07:00Z" w16du:dateUtc="2026-10-02T01:07:00Z">
              <w:tcPr>
                <w:tcW w:w="1161" w:type="dxa"/>
                <w:gridSpan w:val="2"/>
                <w:tcBorders>
                  <w:top w:val="single" w:sz="4" w:space="0" w:color="000000"/>
                  <w:left w:val="single" w:sz="4" w:space="0" w:color="000000"/>
                  <w:bottom w:val="single" w:sz="4" w:space="0" w:color="000000"/>
                  <w:right w:val="single" w:sz="4" w:space="0" w:color="000000"/>
                </w:tcBorders>
                <w:vAlign w:val="bottom"/>
              </w:tcPr>
            </w:tcPrChange>
          </w:tcPr>
          <w:p w:rsidR="001425FF" w:rsidRDefault="007B1B89">
            <w:pPr>
              <w:jc w:val="left"/>
              <w:rPr>
                <w:sz w:val="22"/>
                <w:rPrChange w:id="1274" w:author="OpenAI" w:date="2026-10-01T18:07:00Z" w16du:dateUtc="2026-10-02T01:07:00Z">
                  <w:rPr/>
                </w:rPrChange>
              </w:rPr>
            </w:pPr>
            <w:r>
              <w:rPr>
                <w:sz w:val="22"/>
                <w:rPrChange w:id="1275" w:author="OpenAI" w:date="2026-10-01T18:07:00Z" w16du:dateUtc="2026-10-02T01:07:00Z">
                  <w:rPr/>
                </w:rPrChange>
              </w:rPr>
              <w:t>Monkey</w:t>
            </w:r>
          </w:p>
        </w:tc>
        <w:tc>
          <w:tcPr>
            <w:tcW w:w="1707" w:type="dxa"/>
            <w:tcBorders>
              <w:top w:val="single" w:sz="4" w:space="0" w:color="000000"/>
              <w:left w:val="single" w:sz="4" w:space="0" w:color="000000"/>
              <w:bottom w:val="single" w:sz="4" w:space="0" w:color="000000"/>
              <w:right w:val="single" w:sz="4" w:space="0" w:color="000000"/>
            </w:tcBorders>
            <w:vAlign w:val="center"/>
            <w:tcPrChange w:id="1276" w:author="OpenAI" w:date="2026-10-01T18:07:00Z" w16du:dateUtc="2026-10-02T01:07:00Z">
              <w:tcPr>
                <w:tcW w:w="1539"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277" w:author="OpenAI" w:date="2026-10-01T18:07:00Z" w16du:dateUtc="2026-10-02T01:07:00Z">
                  <w:rPr/>
                </w:rPrChange>
              </w:rPr>
            </w:pPr>
            <w:r>
              <w:rPr>
                <w:sz w:val="22"/>
                <w:rPrChange w:id="1278" w:author="OpenAI" w:date="2026-10-01T18:07:00Z" w16du:dateUtc="2026-10-02T01:07:00Z">
                  <w:rPr/>
                </w:rPrChange>
              </w:rPr>
              <w:t>kint</w:t>
            </w:r>
          </w:p>
        </w:tc>
        <w:tc>
          <w:tcPr>
            <w:tcW w:w="1172" w:type="dxa"/>
            <w:tcBorders>
              <w:top w:val="single" w:sz="4" w:space="0" w:color="000000"/>
              <w:left w:val="single" w:sz="4" w:space="0" w:color="000000"/>
              <w:bottom w:val="single" w:sz="4" w:space="0" w:color="000000"/>
              <w:right w:val="single" w:sz="4" w:space="0" w:color="000000"/>
            </w:tcBorders>
            <w:vAlign w:val="center"/>
            <w:tcPrChange w:id="1279" w:author="OpenAI" w:date="2026-10-01T18:07:00Z" w16du:dateUtc="2026-10-02T01:07:00Z">
              <w:tcPr>
                <w:tcW w:w="1169"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right"/>
              <w:rPr>
                <w:sz w:val="22"/>
                <w:rPrChange w:id="1280" w:author="OpenAI" w:date="2026-10-01T18:07:00Z" w16du:dateUtc="2026-10-02T01:07:00Z">
                  <w:rPr/>
                </w:rPrChange>
              </w:rPr>
            </w:pPr>
            <w:r>
              <w:rPr>
                <w:sz w:val="22"/>
                <w:rPrChange w:id="1281" w:author="OpenAI" w:date="2026-10-01T18:07:00Z" w16du:dateUtc="2026-10-02T01:07:00Z">
                  <w:rPr/>
                </w:rPrChange>
              </w:rPr>
              <w:t>0.25</w:t>
            </w:r>
          </w:p>
        </w:tc>
        <w:tc>
          <w:tcPr>
            <w:tcW w:w="807" w:type="dxa"/>
            <w:tcBorders>
              <w:top w:val="single" w:sz="4" w:space="0" w:color="000000"/>
              <w:left w:val="single" w:sz="4" w:space="0" w:color="000000"/>
              <w:bottom w:val="single" w:sz="4" w:space="0" w:color="000000"/>
              <w:right w:val="single" w:sz="4" w:space="0" w:color="000000"/>
            </w:tcBorders>
            <w:vAlign w:val="center"/>
            <w:tcPrChange w:id="1282" w:author="OpenAI" w:date="2026-10-01T18:07:00Z" w16du:dateUtc="2026-10-02T01:07:00Z">
              <w:tcPr>
                <w:tcW w:w="937"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283" w:author="OpenAI" w:date="2026-10-01T18:07:00Z" w16du:dateUtc="2026-10-02T01:07:00Z">
                  <w:rPr/>
                </w:rPrChange>
              </w:rPr>
            </w:pPr>
            <w:r>
              <w:rPr>
                <w:sz w:val="22"/>
                <w:rPrChange w:id="1284" w:author="OpenAI" w:date="2026-10-01T18:07:00Z" w16du:dateUtc="2026-10-02T01:07:00Z">
                  <w:rPr/>
                </w:rPrChange>
              </w:rPr>
              <w:t>1/h</w:t>
            </w:r>
          </w:p>
        </w:tc>
        <w:tc>
          <w:tcPr>
            <w:tcW w:w="3059" w:type="dxa"/>
            <w:tcBorders>
              <w:top w:val="single" w:sz="4" w:space="0" w:color="000000"/>
              <w:left w:val="single" w:sz="4" w:space="0" w:color="000000"/>
              <w:bottom w:val="single" w:sz="4" w:space="0" w:color="000000"/>
              <w:right w:val="single" w:sz="4" w:space="0" w:color="000000"/>
            </w:tcBorders>
            <w:vAlign w:val="center"/>
            <w:tcPrChange w:id="1285" w:author="OpenAI" w:date="2026-10-01T18:07:00Z" w16du:dateUtc="2026-10-02T01:07:00Z">
              <w:tcPr>
                <w:tcW w:w="2663"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286" w:author="OpenAI" w:date="2026-10-01T18:07:00Z" w16du:dateUtc="2026-10-02T01:07:00Z">
                  <w:rPr/>
                </w:rPrChange>
              </w:rPr>
            </w:pPr>
            <w:r>
              <w:rPr>
                <w:sz w:val="22"/>
                <w:rPrChange w:id="1287" w:author="OpenAI" w:date="2026-10-01T18:07:00Z" w16du:dateUtc="2026-10-02T01:07:00Z">
                  <w:rPr/>
                </w:rPrChange>
              </w:rPr>
              <w:t>pHrodo flow-cytometry internalization assay</w:t>
            </w:r>
          </w:p>
        </w:tc>
        <w:tc>
          <w:tcPr>
            <w:tcW w:w="1441" w:type="dxa"/>
            <w:tcBorders>
              <w:top w:val="single" w:sz="4" w:space="0" w:color="000000"/>
              <w:left w:val="single" w:sz="4" w:space="0" w:color="000000"/>
              <w:bottom w:val="single" w:sz="4" w:space="0" w:color="000000"/>
              <w:right w:val="single" w:sz="4" w:space="0" w:color="000000"/>
            </w:tcBorders>
            <w:cellDel w:id="1288" w:author="OpenAI" w:date="2026-10-01T18:07:00Z"/>
            <w:tcPrChange w:id="1289" w:author="OpenAI" w:date="2026-10-01T18:07:00Z" w16du:dateUtc="2026-10-02T01:07:00Z">
              <w:tcPr>
                <w:tcW w:w="1441" w:type="dxa"/>
                <w:gridSpan w:val="2"/>
                <w:tcBorders>
                  <w:top w:val="single" w:sz="4" w:space="0" w:color="000000"/>
                  <w:left w:val="single" w:sz="4" w:space="0" w:color="000000"/>
                  <w:bottom w:val="single" w:sz="4" w:space="0" w:color="000000"/>
                  <w:right w:val="single" w:sz="4" w:space="0" w:color="000000"/>
                </w:tcBorders>
                <w:vAlign w:val="center"/>
                <w:cellDel w:id="1290" w:author="OpenAI" w:date="2026-10-01T18:07:00Z"/>
              </w:tcPr>
            </w:tcPrChange>
          </w:tcPr>
          <w:p w:rsidR="007B1B89" w:rsidRDefault="007B1B89">
            <w:pPr>
              <w:jc w:val="center"/>
            </w:pPr>
            <w:del w:id="1291" w:author="OpenAI" w:date="2026-10-01T18:07:00Z" w16du:dateUtc="2026-10-02T01:07:00Z">
              <w:r>
                <w:delText>A Priori and Top Down</w:delText>
              </w:r>
            </w:del>
          </w:p>
        </w:tc>
        <w:tc>
          <w:tcPr>
            <w:tcW w:w="1172" w:type="dxa"/>
            <w:gridSpan w:val="2"/>
            <w:tcBorders>
              <w:top w:val="single" w:sz="4" w:space="0" w:color="000000"/>
              <w:left w:val="single" w:sz="4" w:space="0" w:color="000000"/>
              <w:bottom w:val="single" w:sz="4" w:space="0" w:color="000000"/>
              <w:right w:val="single" w:sz="4" w:space="0" w:color="000000"/>
            </w:tcBorders>
            <w:vAlign w:val="center"/>
            <w:tcPrChange w:id="1292" w:author="OpenAI" w:date="2026-10-01T18:07:00Z" w16du:dateUtc="2026-10-02T01:07:00Z">
              <w:tcPr>
                <w:tcW w:w="3115"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293" w:author="OpenAI" w:date="2026-10-01T18:07:00Z" w16du:dateUtc="2026-10-02T01:07:00Z">
                  <w:rPr/>
                </w:rPrChange>
              </w:rPr>
            </w:pPr>
            <w:r>
              <w:rPr>
                <w:sz w:val="22"/>
                <w:rPrChange w:id="1294" w:author="OpenAI" w:date="2026-10-01T18:07:00Z" w16du:dateUtc="2026-10-02T01:07:00Z">
                  <w:rPr/>
                </w:rPrChange>
              </w:rPr>
              <w:t>[7]</w:t>
            </w:r>
          </w:p>
        </w:tc>
      </w:tr>
      <w:tr w:rsidR="001425FF">
        <w:trPr>
          <w:trHeight w:val="720"/>
          <w:trPrChange w:id="1295" w:author="OpenAI" w:date="2026-10-01T18:07:00Z" w16du:dateUtc="2026-10-02T01:07:00Z">
            <w:trPr>
              <w:trHeight w:val="720"/>
            </w:trPr>
          </w:trPrChange>
        </w:trPr>
        <w:tc>
          <w:tcPr>
            <w:tcW w:w="1596" w:type="dxa"/>
            <w:tcBorders>
              <w:top w:val="single" w:sz="4" w:space="0" w:color="000000"/>
              <w:left w:val="single" w:sz="4" w:space="0" w:color="000000"/>
              <w:bottom w:val="single" w:sz="4" w:space="0" w:color="000000"/>
              <w:right w:val="single" w:sz="4" w:space="0" w:color="000000"/>
            </w:tcBorders>
            <w:vAlign w:val="center"/>
            <w:tcPrChange w:id="1296" w:author="OpenAI" w:date="2026-10-01T18:07:00Z" w16du:dateUtc="2026-10-02T01:07:00Z">
              <w:tcPr>
                <w:tcW w:w="1830"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297" w:author="OpenAI" w:date="2026-10-01T18:07:00Z" w16du:dateUtc="2026-10-02T01:07:00Z">
                  <w:rPr/>
                </w:rPrChange>
              </w:rPr>
            </w:pPr>
            <w:r>
              <w:rPr>
                <w:sz w:val="22"/>
                <w:rPrChange w:id="1298" w:author="OpenAI" w:date="2026-10-01T18:07:00Z" w16du:dateUtc="2026-10-02T01:07:00Z">
                  <w:rPr/>
                </w:rPrChange>
              </w:rPr>
              <w:t>Avelumab</w:t>
            </w:r>
          </w:p>
        </w:tc>
        <w:tc>
          <w:tcPr>
            <w:tcW w:w="956" w:type="dxa"/>
            <w:tcBorders>
              <w:top w:val="single" w:sz="4" w:space="0" w:color="000000"/>
              <w:left w:val="single" w:sz="4" w:space="0" w:color="000000"/>
              <w:bottom w:val="single" w:sz="4" w:space="0" w:color="000000"/>
              <w:right w:val="single" w:sz="4" w:space="0" w:color="000000"/>
            </w:tcBorders>
            <w:vAlign w:val="bottom"/>
            <w:tcPrChange w:id="1299" w:author="OpenAI" w:date="2026-10-01T18:07:00Z" w16du:dateUtc="2026-10-02T01:07:00Z">
              <w:tcPr>
                <w:tcW w:w="1161" w:type="dxa"/>
                <w:gridSpan w:val="2"/>
                <w:tcBorders>
                  <w:top w:val="single" w:sz="4" w:space="0" w:color="000000"/>
                  <w:left w:val="single" w:sz="4" w:space="0" w:color="000000"/>
                  <w:bottom w:val="single" w:sz="4" w:space="0" w:color="000000"/>
                  <w:right w:val="single" w:sz="4" w:space="0" w:color="000000"/>
                </w:tcBorders>
                <w:vAlign w:val="bottom"/>
              </w:tcPr>
            </w:tcPrChange>
          </w:tcPr>
          <w:p w:rsidR="001425FF" w:rsidRDefault="007B1B89">
            <w:pPr>
              <w:jc w:val="left"/>
              <w:rPr>
                <w:sz w:val="22"/>
                <w:rPrChange w:id="1300" w:author="OpenAI" w:date="2026-10-01T18:07:00Z" w16du:dateUtc="2026-10-02T01:07:00Z">
                  <w:rPr/>
                </w:rPrChange>
              </w:rPr>
            </w:pPr>
            <w:r>
              <w:rPr>
                <w:sz w:val="22"/>
                <w:rPrChange w:id="1301" w:author="OpenAI" w:date="2026-10-01T18:07:00Z" w16du:dateUtc="2026-10-02T01:07:00Z">
                  <w:rPr/>
                </w:rPrChange>
              </w:rPr>
              <w:t>Monkey</w:t>
            </w:r>
          </w:p>
        </w:tc>
        <w:tc>
          <w:tcPr>
            <w:tcW w:w="1707" w:type="dxa"/>
            <w:tcBorders>
              <w:top w:val="single" w:sz="4" w:space="0" w:color="000000"/>
              <w:left w:val="single" w:sz="4" w:space="0" w:color="000000"/>
              <w:bottom w:val="single" w:sz="4" w:space="0" w:color="000000"/>
              <w:right w:val="single" w:sz="4" w:space="0" w:color="000000"/>
            </w:tcBorders>
            <w:vAlign w:val="center"/>
            <w:tcPrChange w:id="1302" w:author="OpenAI" w:date="2026-10-01T18:07:00Z" w16du:dateUtc="2026-10-02T01:07:00Z">
              <w:tcPr>
                <w:tcW w:w="1539"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303" w:author="OpenAI" w:date="2026-10-01T18:07:00Z" w16du:dateUtc="2026-10-02T01:07:00Z">
                  <w:rPr/>
                </w:rPrChange>
              </w:rPr>
            </w:pPr>
            <w:r>
              <w:rPr>
                <w:sz w:val="22"/>
                <w:rPrChange w:id="1304" w:author="OpenAI" w:date="2026-10-01T18:07:00Z" w16du:dateUtc="2026-10-02T01:07:00Z">
                  <w:rPr/>
                </w:rPrChange>
              </w:rPr>
              <w:t>Reference target concentration</w:t>
            </w:r>
          </w:p>
        </w:tc>
        <w:tc>
          <w:tcPr>
            <w:tcW w:w="1172" w:type="dxa"/>
            <w:tcBorders>
              <w:top w:val="single" w:sz="4" w:space="0" w:color="000000"/>
              <w:left w:val="single" w:sz="4" w:space="0" w:color="000000"/>
              <w:bottom w:val="single" w:sz="4" w:space="0" w:color="000000"/>
              <w:right w:val="single" w:sz="4" w:space="0" w:color="000000"/>
            </w:tcBorders>
            <w:vAlign w:val="center"/>
            <w:tcPrChange w:id="1305" w:author="OpenAI" w:date="2026-10-01T18:07:00Z" w16du:dateUtc="2026-10-02T01:07:00Z">
              <w:tcPr>
                <w:tcW w:w="1169"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right"/>
              <w:rPr>
                <w:sz w:val="22"/>
                <w:rPrChange w:id="1306" w:author="OpenAI" w:date="2026-10-01T18:07:00Z" w16du:dateUtc="2026-10-02T01:07:00Z">
                  <w:rPr/>
                </w:rPrChange>
              </w:rPr>
            </w:pPr>
            <w:r>
              <w:rPr>
                <w:sz w:val="22"/>
                <w:rPrChange w:id="1307" w:author="OpenAI" w:date="2026-10-01T18:07:00Z" w16du:dateUtc="2026-10-02T01:07:00Z">
                  <w:rPr/>
                </w:rPrChange>
              </w:rPr>
              <w:t>0.609</w:t>
            </w:r>
          </w:p>
        </w:tc>
        <w:tc>
          <w:tcPr>
            <w:tcW w:w="807" w:type="dxa"/>
            <w:tcBorders>
              <w:top w:val="single" w:sz="4" w:space="0" w:color="000000"/>
              <w:left w:val="single" w:sz="4" w:space="0" w:color="000000"/>
              <w:bottom w:val="single" w:sz="4" w:space="0" w:color="000000"/>
              <w:right w:val="single" w:sz="4" w:space="0" w:color="000000"/>
            </w:tcBorders>
            <w:vAlign w:val="center"/>
            <w:tcPrChange w:id="1308" w:author="OpenAI" w:date="2026-10-01T18:07:00Z" w16du:dateUtc="2026-10-02T01:07:00Z">
              <w:tcPr>
                <w:tcW w:w="937"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309" w:author="OpenAI" w:date="2026-10-01T18:07:00Z" w16du:dateUtc="2026-10-02T01:07:00Z">
                  <w:rPr/>
                </w:rPrChange>
              </w:rPr>
            </w:pPr>
            <w:r>
              <w:rPr>
                <w:sz w:val="22"/>
                <w:rPrChange w:id="1310" w:author="OpenAI" w:date="2026-10-01T18:07:00Z" w16du:dateUtc="2026-10-02T01:07:00Z">
                  <w:rPr/>
                </w:rPrChange>
              </w:rPr>
              <w:t>nM</w:t>
            </w:r>
          </w:p>
        </w:tc>
        <w:tc>
          <w:tcPr>
            <w:tcW w:w="3059" w:type="dxa"/>
            <w:tcBorders>
              <w:top w:val="single" w:sz="4" w:space="0" w:color="000000"/>
              <w:left w:val="single" w:sz="4" w:space="0" w:color="000000"/>
              <w:bottom w:val="single" w:sz="4" w:space="0" w:color="000000"/>
              <w:right w:val="single" w:sz="4" w:space="0" w:color="000000"/>
            </w:tcBorders>
            <w:vAlign w:val="center"/>
            <w:tcPrChange w:id="1311" w:author="OpenAI" w:date="2026-10-01T18:07:00Z" w16du:dateUtc="2026-10-02T01:07:00Z">
              <w:tcPr>
                <w:tcW w:w="2663"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312" w:author="OpenAI" w:date="2026-10-01T18:07:00Z" w16du:dateUtc="2026-10-02T01:07:00Z">
                  <w:rPr/>
                </w:rPrChange>
              </w:rPr>
            </w:pPr>
            <w:r>
              <w:rPr>
                <w:sz w:val="22"/>
                <w:rPrChange w:id="1313" w:author="OpenAI" w:date="2026-10-01T18:07:00Z" w16du:dateUtc="2026-10-02T01:07:00Z">
                  <w:rPr/>
                </w:rPrChange>
              </w:rPr>
              <w:t>Model fitting by the authors [6]</w:t>
            </w:r>
          </w:p>
        </w:tc>
        <w:tc>
          <w:tcPr>
            <w:tcW w:w="1441" w:type="dxa"/>
            <w:tcBorders>
              <w:top w:val="single" w:sz="4" w:space="0" w:color="000000"/>
              <w:left w:val="single" w:sz="4" w:space="0" w:color="000000"/>
              <w:bottom w:val="single" w:sz="4" w:space="0" w:color="000000"/>
              <w:right w:val="single" w:sz="4" w:space="0" w:color="000000"/>
            </w:tcBorders>
            <w:cellDel w:id="1314" w:author="OpenAI" w:date="2026-10-01T18:07:00Z"/>
            <w:tcPrChange w:id="1315" w:author="OpenAI" w:date="2026-10-01T18:07:00Z" w16du:dateUtc="2026-10-02T01:07:00Z">
              <w:tcPr>
                <w:tcW w:w="1441" w:type="dxa"/>
                <w:gridSpan w:val="2"/>
                <w:tcBorders>
                  <w:top w:val="single" w:sz="4" w:space="0" w:color="000000"/>
                  <w:left w:val="single" w:sz="4" w:space="0" w:color="000000"/>
                  <w:bottom w:val="single" w:sz="4" w:space="0" w:color="000000"/>
                  <w:right w:val="single" w:sz="4" w:space="0" w:color="000000"/>
                </w:tcBorders>
                <w:vAlign w:val="center"/>
                <w:cellDel w:id="1316" w:author="OpenAI" w:date="2026-10-01T18:07:00Z"/>
              </w:tcPr>
            </w:tcPrChange>
          </w:tcPr>
          <w:p w:rsidR="007B1B89" w:rsidRDefault="007B1B89">
            <w:pPr>
              <w:jc w:val="center"/>
            </w:pPr>
            <w:del w:id="1317" w:author="OpenAI" w:date="2026-10-01T18:07:00Z" w16du:dateUtc="2026-10-02T01:07:00Z">
              <w:r>
                <w:delText>A Priori and Top Down</w:delText>
              </w:r>
            </w:del>
          </w:p>
        </w:tc>
        <w:tc>
          <w:tcPr>
            <w:tcW w:w="1172" w:type="dxa"/>
            <w:gridSpan w:val="2"/>
            <w:tcBorders>
              <w:top w:val="single" w:sz="4" w:space="0" w:color="000000"/>
              <w:left w:val="single" w:sz="4" w:space="0" w:color="000000"/>
              <w:bottom w:val="single" w:sz="4" w:space="0" w:color="000000"/>
              <w:right w:val="single" w:sz="4" w:space="0" w:color="000000"/>
            </w:tcBorders>
            <w:vAlign w:val="center"/>
            <w:tcPrChange w:id="1318" w:author="OpenAI" w:date="2026-10-01T18:07:00Z" w16du:dateUtc="2026-10-02T01:07:00Z">
              <w:tcPr>
                <w:tcW w:w="3115"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319" w:author="OpenAI" w:date="2026-10-01T18:07:00Z" w16du:dateUtc="2026-10-02T01:07:00Z">
                  <w:rPr/>
                </w:rPrChange>
              </w:rPr>
            </w:pPr>
            <w:r>
              <w:rPr>
                <w:sz w:val="22"/>
                <w:rPrChange w:id="1320" w:author="OpenAI" w:date="2026-10-01T18:07:00Z" w16du:dateUtc="2026-10-02T01:07:00Z">
                  <w:rPr/>
                </w:rPrChange>
              </w:rPr>
              <w:t>[6]</w:t>
            </w:r>
          </w:p>
        </w:tc>
      </w:tr>
      <w:tr w:rsidR="001425FF">
        <w:trPr>
          <w:trHeight w:val="720"/>
          <w:trPrChange w:id="1321" w:author="OpenAI" w:date="2026-10-01T18:07:00Z" w16du:dateUtc="2026-10-02T01:07:00Z">
            <w:trPr>
              <w:trHeight w:val="720"/>
            </w:trPr>
          </w:trPrChange>
        </w:trPr>
        <w:tc>
          <w:tcPr>
            <w:tcW w:w="1596" w:type="dxa"/>
            <w:tcBorders>
              <w:top w:val="single" w:sz="4" w:space="0" w:color="000000"/>
              <w:left w:val="single" w:sz="4" w:space="0" w:color="000000"/>
              <w:bottom w:val="single" w:sz="4" w:space="0" w:color="000000"/>
              <w:right w:val="single" w:sz="4" w:space="0" w:color="000000"/>
            </w:tcBorders>
            <w:vAlign w:val="center"/>
            <w:tcPrChange w:id="1322" w:author="OpenAI" w:date="2026-10-01T18:07:00Z" w16du:dateUtc="2026-10-02T01:07:00Z">
              <w:tcPr>
                <w:tcW w:w="1830"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323" w:author="OpenAI" w:date="2026-10-01T18:07:00Z" w16du:dateUtc="2026-10-02T01:07:00Z">
                  <w:rPr/>
                </w:rPrChange>
              </w:rPr>
            </w:pPr>
            <w:r>
              <w:rPr>
                <w:sz w:val="22"/>
                <w:rPrChange w:id="1324" w:author="OpenAI" w:date="2026-10-01T18:07:00Z" w16du:dateUtc="2026-10-02T01:07:00Z">
                  <w:rPr/>
                </w:rPrChange>
              </w:rPr>
              <w:t>Avelumab</w:t>
            </w:r>
          </w:p>
        </w:tc>
        <w:tc>
          <w:tcPr>
            <w:tcW w:w="956" w:type="dxa"/>
            <w:tcBorders>
              <w:top w:val="single" w:sz="4" w:space="0" w:color="000000"/>
              <w:left w:val="single" w:sz="4" w:space="0" w:color="000000"/>
              <w:bottom w:val="single" w:sz="4" w:space="0" w:color="000000"/>
              <w:right w:val="single" w:sz="4" w:space="0" w:color="000000"/>
            </w:tcBorders>
            <w:vAlign w:val="bottom"/>
            <w:tcPrChange w:id="1325" w:author="OpenAI" w:date="2026-10-01T18:07:00Z" w16du:dateUtc="2026-10-02T01:07:00Z">
              <w:tcPr>
                <w:tcW w:w="1161" w:type="dxa"/>
                <w:gridSpan w:val="2"/>
                <w:tcBorders>
                  <w:top w:val="single" w:sz="4" w:space="0" w:color="000000"/>
                  <w:left w:val="single" w:sz="4" w:space="0" w:color="000000"/>
                  <w:bottom w:val="single" w:sz="4" w:space="0" w:color="000000"/>
                  <w:right w:val="single" w:sz="4" w:space="0" w:color="000000"/>
                </w:tcBorders>
                <w:vAlign w:val="bottom"/>
              </w:tcPr>
            </w:tcPrChange>
          </w:tcPr>
          <w:p w:rsidR="001425FF" w:rsidRDefault="007B1B89">
            <w:pPr>
              <w:jc w:val="left"/>
              <w:rPr>
                <w:sz w:val="22"/>
                <w:rPrChange w:id="1326" w:author="OpenAI" w:date="2026-10-01T18:07:00Z" w16du:dateUtc="2026-10-02T01:07:00Z">
                  <w:rPr/>
                </w:rPrChange>
              </w:rPr>
            </w:pPr>
            <w:r>
              <w:rPr>
                <w:sz w:val="22"/>
                <w:rPrChange w:id="1327" w:author="OpenAI" w:date="2026-10-01T18:07:00Z" w16du:dateUtc="2026-10-02T01:07:00Z">
                  <w:rPr/>
                </w:rPrChange>
              </w:rPr>
              <w:t>Monkey</w:t>
            </w:r>
          </w:p>
        </w:tc>
        <w:tc>
          <w:tcPr>
            <w:tcW w:w="1707" w:type="dxa"/>
            <w:tcBorders>
              <w:top w:val="single" w:sz="4" w:space="0" w:color="000000"/>
              <w:left w:val="single" w:sz="4" w:space="0" w:color="000000"/>
              <w:bottom w:val="single" w:sz="4" w:space="0" w:color="000000"/>
              <w:right w:val="single" w:sz="4" w:space="0" w:color="000000"/>
            </w:tcBorders>
            <w:vAlign w:val="center"/>
            <w:tcPrChange w:id="1328" w:author="OpenAI" w:date="2026-10-01T18:07:00Z" w16du:dateUtc="2026-10-02T01:07:00Z">
              <w:tcPr>
                <w:tcW w:w="1539"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329" w:author="OpenAI" w:date="2026-10-01T18:07:00Z" w16du:dateUtc="2026-10-02T01:07:00Z">
                  <w:rPr/>
                </w:rPrChange>
              </w:rPr>
            </w:pPr>
            <w:r>
              <w:rPr>
                <w:sz w:val="22"/>
                <w:rPrChange w:id="1330" w:author="OpenAI" w:date="2026-10-01T18:07:00Z" w16du:dateUtc="2026-10-02T01:07:00Z">
                  <w:rPr/>
                </w:rPrChange>
              </w:rPr>
              <w:t>kdeg</w:t>
            </w:r>
          </w:p>
        </w:tc>
        <w:tc>
          <w:tcPr>
            <w:tcW w:w="1172" w:type="dxa"/>
            <w:tcBorders>
              <w:top w:val="single" w:sz="4" w:space="0" w:color="000000"/>
              <w:left w:val="single" w:sz="4" w:space="0" w:color="000000"/>
              <w:bottom w:val="single" w:sz="4" w:space="0" w:color="000000"/>
              <w:right w:val="single" w:sz="4" w:space="0" w:color="000000"/>
            </w:tcBorders>
            <w:vAlign w:val="center"/>
            <w:tcPrChange w:id="1331" w:author="OpenAI" w:date="2026-10-01T18:07:00Z" w16du:dateUtc="2026-10-02T01:07:00Z">
              <w:tcPr>
                <w:tcW w:w="1169"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right"/>
              <w:rPr>
                <w:sz w:val="22"/>
                <w:rPrChange w:id="1332" w:author="OpenAI" w:date="2026-10-01T18:07:00Z" w16du:dateUtc="2026-10-02T01:07:00Z">
                  <w:rPr/>
                </w:rPrChange>
              </w:rPr>
            </w:pPr>
            <w:r>
              <w:rPr>
                <w:sz w:val="22"/>
                <w:rPrChange w:id="1333" w:author="OpenAI" w:date="2026-10-01T18:07:00Z" w16du:dateUtc="2026-10-02T01:07:00Z">
                  <w:rPr/>
                </w:rPrChange>
              </w:rPr>
              <w:t>0.0426</w:t>
            </w:r>
          </w:p>
        </w:tc>
        <w:tc>
          <w:tcPr>
            <w:tcW w:w="807" w:type="dxa"/>
            <w:tcBorders>
              <w:top w:val="single" w:sz="4" w:space="0" w:color="000000"/>
              <w:left w:val="single" w:sz="4" w:space="0" w:color="000000"/>
              <w:bottom w:val="single" w:sz="4" w:space="0" w:color="000000"/>
              <w:right w:val="single" w:sz="4" w:space="0" w:color="000000"/>
            </w:tcBorders>
            <w:vAlign w:val="center"/>
            <w:tcPrChange w:id="1334" w:author="OpenAI" w:date="2026-10-01T18:07:00Z" w16du:dateUtc="2026-10-02T01:07:00Z">
              <w:tcPr>
                <w:tcW w:w="937"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335" w:author="OpenAI" w:date="2026-10-01T18:07:00Z" w16du:dateUtc="2026-10-02T01:07:00Z">
                  <w:rPr/>
                </w:rPrChange>
              </w:rPr>
            </w:pPr>
            <w:r>
              <w:rPr>
                <w:sz w:val="22"/>
                <w:rPrChange w:id="1336" w:author="OpenAI" w:date="2026-10-01T18:07:00Z" w16du:dateUtc="2026-10-02T01:07:00Z">
                  <w:rPr/>
                </w:rPrChange>
              </w:rPr>
              <w:t>1/h</w:t>
            </w:r>
          </w:p>
        </w:tc>
        <w:tc>
          <w:tcPr>
            <w:tcW w:w="3059" w:type="dxa"/>
            <w:tcBorders>
              <w:top w:val="single" w:sz="4" w:space="0" w:color="000000"/>
              <w:left w:val="single" w:sz="4" w:space="0" w:color="000000"/>
              <w:bottom w:val="single" w:sz="4" w:space="0" w:color="000000"/>
              <w:right w:val="single" w:sz="4" w:space="0" w:color="000000"/>
            </w:tcBorders>
            <w:vAlign w:val="center"/>
            <w:tcPrChange w:id="1337" w:author="OpenAI" w:date="2026-10-01T18:07:00Z" w16du:dateUtc="2026-10-02T01:07:00Z">
              <w:tcPr>
                <w:tcW w:w="2663"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338" w:author="OpenAI" w:date="2026-10-01T18:07:00Z" w16du:dateUtc="2026-10-02T01:07:00Z">
                  <w:rPr/>
                </w:rPrChange>
              </w:rPr>
            </w:pPr>
            <w:r>
              <w:rPr>
                <w:sz w:val="22"/>
                <w:rPrChange w:id="1339" w:author="OpenAI" w:date="2026-10-01T18:07:00Z" w16du:dateUtc="2026-10-02T01:07:00Z">
                  <w:rPr/>
                </w:rPrChange>
              </w:rPr>
              <w:t>Model fitting by the authors [6]</w:t>
            </w:r>
          </w:p>
        </w:tc>
        <w:tc>
          <w:tcPr>
            <w:tcW w:w="1441" w:type="dxa"/>
            <w:tcBorders>
              <w:top w:val="single" w:sz="4" w:space="0" w:color="000000"/>
              <w:left w:val="single" w:sz="4" w:space="0" w:color="000000"/>
              <w:bottom w:val="single" w:sz="4" w:space="0" w:color="000000"/>
              <w:right w:val="single" w:sz="4" w:space="0" w:color="000000"/>
            </w:tcBorders>
            <w:cellDel w:id="1340" w:author="OpenAI" w:date="2026-10-01T18:07:00Z"/>
            <w:tcPrChange w:id="1341" w:author="OpenAI" w:date="2026-10-01T18:07:00Z" w16du:dateUtc="2026-10-02T01:07:00Z">
              <w:tcPr>
                <w:tcW w:w="1441" w:type="dxa"/>
                <w:gridSpan w:val="2"/>
                <w:tcBorders>
                  <w:top w:val="single" w:sz="4" w:space="0" w:color="000000"/>
                  <w:left w:val="single" w:sz="4" w:space="0" w:color="000000"/>
                  <w:bottom w:val="single" w:sz="4" w:space="0" w:color="000000"/>
                  <w:right w:val="single" w:sz="4" w:space="0" w:color="000000"/>
                </w:tcBorders>
                <w:vAlign w:val="center"/>
                <w:cellDel w:id="1342" w:author="OpenAI" w:date="2026-10-01T18:07:00Z"/>
              </w:tcPr>
            </w:tcPrChange>
          </w:tcPr>
          <w:p w:rsidR="007B1B89" w:rsidRDefault="007B1B89">
            <w:pPr>
              <w:jc w:val="center"/>
            </w:pPr>
            <w:del w:id="1343" w:author="OpenAI" w:date="2026-10-01T18:07:00Z" w16du:dateUtc="2026-10-02T01:07:00Z">
              <w:r>
                <w:delText>A Priori and Top Down</w:delText>
              </w:r>
            </w:del>
          </w:p>
        </w:tc>
        <w:tc>
          <w:tcPr>
            <w:tcW w:w="1172" w:type="dxa"/>
            <w:gridSpan w:val="2"/>
            <w:tcBorders>
              <w:top w:val="single" w:sz="4" w:space="0" w:color="000000"/>
              <w:left w:val="single" w:sz="4" w:space="0" w:color="000000"/>
              <w:bottom w:val="single" w:sz="4" w:space="0" w:color="000000"/>
              <w:right w:val="single" w:sz="4" w:space="0" w:color="000000"/>
            </w:tcBorders>
            <w:vAlign w:val="center"/>
            <w:tcPrChange w:id="1344" w:author="OpenAI" w:date="2026-10-01T18:07:00Z" w16du:dateUtc="2026-10-02T01:07:00Z">
              <w:tcPr>
                <w:tcW w:w="3115"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345" w:author="OpenAI" w:date="2026-10-01T18:07:00Z" w16du:dateUtc="2026-10-02T01:07:00Z">
                  <w:rPr/>
                </w:rPrChange>
              </w:rPr>
            </w:pPr>
            <w:r>
              <w:rPr>
                <w:sz w:val="22"/>
                <w:rPrChange w:id="1346" w:author="OpenAI" w:date="2026-10-01T18:07:00Z" w16du:dateUtc="2026-10-02T01:07:00Z">
                  <w:rPr/>
                </w:rPrChange>
              </w:rPr>
              <w:t>[6]</w:t>
            </w:r>
          </w:p>
        </w:tc>
      </w:tr>
      <w:tr w:rsidR="001425FF">
        <w:trPr>
          <w:trHeight w:val="720"/>
          <w:trPrChange w:id="1347" w:author="OpenAI" w:date="2026-10-01T18:07:00Z" w16du:dateUtc="2026-10-02T01:07:00Z">
            <w:trPr>
              <w:trHeight w:val="720"/>
            </w:trPr>
          </w:trPrChange>
        </w:trPr>
        <w:tc>
          <w:tcPr>
            <w:tcW w:w="1596" w:type="dxa"/>
            <w:tcBorders>
              <w:top w:val="single" w:sz="4" w:space="0" w:color="000000"/>
              <w:left w:val="single" w:sz="4" w:space="0" w:color="000000"/>
              <w:bottom w:val="single" w:sz="4" w:space="0" w:color="000000"/>
              <w:right w:val="single" w:sz="4" w:space="0" w:color="000000"/>
            </w:tcBorders>
            <w:vAlign w:val="center"/>
            <w:tcPrChange w:id="1348" w:author="OpenAI" w:date="2026-10-01T18:07:00Z" w16du:dateUtc="2026-10-02T01:07:00Z">
              <w:tcPr>
                <w:tcW w:w="1830"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349" w:author="OpenAI" w:date="2026-10-01T18:07:00Z" w16du:dateUtc="2026-10-02T01:07:00Z">
                  <w:rPr/>
                </w:rPrChange>
              </w:rPr>
            </w:pPr>
            <w:r>
              <w:rPr>
                <w:sz w:val="22"/>
                <w:rPrChange w:id="1350" w:author="OpenAI" w:date="2026-10-01T18:07:00Z" w16du:dateUtc="2026-10-02T01:07:00Z">
                  <w:rPr/>
                </w:rPrChange>
              </w:rPr>
              <w:t>Avelumab</w:t>
            </w:r>
          </w:p>
        </w:tc>
        <w:tc>
          <w:tcPr>
            <w:tcW w:w="956" w:type="dxa"/>
            <w:tcBorders>
              <w:top w:val="single" w:sz="4" w:space="0" w:color="000000"/>
              <w:left w:val="single" w:sz="4" w:space="0" w:color="000000"/>
              <w:bottom w:val="single" w:sz="4" w:space="0" w:color="000000"/>
              <w:right w:val="single" w:sz="4" w:space="0" w:color="000000"/>
            </w:tcBorders>
            <w:vAlign w:val="bottom"/>
            <w:tcPrChange w:id="1351" w:author="OpenAI" w:date="2026-10-01T18:07:00Z" w16du:dateUtc="2026-10-02T01:07:00Z">
              <w:tcPr>
                <w:tcW w:w="1161" w:type="dxa"/>
                <w:gridSpan w:val="2"/>
                <w:tcBorders>
                  <w:top w:val="single" w:sz="4" w:space="0" w:color="000000"/>
                  <w:left w:val="single" w:sz="4" w:space="0" w:color="000000"/>
                  <w:bottom w:val="single" w:sz="4" w:space="0" w:color="000000"/>
                  <w:right w:val="single" w:sz="4" w:space="0" w:color="000000"/>
                </w:tcBorders>
                <w:vAlign w:val="bottom"/>
              </w:tcPr>
            </w:tcPrChange>
          </w:tcPr>
          <w:p w:rsidR="001425FF" w:rsidRDefault="007B1B89">
            <w:pPr>
              <w:jc w:val="left"/>
              <w:rPr>
                <w:sz w:val="22"/>
                <w:rPrChange w:id="1352" w:author="OpenAI" w:date="2026-10-01T18:07:00Z" w16du:dateUtc="2026-10-02T01:07:00Z">
                  <w:rPr/>
                </w:rPrChange>
              </w:rPr>
            </w:pPr>
            <w:r>
              <w:rPr>
                <w:sz w:val="22"/>
                <w:rPrChange w:id="1353" w:author="OpenAI" w:date="2026-10-01T18:07:00Z" w16du:dateUtc="2026-10-02T01:07:00Z">
                  <w:rPr/>
                </w:rPrChange>
              </w:rPr>
              <w:t>Monkey</w:t>
            </w:r>
          </w:p>
        </w:tc>
        <w:tc>
          <w:tcPr>
            <w:tcW w:w="1707" w:type="dxa"/>
            <w:tcBorders>
              <w:top w:val="single" w:sz="4" w:space="0" w:color="000000"/>
              <w:left w:val="single" w:sz="4" w:space="0" w:color="000000"/>
              <w:bottom w:val="single" w:sz="4" w:space="0" w:color="000000"/>
              <w:right w:val="single" w:sz="4" w:space="0" w:color="000000"/>
            </w:tcBorders>
            <w:vAlign w:val="center"/>
            <w:tcPrChange w:id="1354" w:author="OpenAI" w:date="2026-10-01T18:07:00Z" w16du:dateUtc="2026-10-02T01:07:00Z">
              <w:tcPr>
                <w:tcW w:w="1539"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355" w:author="OpenAI" w:date="2026-10-01T18:07:00Z" w16du:dateUtc="2026-10-02T01:07:00Z">
                  <w:rPr/>
                </w:rPrChange>
              </w:rPr>
            </w:pPr>
            <w:r>
              <w:rPr>
                <w:sz w:val="22"/>
                <w:rPrChange w:id="1356" w:author="OpenAI" w:date="2026-10-01T18:07:00Z" w16du:dateUtc="2026-10-02T01:07:00Z">
                  <w:rPr/>
                </w:rPrChange>
              </w:rPr>
              <w:t>Kd (FcRn) in endosomal space</w:t>
            </w:r>
          </w:p>
        </w:tc>
        <w:tc>
          <w:tcPr>
            <w:tcW w:w="1172" w:type="dxa"/>
            <w:tcBorders>
              <w:top w:val="single" w:sz="4" w:space="0" w:color="000000"/>
              <w:left w:val="single" w:sz="4" w:space="0" w:color="000000"/>
              <w:bottom w:val="single" w:sz="4" w:space="0" w:color="000000"/>
              <w:right w:val="single" w:sz="4" w:space="0" w:color="000000"/>
            </w:tcBorders>
            <w:vAlign w:val="center"/>
            <w:tcPrChange w:id="1357" w:author="OpenAI" w:date="2026-10-01T18:07:00Z" w16du:dateUtc="2026-10-02T01:07:00Z">
              <w:tcPr>
                <w:tcW w:w="1169"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right"/>
              <w:rPr>
                <w:sz w:val="22"/>
                <w:rPrChange w:id="1358" w:author="OpenAI" w:date="2026-10-01T18:07:00Z" w16du:dateUtc="2026-10-02T01:07:00Z">
                  <w:rPr/>
                </w:rPrChange>
              </w:rPr>
            </w:pPr>
            <w:r>
              <w:rPr>
                <w:sz w:val="22"/>
                <w:rPrChange w:id="1359" w:author="OpenAI" w:date="2026-10-01T18:07:00Z" w16du:dateUtc="2026-10-02T01:07:00Z">
                  <w:rPr/>
                </w:rPrChange>
              </w:rPr>
              <w:t>1.07</w:t>
            </w:r>
          </w:p>
        </w:tc>
        <w:tc>
          <w:tcPr>
            <w:tcW w:w="807" w:type="dxa"/>
            <w:tcBorders>
              <w:top w:val="single" w:sz="4" w:space="0" w:color="000000"/>
              <w:left w:val="single" w:sz="4" w:space="0" w:color="000000"/>
              <w:bottom w:val="single" w:sz="4" w:space="0" w:color="000000"/>
              <w:right w:val="single" w:sz="4" w:space="0" w:color="000000"/>
            </w:tcBorders>
            <w:vAlign w:val="center"/>
            <w:tcPrChange w:id="1360" w:author="OpenAI" w:date="2026-10-01T18:07:00Z" w16du:dateUtc="2026-10-02T01:07:00Z">
              <w:tcPr>
                <w:tcW w:w="937"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361" w:author="OpenAI" w:date="2026-10-01T18:07:00Z" w16du:dateUtc="2026-10-02T01:07:00Z">
                  <w:rPr/>
                </w:rPrChange>
              </w:rPr>
            </w:pPr>
            <w:r>
              <w:rPr>
                <w:sz w:val="22"/>
                <w:rPrChange w:id="1362" w:author="OpenAI" w:date="2026-10-01T18:07:00Z" w16du:dateUtc="2026-10-02T01:07:00Z">
                  <w:rPr/>
                </w:rPrChange>
              </w:rPr>
              <w:t>uM</w:t>
            </w:r>
          </w:p>
        </w:tc>
        <w:tc>
          <w:tcPr>
            <w:tcW w:w="3059" w:type="dxa"/>
            <w:tcBorders>
              <w:top w:val="single" w:sz="4" w:space="0" w:color="000000"/>
              <w:left w:val="single" w:sz="4" w:space="0" w:color="000000"/>
              <w:bottom w:val="single" w:sz="4" w:space="0" w:color="000000"/>
              <w:right w:val="single" w:sz="4" w:space="0" w:color="000000"/>
            </w:tcBorders>
            <w:vAlign w:val="center"/>
            <w:tcPrChange w:id="1363" w:author="OpenAI" w:date="2026-10-01T18:07:00Z" w16du:dateUtc="2026-10-02T01:07:00Z">
              <w:tcPr>
                <w:tcW w:w="2663"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364" w:author="OpenAI" w:date="2026-10-01T18:07:00Z" w16du:dateUtc="2026-10-02T01:07:00Z">
                  <w:rPr/>
                </w:rPrChange>
              </w:rPr>
            </w:pPr>
            <w:r>
              <w:rPr>
                <w:sz w:val="22"/>
                <w:rPrChange w:id="1365" w:author="OpenAI" w:date="2026-10-01T18:07:00Z" w16du:dateUtc="2026-10-02T01:07:00Z">
                  <w:rPr/>
                </w:rPrChange>
              </w:rPr>
              <w:t>Model-based meta-analysis</w:t>
            </w:r>
          </w:p>
        </w:tc>
        <w:tc>
          <w:tcPr>
            <w:tcW w:w="1441" w:type="dxa"/>
            <w:tcBorders>
              <w:top w:val="single" w:sz="4" w:space="0" w:color="000000"/>
              <w:left w:val="single" w:sz="4" w:space="0" w:color="000000"/>
              <w:bottom w:val="single" w:sz="4" w:space="0" w:color="000000"/>
              <w:right w:val="single" w:sz="4" w:space="0" w:color="000000"/>
            </w:tcBorders>
            <w:cellDel w:id="1366" w:author="OpenAI" w:date="2026-10-01T18:07:00Z"/>
            <w:tcPrChange w:id="1367" w:author="OpenAI" w:date="2026-10-01T18:07:00Z" w16du:dateUtc="2026-10-02T01:07:00Z">
              <w:tcPr>
                <w:tcW w:w="1441" w:type="dxa"/>
                <w:gridSpan w:val="2"/>
                <w:tcBorders>
                  <w:top w:val="single" w:sz="4" w:space="0" w:color="000000"/>
                  <w:left w:val="single" w:sz="4" w:space="0" w:color="000000"/>
                  <w:bottom w:val="single" w:sz="4" w:space="0" w:color="000000"/>
                  <w:right w:val="single" w:sz="4" w:space="0" w:color="000000"/>
                </w:tcBorders>
                <w:vAlign w:val="center"/>
                <w:cellDel w:id="1368" w:author="OpenAI" w:date="2026-10-01T18:07:00Z"/>
              </w:tcPr>
            </w:tcPrChange>
          </w:tcPr>
          <w:p w:rsidR="007B1B89" w:rsidRDefault="007B1B89">
            <w:pPr>
              <w:jc w:val="center"/>
            </w:pPr>
            <w:del w:id="1369" w:author="OpenAI" w:date="2026-10-01T18:07:00Z" w16du:dateUtc="2026-10-02T01:07:00Z">
              <w:r>
                <w:delText>A Priori</w:delText>
              </w:r>
            </w:del>
          </w:p>
        </w:tc>
        <w:tc>
          <w:tcPr>
            <w:tcW w:w="1172" w:type="dxa"/>
            <w:gridSpan w:val="2"/>
            <w:tcBorders>
              <w:top w:val="single" w:sz="4" w:space="0" w:color="000000"/>
              <w:left w:val="single" w:sz="4" w:space="0" w:color="000000"/>
              <w:bottom w:val="single" w:sz="4" w:space="0" w:color="000000"/>
              <w:right w:val="single" w:sz="4" w:space="0" w:color="000000"/>
            </w:tcBorders>
            <w:vAlign w:val="center"/>
            <w:tcPrChange w:id="1370" w:author="OpenAI" w:date="2026-10-01T18:07:00Z" w16du:dateUtc="2026-10-02T01:07:00Z">
              <w:tcPr>
                <w:tcW w:w="3115"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371" w:author="OpenAI" w:date="2026-10-01T18:07:00Z" w16du:dateUtc="2026-10-02T01:07:00Z">
                  <w:rPr/>
                </w:rPrChange>
              </w:rPr>
            </w:pPr>
            <w:r>
              <w:rPr>
                <w:sz w:val="22"/>
                <w:rPrChange w:id="1372" w:author="OpenAI" w:date="2026-10-01T18:07:00Z" w16du:dateUtc="2026-10-02T01:07:00Z">
                  <w:rPr/>
                </w:rPrChange>
              </w:rPr>
              <w:t>[5]</w:t>
            </w:r>
          </w:p>
        </w:tc>
      </w:tr>
      <w:tr w:rsidR="001425FF">
        <w:trPr>
          <w:trHeight w:val="720"/>
          <w:trPrChange w:id="1373" w:author="OpenAI" w:date="2026-10-01T18:07:00Z" w16du:dateUtc="2026-10-02T01:07:00Z">
            <w:trPr>
              <w:trHeight w:val="720"/>
            </w:trPr>
          </w:trPrChange>
        </w:trPr>
        <w:tc>
          <w:tcPr>
            <w:tcW w:w="1596" w:type="dxa"/>
            <w:tcBorders>
              <w:top w:val="single" w:sz="4" w:space="0" w:color="000000"/>
              <w:left w:val="single" w:sz="4" w:space="0" w:color="000000"/>
              <w:bottom w:val="single" w:sz="4" w:space="0" w:color="000000"/>
              <w:right w:val="single" w:sz="4" w:space="0" w:color="000000"/>
            </w:tcBorders>
            <w:vAlign w:val="center"/>
            <w:tcPrChange w:id="1374" w:author="OpenAI" w:date="2026-10-01T18:07:00Z" w16du:dateUtc="2026-10-02T01:07:00Z">
              <w:tcPr>
                <w:tcW w:w="1830"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375" w:author="OpenAI" w:date="2026-10-01T18:07:00Z" w16du:dateUtc="2026-10-02T01:07:00Z">
                  <w:rPr/>
                </w:rPrChange>
              </w:rPr>
            </w:pPr>
            <w:r>
              <w:rPr>
                <w:sz w:val="22"/>
                <w:rPrChange w:id="1376" w:author="OpenAI" w:date="2026-10-01T18:07:00Z" w16du:dateUtc="2026-10-02T01:07:00Z">
                  <w:rPr/>
                </w:rPrChange>
              </w:rPr>
              <w:t>Bevacizumab</w:t>
            </w:r>
          </w:p>
        </w:tc>
        <w:tc>
          <w:tcPr>
            <w:tcW w:w="956" w:type="dxa"/>
            <w:tcBorders>
              <w:top w:val="single" w:sz="4" w:space="0" w:color="000000"/>
              <w:left w:val="single" w:sz="4" w:space="0" w:color="000000"/>
              <w:bottom w:val="single" w:sz="4" w:space="0" w:color="000000"/>
              <w:right w:val="single" w:sz="4" w:space="0" w:color="000000"/>
            </w:tcBorders>
            <w:vAlign w:val="bottom"/>
            <w:tcPrChange w:id="1377" w:author="OpenAI" w:date="2026-10-01T18:07:00Z" w16du:dateUtc="2026-10-02T01:07:00Z">
              <w:tcPr>
                <w:tcW w:w="1161" w:type="dxa"/>
                <w:gridSpan w:val="2"/>
                <w:tcBorders>
                  <w:top w:val="single" w:sz="4" w:space="0" w:color="000000"/>
                  <w:left w:val="single" w:sz="4" w:space="0" w:color="000000"/>
                  <w:bottom w:val="single" w:sz="4" w:space="0" w:color="000000"/>
                  <w:right w:val="single" w:sz="4" w:space="0" w:color="000000"/>
                </w:tcBorders>
                <w:vAlign w:val="bottom"/>
              </w:tcPr>
            </w:tcPrChange>
          </w:tcPr>
          <w:p w:rsidR="001425FF" w:rsidRDefault="007B1B89">
            <w:pPr>
              <w:jc w:val="left"/>
              <w:rPr>
                <w:sz w:val="22"/>
                <w:rPrChange w:id="1378" w:author="OpenAI" w:date="2026-10-01T18:07:00Z" w16du:dateUtc="2026-10-02T01:07:00Z">
                  <w:rPr/>
                </w:rPrChange>
              </w:rPr>
            </w:pPr>
            <w:r>
              <w:rPr>
                <w:sz w:val="22"/>
                <w:rPrChange w:id="1379" w:author="OpenAI" w:date="2026-10-01T18:07:00Z" w16du:dateUtc="2026-10-02T01:07:00Z">
                  <w:rPr/>
                </w:rPrChange>
              </w:rPr>
              <w:t>Monkey</w:t>
            </w:r>
          </w:p>
        </w:tc>
        <w:tc>
          <w:tcPr>
            <w:tcW w:w="1707" w:type="dxa"/>
            <w:tcBorders>
              <w:top w:val="single" w:sz="4" w:space="0" w:color="000000"/>
              <w:left w:val="single" w:sz="4" w:space="0" w:color="000000"/>
              <w:bottom w:val="single" w:sz="4" w:space="0" w:color="000000"/>
              <w:right w:val="single" w:sz="4" w:space="0" w:color="000000"/>
            </w:tcBorders>
            <w:vAlign w:val="center"/>
            <w:tcPrChange w:id="1380" w:author="OpenAI" w:date="2026-10-01T18:07:00Z" w16du:dateUtc="2026-10-02T01:07:00Z">
              <w:tcPr>
                <w:tcW w:w="1539"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381" w:author="OpenAI" w:date="2026-10-01T18:07:00Z" w16du:dateUtc="2026-10-02T01:07:00Z">
                  <w:rPr/>
                </w:rPrChange>
              </w:rPr>
            </w:pPr>
            <w:r>
              <w:rPr>
                <w:sz w:val="22"/>
                <w:rPrChange w:id="1382" w:author="OpenAI" w:date="2026-10-01T18:07:00Z" w16du:dateUtc="2026-10-02T01:07:00Z">
                  <w:rPr/>
                </w:rPrChange>
              </w:rPr>
              <w:t>Kd</w:t>
            </w:r>
          </w:p>
        </w:tc>
        <w:tc>
          <w:tcPr>
            <w:tcW w:w="1172" w:type="dxa"/>
            <w:tcBorders>
              <w:top w:val="single" w:sz="4" w:space="0" w:color="000000"/>
              <w:left w:val="single" w:sz="4" w:space="0" w:color="000000"/>
              <w:bottom w:val="single" w:sz="4" w:space="0" w:color="000000"/>
              <w:right w:val="single" w:sz="4" w:space="0" w:color="000000"/>
            </w:tcBorders>
            <w:vAlign w:val="center"/>
            <w:tcPrChange w:id="1383" w:author="OpenAI" w:date="2026-10-01T18:07:00Z" w16du:dateUtc="2026-10-02T01:07:00Z">
              <w:tcPr>
                <w:tcW w:w="1169"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right"/>
              <w:rPr>
                <w:sz w:val="22"/>
                <w:rPrChange w:id="1384" w:author="OpenAI" w:date="2026-10-01T18:07:00Z" w16du:dateUtc="2026-10-02T01:07:00Z">
                  <w:rPr/>
                </w:rPrChange>
              </w:rPr>
            </w:pPr>
            <w:r>
              <w:rPr>
                <w:sz w:val="22"/>
                <w:rPrChange w:id="1385" w:author="OpenAI" w:date="2026-10-01T18:07:00Z" w16du:dateUtc="2026-10-02T01:07:00Z">
                  <w:rPr/>
                </w:rPrChange>
              </w:rPr>
              <w:t>0.000058</w:t>
            </w:r>
          </w:p>
        </w:tc>
        <w:tc>
          <w:tcPr>
            <w:tcW w:w="807" w:type="dxa"/>
            <w:tcBorders>
              <w:top w:val="single" w:sz="4" w:space="0" w:color="000000"/>
              <w:left w:val="single" w:sz="4" w:space="0" w:color="000000"/>
              <w:bottom w:val="single" w:sz="4" w:space="0" w:color="000000"/>
              <w:right w:val="single" w:sz="4" w:space="0" w:color="000000"/>
            </w:tcBorders>
            <w:vAlign w:val="center"/>
            <w:tcPrChange w:id="1386" w:author="OpenAI" w:date="2026-10-01T18:07:00Z" w16du:dateUtc="2026-10-02T01:07:00Z">
              <w:tcPr>
                <w:tcW w:w="937"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387" w:author="OpenAI" w:date="2026-10-01T18:07:00Z" w16du:dateUtc="2026-10-02T01:07:00Z">
                  <w:rPr/>
                </w:rPrChange>
              </w:rPr>
            </w:pPr>
            <w:r>
              <w:rPr>
                <w:sz w:val="22"/>
                <w:rPrChange w:id="1388" w:author="OpenAI" w:date="2026-10-01T18:07:00Z" w16du:dateUtc="2026-10-02T01:07:00Z">
                  <w:rPr/>
                </w:rPrChange>
              </w:rPr>
              <w:t>uM</w:t>
            </w:r>
          </w:p>
        </w:tc>
        <w:tc>
          <w:tcPr>
            <w:tcW w:w="3059" w:type="dxa"/>
            <w:tcBorders>
              <w:top w:val="single" w:sz="4" w:space="0" w:color="000000"/>
              <w:left w:val="single" w:sz="4" w:space="0" w:color="000000"/>
              <w:bottom w:val="single" w:sz="4" w:space="0" w:color="000000"/>
              <w:right w:val="single" w:sz="4" w:space="0" w:color="000000"/>
            </w:tcBorders>
            <w:vAlign w:val="center"/>
            <w:tcPrChange w:id="1389" w:author="OpenAI" w:date="2026-10-01T18:07:00Z" w16du:dateUtc="2026-10-02T01:07:00Z">
              <w:tcPr>
                <w:tcW w:w="2663"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390" w:author="OpenAI" w:date="2026-10-01T18:07:00Z" w16du:dateUtc="2026-10-02T01:07:00Z">
                  <w:rPr/>
                </w:rPrChange>
              </w:rPr>
            </w:pPr>
            <w:r>
              <w:rPr>
                <w:sz w:val="22"/>
                <w:rPrChange w:id="1391" w:author="OpenAI" w:date="2026-10-01T18:07:00Z" w16du:dateUtc="2026-10-02T01:07:00Z">
                  <w:rPr/>
                </w:rPrChange>
              </w:rPr>
              <w:t>SPR-Biacore</w:t>
            </w:r>
          </w:p>
        </w:tc>
        <w:tc>
          <w:tcPr>
            <w:tcW w:w="1441" w:type="dxa"/>
            <w:tcBorders>
              <w:top w:val="single" w:sz="4" w:space="0" w:color="000000"/>
              <w:left w:val="single" w:sz="4" w:space="0" w:color="000000"/>
              <w:bottom w:val="single" w:sz="4" w:space="0" w:color="000000"/>
              <w:right w:val="single" w:sz="4" w:space="0" w:color="000000"/>
            </w:tcBorders>
            <w:cellDel w:id="1392" w:author="OpenAI" w:date="2026-10-01T18:07:00Z"/>
            <w:tcPrChange w:id="1393" w:author="OpenAI" w:date="2026-10-01T18:07:00Z" w16du:dateUtc="2026-10-02T01:07:00Z">
              <w:tcPr>
                <w:tcW w:w="1441" w:type="dxa"/>
                <w:gridSpan w:val="2"/>
                <w:tcBorders>
                  <w:top w:val="single" w:sz="4" w:space="0" w:color="000000"/>
                  <w:left w:val="single" w:sz="4" w:space="0" w:color="000000"/>
                  <w:bottom w:val="single" w:sz="4" w:space="0" w:color="000000"/>
                  <w:right w:val="single" w:sz="4" w:space="0" w:color="000000"/>
                </w:tcBorders>
                <w:vAlign w:val="center"/>
                <w:cellDel w:id="1394" w:author="OpenAI" w:date="2026-10-01T18:07:00Z"/>
              </w:tcPr>
            </w:tcPrChange>
          </w:tcPr>
          <w:p w:rsidR="007B1B89" w:rsidRDefault="007B1B89">
            <w:pPr>
              <w:jc w:val="center"/>
            </w:pPr>
            <w:del w:id="1395" w:author="OpenAI" w:date="2026-10-01T18:07:00Z" w16du:dateUtc="2026-10-02T01:07:00Z">
              <w:r>
                <w:delText>A Priori and Top Down</w:delText>
              </w:r>
            </w:del>
          </w:p>
        </w:tc>
        <w:tc>
          <w:tcPr>
            <w:tcW w:w="1172" w:type="dxa"/>
            <w:gridSpan w:val="2"/>
            <w:tcBorders>
              <w:top w:val="single" w:sz="4" w:space="0" w:color="000000"/>
              <w:left w:val="single" w:sz="4" w:space="0" w:color="000000"/>
              <w:bottom w:val="single" w:sz="4" w:space="0" w:color="000000"/>
              <w:right w:val="single" w:sz="4" w:space="0" w:color="000000"/>
            </w:tcBorders>
            <w:vAlign w:val="center"/>
            <w:tcPrChange w:id="1396" w:author="OpenAI" w:date="2026-10-01T18:07:00Z" w16du:dateUtc="2026-10-02T01:07:00Z">
              <w:tcPr>
                <w:tcW w:w="3115"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397" w:author="OpenAI" w:date="2026-10-01T18:07:00Z" w16du:dateUtc="2026-10-02T01:07:00Z">
                  <w:rPr/>
                </w:rPrChange>
              </w:rPr>
            </w:pPr>
            <w:r>
              <w:rPr>
                <w:sz w:val="22"/>
                <w:rPrChange w:id="1398" w:author="OpenAI" w:date="2026-10-01T18:07:00Z" w16du:dateUtc="2026-10-02T01:07:00Z">
                  <w:rPr/>
                </w:rPrChange>
              </w:rPr>
              <w:t>[9]</w:t>
            </w:r>
          </w:p>
        </w:tc>
      </w:tr>
      <w:tr w:rsidR="001425FF">
        <w:trPr>
          <w:trHeight w:val="720"/>
          <w:trPrChange w:id="1399" w:author="OpenAI" w:date="2026-10-01T18:07:00Z" w16du:dateUtc="2026-10-02T01:07:00Z">
            <w:trPr>
              <w:trHeight w:val="720"/>
            </w:trPr>
          </w:trPrChange>
        </w:trPr>
        <w:tc>
          <w:tcPr>
            <w:tcW w:w="1596" w:type="dxa"/>
            <w:tcBorders>
              <w:top w:val="single" w:sz="4" w:space="0" w:color="000000"/>
              <w:left w:val="single" w:sz="4" w:space="0" w:color="000000"/>
              <w:bottom w:val="single" w:sz="4" w:space="0" w:color="000000"/>
              <w:right w:val="single" w:sz="4" w:space="0" w:color="000000"/>
            </w:tcBorders>
            <w:vAlign w:val="center"/>
            <w:tcPrChange w:id="1400" w:author="OpenAI" w:date="2026-10-01T18:07:00Z" w16du:dateUtc="2026-10-02T01:07:00Z">
              <w:tcPr>
                <w:tcW w:w="1830"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401" w:author="OpenAI" w:date="2026-10-01T18:07:00Z" w16du:dateUtc="2026-10-02T01:07:00Z">
                  <w:rPr/>
                </w:rPrChange>
              </w:rPr>
            </w:pPr>
            <w:r>
              <w:rPr>
                <w:sz w:val="22"/>
                <w:rPrChange w:id="1402" w:author="OpenAI" w:date="2026-10-01T18:07:00Z" w16du:dateUtc="2026-10-02T01:07:00Z">
                  <w:rPr/>
                </w:rPrChange>
              </w:rPr>
              <w:t>Bevacizumab</w:t>
            </w:r>
          </w:p>
        </w:tc>
        <w:tc>
          <w:tcPr>
            <w:tcW w:w="956" w:type="dxa"/>
            <w:tcBorders>
              <w:top w:val="single" w:sz="4" w:space="0" w:color="000000"/>
              <w:left w:val="single" w:sz="4" w:space="0" w:color="000000"/>
              <w:bottom w:val="single" w:sz="4" w:space="0" w:color="000000"/>
              <w:right w:val="single" w:sz="4" w:space="0" w:color="000000"/>
            </w:tcBorders>
            <w:vAlign w:val="bottom"/>
            <w:tcPrChange w:id="1403" w:author="OpenAI" w:date="2026-10-01T18:07:00Z" w16du:dateUtc="2026-10-02T01:07:00Z">
              <w:tcPr>
                <w:tcW w:w="1161" w:type="dxa"/>
                <w:gridSpan w:val="2"/>
                <w:tcBorders>
                  <w:top w:val="single" w:sz="4" w:space="0" w:color="000000"/>
                  <w:left w:val="single" w:sz="4" w:space="0" w:color="000000"/>
                  <w:bottom w:val="single" w:sz="4" w:space="0" w:color="000000"/>
                  <w:right w:val="single" w:sz="4" w:space="0" w:color="000000"/>
                </w:tcBorders>
                <w:vAlign w:val="bottom"/>
              </w:tcPr>
            </w:tcPrChange>
          </w:tcPr>
          <w:p w:rsidR="001425FF" w:rsidRDefault="007B1B89">
            <w:pPr>
              <w:jc w:val="left"/>
              <w:rPr>
                <w:sz w:val="22"/>
                <w:rPrChange w:id="1404" w:author="OpenAI" w:date="2026-10-01T18:07:00Z" w16du:dateUtc="2026-10-02T01:07:00Z">
                  <w:rPr/>
                </w:rPrChange>
              </w:rPr>
            </w:pPr>
            <w:r>
              <w:rPr>
                <w:sz w:val="22"/>
                <w:rPrChange w:id="1405" w:author="OpenAI" w:date="2026-10-01T18:07:00Z" w16du:dateUtc="2026-10-02T01:07:00Z">
                  <w:rPr/>
                </w:rPrChange>
              </w:rPr>
              <w:t>Monkey</w:t>
            </w:r>
          </w:p>
        </w:tc>
        <w:tc>
          <w:tcPr>
            <w:tcW w:w="1707" w:type="dxa"/>
            <w:tcBorders>
              <w:top w:val="single" w:sz="4" w:space="0" w:color="000000"/>
              <w:left w:val="single" w:sz="4" w:space="0" w:color="000000"/>
              <w:bottom w:val="single" w:sz="4" w:space="0" w:color="000000"/>
              <w:right w:val="single" w:sz="4" w:space="0" w:color="000000"/>
            </w:tcBorders>
            <w:vAlign w:val="center"/>
            <w:tcPrChange w:id="1406" w:author="OpenAI" w:date="2026-10-01T18:07:00Z" w16du:dateUtc="2026-10-02T01:07:00Z">
              <w:tcPr>
                <w:tcW w:w="1539"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407" w:author="OpenAI" w:date="2026-10-01T18:07:00Z" w16du:dateUtc="2026-10-02T01:07:00Z">
                  <w:rPr/>
                </w:rPrChange>
              </w:rPr>
            </w:pPr>
            <w:r>
              <w:rPr>
                <w:sz w:val="22"/>
                <w:rPrChange w:id="1408" w:author="OpenAI" w:date="2026-10-01T18:07:00Z" w16du:dateUtc="2026-10-02T01:07:00Z">
                  <w:rPr/>
                </w:rPrChange>
              </w:rPr>
              <w:t>koff</w:t>
            </w:r>
          </w:p>
        </w:tc>
        <w:tc>
          <w:tcPr>
            <w:tcW w:w="1172" w:type="dxa"/>
            <w:tcBorders>
              <w:top w:val="single" w:sz="4" w:space="0" w:color="000000"/>
              <w:left w:val="single" w:sz="4" w:space="0" w:color="000000"/>
              <w:bottom w:val="single" w:sz="4" w:space="0" w:color="000000"/>
              <w:right w:val="single" w:sz="4" w:space="0" w:color="000000"/>
            </w:tcBorders>
            <w:vAlign w:val="center"/>
            <w:tcPrChange w:id="1409" w:author="OpenAI" w:date="2026-10-01T18:07:00Z" w16du:dateUtc="2026-10-02T01:07:00Z">
              <w:tcPr>
                <w:tcW w:w="1169"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right"/>
              <w:rPr>
                <w:sz w:val="22"/>
                <w:rPrChange w:id="1410" w:author="OpenAI" w:date="2026-10-01T18:07:00Z" w16du:dateUtc="2026-10-02T01:07:00Z">
                  <w:rPr/>
                </w:rPrChange>
              </w:rPr>
            </w:pPr>
            <w:r>
              <w:rPr>
                <w:sz w:val="22"/>
                <w:rPrChange w:id="1411" w:author="OpenAI" w:date="2026-10-01T18:07:00Z" w16du:dateUtc="2026-10-02T01:07:00Z">
                  <w:rPr/>
                </w:rPrChange>
              </w:rPr>
              <w:t>0.00186</w:t>
            </w:r>
          </w:p>
        </w:tc>
        <w:tc>
          <w:tcPr>
            <w:tcW w:w="807" w:type="dxa"/>
            <w:tcBorders>
              <w:top w:val="single" w:sz="4" w:space="0" w:color="000000"/>
              <w:left w:val="single" w:sz="4" w:space="0" w:color="000000"/>
              <w:bottom w:val="single" w:sz="4" w:space="0" w:color="000000"/>
              <w:right w:val="single" w:sz="4" w:space="0" w:color="000000"/>
            </w:tcBorders>
            <w:vAlign w:val="center"/>
            <w:tcPrChange w:id="1412" w:author="OpenAI" w:date="2026-10-01T18:07:00Z" w16du:dateUtc="2026-10-02T01:07:00Z">
              <w:tcPr>
                <w:tcW w:w="937"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413" w:author="OpenAI" w:date="2026-10-01T18:07:00Z" w16du:dateUtc="2026-10-02T01:07:00Z">
                  <w:rPr/>
                </w:rPrChange>
              </w:rPr>
            </w:pPr>
            <w:r>
              <w:rPr>
                <w:sz w:val="22"/>
                <w:rPrChange w:id="1414" w:author="OpenAI" w:date="2026-10-01T18:07:00Z" w16du:dateUtc="2026-10-02T01:07:00Z">
                  <w:rPr/>
                </w:rPrChange>
              </w:rPr>
              <w:t>1/min</w:t>
            </w:r>
          </w:p>
        </w:tc>
        <w:tc>
          <w:tcPr>
            <w:tcW w:w="3059" w:type="dxa"/>
            <w:tcBorders>
              <w:top w:val="single" w:sz="4" w:space="0" w:color="000000"/>
              <w:left w:val="single" w:sz="4" w:space="0" w:color="000000"/>
              <w:bottom w:val="single" w:sz="4" w:space="0" w:color="000000"/>
              <w:right w:val="single" w:sz="4" w:space="0" w:color="000000"/>
            </w:tcBorders>
            <w:vAlign w:val="center"/>
            <w:tcPrChange w:id="1415" w:author="OpenAI" w:date="2026-10-01T18:07:00Z" w16du:dateUtc="2026-10-02T01:07:00Z">
              <w:tcPr>
                <w:tcW w:w="2663"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416" w:author="OpenAI" w:date="2026-10-01T18:07:00Z" w16du:dateUtc="2026-10-02T01:07:00Z">
                  <w:rPr/>
                </w:rPrChange>
              </w:rPr>
            </w:pPr>
            <w:r>
              <w:rPr>
                <w:sz w:val="22"/>
                <w:rPrChange w:id="1417" w:author="OpenAI" w:date="2026-10-01T18:07:00Z" w16du:dateUtc="2026-10-02T01:07:00Z">
                  <w:rPr/>
                </w:rPrChange>
              </w:rPr>
              <w:t>SPR-Biacore</w:t>
            </w:r>
          </w:p>
        </w:tc>
        <w:tc>
          <w:tcPr>
            <w:tcW w:w="1441" w:type="dxa"/>
            <w:tcBorders>
              <w:top w:val="single" w:sz="4" w:space="0" w:color="000000"/>
              <w:left w:val="single" w:sz="4" w:space="0" w:color="000000"/>
              <w:bottom w:val="single" w:sz="4" w:space="0" w:color="000000"/>
              <w:right w:val="single" w:sz="4" w:space="0" w:color="000000"/>
            </w:tcBorders>
            <w:cellDel w:id="1418" w:author="OpenAI" w:date="2026-10-01T18:07:00Z"/>
            <w:tcPrChange w:id="1419" w:author="OpenAI" w:date="2026-10-01T18:07:00Z" w16du:dateUtc="2026-10-02T01:07:00Z">
              <w:tcPr>
                <w:tcW w:w="1441" w:type="dxa"/>
                <w:gridSpan w:val="2"/>
                <w:tcBorders>
                  <w:top w:val="single" w:sz="4" w:space="0" w:color="000000"/>
                  <w:left w:val="single" w:sz="4" w:space="0" w:color="000000"/>
                  <w:bottom w:val="single" w:sz="4" w:space="0" w:color="000000"/>
                  <w:right w:val="single" w:sz="4" w:space="0" w:color="000000"/>
                </w:tcBorders>
                <w:vAlign w:val="center"/>
                <w:cellDel w:id="1420" w:author="OpenAI" w:date="2026-10-01T18:07:00Z"/>
              </w:tcPr>
            </w:tcPrChange>
          </w:tcPr>
          <w:p w:rsidR="007B1B89" w:rsidRDefault="007B1B89">
            <w:pPr>
              <w:jc w:val="center"/>
            </w:pPr>
            <w:del w:id="1421" w:author="OpenAI" w:date="2026-10-01T18:07:00Z" w16du:dateUtc="2026-10-02T01:07:00Z">
              <w:r>
                <w:delText>A Priori and Top Down</w:delText>
              </w:r>
            </w:del>
          </w:p>
        </w:tc>
        <w:tc>
          <w:tcPr>
            <w:tcW w:w="1172" w:type="dxa"/>
            <w:gridSpan w:val="2"/>
            <w:tcBorders>
              <w:top w:val="single" w:sz="4" w:space="0" w:color="000000"/>
              <w:left w:val="single" w:sz="4" w:space="0" w:color="000000"/>
              <w:bottom w:val="single" w:sz="4" w:space="0" w:color="000000"/>
              <w:right w:val="single" w:sz="4" w:space="0" w:color="000000"/>
            </w:tcBorders>
            <w:vAlign w:val="center"/>
            <w:tcPrChange w:id="1422" w:author="OpenAI" w:date="2026-10-01T18:07:00Z" w16du:dateUtc="2026-10-02T01:07:00Z">
              <w:tcPr>
                <w:tcW w:w="3115"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423" w:author="OpenAI" w:date="2026-10-01T18:07:00Z" w16du:dateUtc="2026-10-02T01:07:00Z">
                  <w:rPr/>
                </w:rPrChange>
              </w:rPr>
            </w:pPr>
            <w:r>
              <w:rPr>
                <w:sz w:val="22"/>
                <w:rPrChange w:id="1424" w:author="OpenAI" w:date="2026-10-01T18:07:00Z" w16du:dateUtc="2026-10-02T01:07:00Z">
                  <w:rPr/>
                </w:rPrChange>
              </w:rPr>
              <w:t>[9]</w:t>
            </w:r>
          </w:p>
        </w:tc>
      </w:tr>
      <w:tr w:rsidR="001425FF">
        <w:trPr>
          <w:trHeight w:val="720"/>
          <w:trPrChange w:id="1425" w:author="OpenAI" w:date="2026-10-01T18:07:00Z" w16du:dateUtc="2026-10-02T01:07:00Z">
            <w:trPr>
              <w:trHeight w:val="720"/>
            </w:trPr>
          </w:trPrChange>
        </w:trPr>
        <w:tc>
          <w:tcPr>
            <w:tcW w:w="1596" w:type="dxa"/>
            <w:tcBorders>
              <w:top w:val="single" w:sz="4" w:space="0" w:color="000000"/>
              <w:left w:val="single" w:sz="4" w:space="0" w:color="000000"/>
              <w:bottom w:val="single" w:sz="4" w:space="0" w:color="000000"/>
              <w:right w:val="single" w:sz="4" w:space="0" w:color="000000"/>
            </w:tcBorders>
            <w:vAlign w:val="center"/>
            <w:tcPrChange w:id="1426" w:author="OpenAI" w:date="2026-10-01T18:07:00Z" w16du:dateUtc="2026-10-02T01:07:00Z">
              <w:tcPr>
                <w:tcW w:w="1830"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427" w:author="OpenAI" w:date="2026-10-01T18:07:00Z" w16du:dateUtc="2026-10-02T01:07:00Z">
                  <w:rPr/>
                </w:rPrChange>
              </w:rPr>
            </w:pPr>
            <w:r>
              <w:rPr>
                <w:sz w:val="22"/>
                <w:rPrChange w:id="1428" w:author="OpenAI" w:date="2026-10-01T18:07:00Z" w16du:dateUtc="2026-10-02T01:07:00Z">
                  <w:rPr/>
                </w:rPrChange>
              </w:rPr>
              <w:t>Bevacizumab</w:t>
            </w:r>
          </w:p>
        </w:tc>
        <w:tc>
          <w:tcPr>
            <w:tcW w:w="956" w:type="dxa"/>
            <w:tcBorders>
              <w:top w:val="single" w:sz="4" w:space="0" w:color="000000"/>
              <w:left w:val="single" w:sz="4" w:space="0" w:color="000000"/>
              <w:bottom w:val="single" w:sz="4" w:space="0" w:color="000000"/>
              <w:right w:val="single" w:sz="4" w:space="0" w:color="000000"/>
            </w:tcBorders>
            <w:vAlign w:val="bottom"/>
            <w:tcPrChange w:id="1429" w:author="OpenAI" w:date="2026-10-01T18:07:00Z" w16du:dateUtc="2026-10-02T01:07:00Z">
              <w:tcPr>
                <w:tcW w:w="1161" w:type="dxa"/>
                <w:gridSpan w:val="2"/>
                <w:tcBorders>
                  <w:top w:val="single" w:sz="4" w:space="0" w:color="000000"/>
                  <w:left w:val="single" w:sz="4" w:space="0" w:color="000000"/>
                  <w:bottom w:val="single" w:sz="4" w:space="0" w:color="000000"/>
                  <w:right w:val="single" w:sz="4" w:space="0" w:color="000000"/>
                </w:tcBorders>
                <w:vAlign w:val="bottom"/>
              </w:tcPr>
            </w:tcPrChange>
          </w:tcPr>
          <w:p w:rsidR="001425FF" w:rsidRDefault="007B1B89">
            <w:pPr>
              <w:jc w:val="left"/>
              <w:rPr>
                <w:sz w:val="22"/>
                <w:rPrChange w:id="1430" w:author="OpenAI" w:date="2026-10-01T18:07:00Z" w16du:dateUtc="2026-10-02T01:07:00Z">
                  <w:rPr/>
                </w:rPrChange>
              </w:rPr>
            </w:pPr>
            <w:r>
              <w:rPr>
                <w:sz w:val="22"/>
                <w:rPrChange w:id="1431" w:author="OpenAI" w:date="2026-10-01T18:07:00Z" w16du:dateUtc="2026-10-02T01:07:00Z">
                  <w:rPr/>
                </w:rPrChange>
              </w:rPr>
              <w:t>Monkey</w:t>
            </w:r>
          </w:p>
        </w:tc>
        <w:tc>
          <w:tcPr>
            <w:tcW w:w="1707" w:type="dxa"/>
            <w:tcBorders>
              <w:top w:val="single" w:sz="4" w:space="0" w:color="000000"/>
              <w:left w:val="single" w:sz="4" w:space="0" w:color="000000"/>
              <w:bottom w:val="single" w:sz="4" w:space="0" w:color="000000"/>
              <w:right w:val="single" w:sz="4" w:space="0" w:color="000000"/>
            </w:tcBorders>
            <w:vAlign w:val="center"/>
            <w:tcPrChange w:id="1432" w:author="OpenAI" w:date="2026-10-01T18:07:00Z" w16du:dateUtc="2026-10-02T01:07:00Z">
              <w:tcPr>
                <w:tcW w:w="1539"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433" w:author="OpenAI" w:date="2026-10-01T18:07:00Z" w16du:dateUtc="2026-10-02T01:07:00Z">
                  <w:rPr/>
                </w:rPrChange>
              </w:rPr>
            </w:pPr>
            <w:r>
              <w:rPr>
                <w:sz w:val="22"/>
                <w:rPrChange w:id="1434" w:author="OpenAI" w:date="2026-10-01T18:07:00Z" w16du:dateUtc="2026-10-02T01:07:00Z">
                  <w:rPr/>
                </w:rPrChange>
              </w:rPr>
              <w:t>kint</w:t>
            </w:r>
          </w:p>
        </w:tc>
        <w:tc>
          <w:tcPr>
            <w:tcW w:w="1172" w:type="dxa"/>
            <w:tcBorders>
              <w:top w:val="single" w:sz="4" w:space="0" w:color="000000"/>
              <w:left w:val="single" w:sz="4" w:space="0" w:color="000000"/>
              <w:bottom w:val="single" w:sz="4" w:space="0" w:color="000000"/>
              <w:right w:val="single" w:sz="4" w:space="0" w:color="000000"/>
            </w:tcBorders>
            <w:vAlign w:val="center"/>
            <w:tcPrChange w:id="1435" w:author="OpenAI" w:date="2026-10-01T18:07:00Z" w16du:dateUtc="2026-10-02T01:07:00Z">
              <w:tcPr>
                <w:tcW w:w="1169"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right"/>
              <w:rPr>
                <w:sz w:val="22"/>
                <w:rPrChange w:id="1436" w:author="OpenAI" w:date="2026-10-01T18:07:00Z" w16du:dateUtc="2026-10-02T01:07:00Z">
                  <w:rPr/>
                </w:rPrChange>
              </w:rPr>
            </w:pPr>
            <w:r>
              <w:rPr>
                <w:sz w:val="22"/>
                <w:rPrChange w:id="1437" w:author="OpenAI" w:date="2026-10-01T18:07:00Z" w16du:dateUtc="2026-10-02T01:07:00Z">
                  <w:rPr/>
                </w:rPrChange>
              </w:rPr>
              <w:t>0.48</w:t>
            </w:r>
          </w:p>
        </w:tc>
        <w:tc>
          <w:tcPr>
            <w:tcW w:w="807" w:type="dxa"/>
            <w:tcBorders>
              <w:top w:val="single" w:sz="4" w:space="0" w:color="000000"/>
              <w:left w:val="single" w:sz="4" w:space="0" w:color="000000"/>
              <w:bottom w:val="single" w:sz="4" w:space="0" w:color="000000"/>
              <w:right w:val="single" w:sz="4" w:space="0" w:color="000000"/>
            </w:tcBorders>
            <w:vAlign w:val="center"/>
            <w:tcPrChange w:id="1438" w:author="OpenAI" w:date="2026-10-01T18:07:00Z" w16du:dateUtc="2026-10-02T01:07:00Z">
              <w:tcPr>
                <w:tcW w:w="937"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439" w:author="OpenAI" w:date="2026-10-01T18:07:00Z" w16du:dateUtc="2026-10-02T01:07:00Z">
                  <w:rPr/>
                </w:rPrChange>
              </w:rPr>
            </w:pPr>
            <w:r>
              <w:rPr>
                <w:sz w:val="22"/>
                <w:rPrChange w:id="1440" w:author="OpenAI" w:date="2026-10-01T18:07:00Z" w16du:dateUtc="2026-10-02T01:07:00Z">
                  <w:rPr/>
                </w:rPrChange>
              </w:rPr>
              <w:t>1/h</w:t>
            </w:r>
          </w:p>
        </w:tc>
        <w:tc>
          <w:tcPr>
            <w:tcW w:w="3059" w:type="dxa"/>
            <w:tcBorders>
              <w:top w:val="single" w:sz="4" w:space="0" w:color="000000"/>
              <w:left w:val="single" w:sz="4" w:space="0" w:color="000000"/>
              <w:bottom w:val="single" w:sz="4" w:space="0" w:color="000000"/>
              <w:right w:val="single" w:sz="4" w:space="0" w:color="000000"/>
            </w:tcBorders>
            <w:vAlign w:val="center"/>
            <w:tcPrChange w:id="1441" w:author="OpenAI" w:date="2026-10-01T18:07:00Z" w16du:dateUtc="2026-10-02T01:07:00Z">
              <w:tcPr>
                <w:tcW w:w="2663"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442" w:author="OpenAI" w:date="2026-10-01T18:07:00Z" w16du:dateUtc="2026-10-02T01:07:00Z">
                  <w:rPr/>
                </w:rPrChange>
              </w:rPr>
            </w:pPr>
            <w:r>
              <w:rPr>
                <w:sz w:val="22"/>
                <w:rPrChange w:id="1443" w:author="OpenAI" w:date="2026-10-01T18:07:00Z" w16du:dateUtc="2026-10-02T01:07:00Z">
                  <w:rPr/>
                </w:rPrChange>
              </w:rPr>
              <w:t>Assumed same as kdeg</w:t>
            </w:r>
          </w:p>
        </w:tc>
        <w:tc>
          <w:tcPr>
            <w:tcW w:w="1441" w:type="dxa"/>
            <w:tcBorders>
              <w:top w:val="single" w:sz="4" w:space="0" w:color="000000"/>
              <w:left w:val="single" w:sz="4" w:space="0" w:color="000000"/>
              <w:bottom w:val="single" w:sz="4" w:space="0" w:color="000000"/>
              <w:right w:val="single" w:sz="4" w:space="0" w:color="000000"/>
            </w:tcBorders>
            <w:cellDel w:id="1444" w:author="OpenAI" w:date="2026-10-01T18:07:00Z"/>
            <w:tcPrChange w:id="1445" w:author="OpenAI" w:date="2026-10-01T18:07:00Z" w16du:dateUtc="2026-10-02T01:07:00Z">
              <w:tcPr>
                <w:tcW w:w="1441" w:type="dxa"/>
                <w:gridSpan w:val="2"/>
                <w:tcBorders>
                  <w:top w:val="single" w:sz="4" w:space="0" w:color="000000"/>
                  <w:left w:val="single" w:sz="4" w:space="0" w:color="000000"/>
                  <w:bottom w:val="single" w:sz="4" w:space="0" w:color="000000"/>
                  <w:right w:val="single" w:sz="4" w:space="0" w:color="000000"/>
                </w:tcBorders>
                <w:vAlign w:val="center"/>
                <w:cellDel w:id="1446" w:author="OpenAI" w:date="2026-10-01T18:07:00Z"/>
              </w:tcPr>
            </w:tcPrChange>
          </w:tcPr>
          <w:p w:rsidR="007B1B89" w:rsidRDefault="007B1B89">
            <w:pPr>
              <w:jc w:val="center"/>
            </w:pPr>
            <w:del w:id="1447" w:author="OpenAI" w:date="2026-10-01T18:07:00Z" w16du:dateUtc="2026-10-02T01:07:00Z">
              <w:r>
                <w:delText>A Priori and Top Down</w:delText>
              </w:r>
            </w:del>
          </w:p>
        </w:tc>
        <w:tc>
          <w:tcPr>
            <w:tcW w:w="1172" w:type="dxa"/>
            <w:gridSpan w:val="2"/>
            <w:tcBorders>
              <w:top w:val="single" w:sz="4" w:space="0" w:color="000000"/>
              <w:left w:val="single" w:sz="4" w:space="0" w:color="000000"/>
              <w:bottom w:val="single" w:sz="4" w:space="0" w:color="000000"/>
              <w:right w:val="single" w:sz="4" w:space="0" w:color="000000"/>
            </w:tcBorders>
            <w:vAlign w:val="center"/>
            <w:tcPrChange w:id="1448" w:author="OpenAI" w:date="2026-10-01T18:07:00Z" w16du:dateUtc="2026-10-02T01:07:00Z">
              <w:tcPr>
                <w:tcW w:w="3115"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449" w:author="OpenAI" w:date="2026-10-01T18:07:00Z" w16du:dateUtc="2026-10-02T01:07:00Z">
                  <w:rPr/>
                </w:rPrChange>
              </w:rPr>
            </w:pPr>
            <w:r>
              <w:rPr>
                <w:sz w:val="22"/>
                <w:rPrChange w:id="1450" w:author="OpenAI" w:date="2026-10-01T18:07:00Z" w16du:dateUtc="2026-10-02T01:07:00Z">
                  <w:rPr/>
                </w:rPrChange>
              </w:rPr>
              <w:t>[10]</w:t>
            </w:r>
          </w:p>
        </w:tc>
      </w:tr>
      <w:tr w:rsidR="001425FF">
        <w:trPr>
          <w:trHeight w:val="720"/>
          <w:trPrChange w:id="1451" w:author="OpenAI" w:date="2026-10-01T18:07:00Z" w16du:dateUtc="2026-10-02T01:07:00Z">
            <w:trPr>
              <w:trHeight w:val="720"/>
            </w:trPr>
          </w:trPrChange>
        </w:trPr>
        <w:tc>
          <w:tcPr>
            <w:tcW w:w="1596" w:type="dxa"/>
            <w:tcBorders>
              <w:top w:val="single" w:sz="4" w:space="0" w:color="000000"/>
              <w:left w:val="single" w:sz="4" w:space="0" w:color="000000"/>
              <w:bottom w:val="single" w:sz="4" w:space="0" w:color="000000"/>
              <w:right w:val="single" w:sz="4" w:space="0" w:color="000000"/>
            </w:tcBorders>
            <w:vAlign w:val="center"/>
            <w:tcPrChange w:id="1452" w:author="OpenAI" w:date="2026-10-01T18:07:00Z" w16du:dateUtc="2026-10-02T01:07:00Z">
              <w:tcPr>
                <w:tcW w:w="1830"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453" w:author="OpenAI" w:date="2026-10-01T18:07:00Z" w16du:dateUtc="2026-10-02T01:07:00Z">
                  <w:rPr/>
                </w:rPrChange>
              </w:rPr>
            </w:pPr>
            <w:r>
              <w:rPr>
                <w:sz w:val="22"/>
                <w:rPrChange w:id="1454" w:author="OpenAI" w:date="2026-10-01T18:07:00Z" w16du:dateUtc="2026-10-02T01:07:00Z">
                  <w:rPr/>
                </w:rPrChange>
              </w:rPr>
              <w:t>Bevacizumab</w:t>
            </w:r>
          </w:p>
        </w:tc>
        <w:tc>
          <w:tcPr>
            <w:tcW w:w="956" w:type="dxa"/>
            <w:tcBorders>
              <w:top w:val="single" w:sz="4" w:space="0" w:color="000000"/>
              <w:left w:val="single" w:sz="4" w:space="0" w:color="000000"/>
              <w:bottom w:val="single" w:sz="4" w:space="0" w:color="000000"/>
              <w:right w:val="single" w:sz="4" w:space="0" w:color="000000"/>
            </w:tcBorders>
            <w:vAlign w:val="bottom"/>
            <w:tcPrChange w:id="1455" w:author="OpenAI" w:date="2026-10-01T18:07:00Z" w16du:dateUtc="2026-10-02T01:07:00Z">
              <w:tcPr>
                <w:tcW w:w="1161" w:type="dxa"/>
                <w:gridSpan w:val="2"/>
                <w:tcBorders>
                  <w:top w:val="single" w:sz="4" w:space="0" w:color="000000"/>
                  <w:left w:val="single" w:sz="4" w:space="0" w:color="000000"/>
                  <w:bottom w:val="single" w:sz="4" w:space="0" w:color="000000"/>
                  <w:right w:val="single" w:sz="4" w:space="0" w:color="000000"/>
                </w:tcBorders>
                <w:vAlign w:val="bottom"/>
              </w:tcPr>
            </w:tcPrChange>
          </w:tcPr>
          <w:p w:rsidR="001425FF" w:rsidRDefault="007B1B89">
            <w:pPr>
              <w:jc w:val="left"/>
              <w:rPr>
                <w:sz w:val="22"/>
                <w:rPrChange w:id="1456" w:author="OpenAI" w:date="2026-10-01T18:07:00Z" w16du:dateUtc="2026-10-02T01:07:00Z">
                  <w:rPr/>
                </w:rPrChange>
              </w:rPr>
            </w:pPr>
            <w:r>
              <w:rPr>
                <w:sz w:val="22"/>
                <w:rPrChange w:id="1457" w:author="OpenAI" w:date="2026-10-01T18:07:00Z" w16du:dateUtc="2026-10-02T01:07:00Z">
                  <w:rPr/>
                </w:rPrChange>
              </w:rPr>
              <w:t>Monkey</w:t>
            </w:r>
          </w:p>
        </w:tc>
        <w:tc>
          <w:tcPr>
            <w:tcW w:w="1707" w:type="dxa"/>
            <w:tcBorders>
              <w:top w:val="single" w:sz="4" w:space="0" w:color="000000"/>
              <w:left w:val="single" w:sz="4" w:space="0" w:color="000000"/>
              <w:bottom w:val="single" w:sz="4" w:space="0" w:color="000000"/>
              <w:right w:val="single" w:sz="4" w:space="0" w:color="000000"/>
            </w:tcBorders>
            <w:vAlign w:val="center"/>
            <w:tcPrChange w:id="1458" w:author="OpenAI" w:date="2026-10-01T18:07:00Z" w16du:dateUtc="2026-10-02T01:07:00Z">
              <w:tcPr>
                <w:tcW w:w="1539"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459" w:author="OpenAI" w:date="2026-10-01T18:07:00Z" w16du:dateUtc="2026-10-02T01:07:00Z">
                  <w:rPr/>
                </w:rPrChange>
              </w:rPr>
            </w:pPr>
            <w:r>
              <w:rPr>
                <w:sz w:val="22"/>
                <w:rPrChange w:id="1460" w:author="OpenAI" w:date="2026-10-01T18:07:00Z" w16du:dateUtc="2026-10-02T01:07:00Z">
                  <w:rPr/>
                </w:rPrChange>
              </w:rPr>
              <w:t>Reference target concentration</w:t>
            </w:r>
          </w:p>
        </w:tc>
        <w:tc>
          <w:tcPr>
            <w:tcW w:w="1172" w:type="dxa"/>
            <w:tcBorders>
              <w:top w:val="single" w:sz="4" w:space="0" w:color="000000"/>
              <w:left w:val="single" w:sz="4" w:space="0" w:color="000000"/>
              <w:bottom w:val="single" w:sz="4" w:space="0" w:color="000000"/>
              <w:right w:val="single" w:sz="4" w:space="0" w:color="000000"/>
            </w:tcBorders>
            <w:vAlign w:val="center"/>
            <w:tcPrChange w:id="1461" w:author="OpenAI" w:date="2026-10-01T18:07:00Z" w16du:dateUtc="2026-10-02T01:07:00Z">
              <w:tcPr>
                <w:tcW w:w="1169"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right"/>
              <w:rPr>
                <w:sz w:val="22"/>
                <w:rPrChange w:id="1462" w:author="OpenAI" w:date="2026-10-01T18:07:00Z" w16du:dateUtc="2026-10-02T01:07:00Z">
                  <w:rPr/>
                </w:rPrChange>
              </w:rPr>
            </w:pPr>
            <w:r>
              <w:rPr>
                <w:sz w:val="22"/>
                <w:rPrChange w:id="1463" w:author="OpenAI" w:date="2026-10-01T18:07:00Z" w16du:dateUtc="2026-10-02T01:07:00Z">
                  <w:rPr/>
                </w:rPrChange>
              </w:rPr>
              <w:t>0.013</w:t>
            </w:r>
          </w:p>
        </w:tc>
        <w:tc>
          <w:tcPr>
            <w:tcW w:w="807" w:type="dxa"/>
            <w:tcBorders>
              <w:top w:val="single" w:sz="4" w:space="0" w:color="000000"/>
              <w:left w:val="single" w:sz="4" w:space="0" w:color="000000"/>
              <w:bottom w:val="single" w:sz="4" w:space="0" w:color="000000"/>
              <w:right w:val="single" w:sz="4" w:space="0" w:color="000000"/>
            </w:tcBorders>
            <w:vAlign w:val="center"/>
            <w:tcPrChange w:id="1464" w:author="OpenAI" w:date="2026-10-01T18:07:00Z" w16du:dateUtc="2026-10-02T01:07:00Z">
              <w:tcPr>
                <w:tcW w:w="937"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465" w:author="OpenAI" w:date="2026-10-01T18:07:00Z" w16du:dateUtc="2026-10-02T01:07:00Z">
                  <w:rPr/>
                </w:rPrChange>
              </w:rPr>
            </w:pPr>
            <w:r>
              <w:rPr>
                <w:sz w:val="22"/>
                <w:rPrChange w:id="1466" w:author="OpenAI" w:date="2026-10-01T18:07:00Z" w16du:dateUtc="2026-10-02T01:07:00Z">
                  <w:rPr/>
                </w:rPrChange>
              </w:rPr>
              <w:t>nM</w:t>
            </w:r>
          </w:p>
        </w:tc>
        <w:tc>
          <w:tcPr>
            <w:tcW w:w="3059" w:type="dxa"/>
            <w:tcBorders>
              <w:top w:val="single" w:sz="4" w:space="0" w:color="000000"/>
              <w:left w:val="single" w:sz="4" w:space="0" w:color="000000"/>
              <w:bottom w:val="single" w:sz="4" w:space="0" w:color="000000"/>
              <w:right w:val="single" w:sz="4" w:space="0" w:color="000000"/>
            </w:tcBorders>
            <w:vAlign w:val="center"/>
            <w:tcPrChange w:id="1467" w:author="OpenAI" w:date="2026-10-01T18:07:00Z" w16du:dateUtc="2026-10-02T01:07:00Z">
              <w:tcPr>
                <w:tcW w:w="2663"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468" w:author="OpenAI" w:date="2026-10-01T18:07:00Z" w16du:dateUtc="2026-10-02T01:07:00Z">
                  <w:rPr/>
                </w:rPrChange>
              </w:rPr>
            </w:pPr>
            <w:r>
              <w:rPr>
                <w:sz w:val="22"/>
                <w:rPrChange w:id="1469" w:author="OpenAI" w:date="2026-10-01T18:07:00Z" w16du:dateUtc="2026-10-02T01:07:00Z">
                  <w:rPr/>
                </w:rPrChange>
              </w:rPr>
              <w:t>quantitative fluorescence</w:t>
            </w:r>
          </w:p>
        </w:tc>
        <w:tc>
          <w:tcPr>
            <w:tcW w:w="1441" w:type="dxa"/>
            <w:tcBorders>
              <w:top w:val="single" w:sz="4" w:space="0" w:color="000000"/>
              <w:left w:val="single" w:sz="4" w:space="0" w:color="000000"/>
              <w:bottom w:val="single" w:sz="4" w:space="0" w:color="000000"/>
              <w:right w:val="single" w:sz="4" w:space="0" w:color="000000"/>
            </w:tcBorders>
            <w:cellDel w:id="1470" w:author="OpenAI" w:date="2026-10-01T18:07:00Z"/>
            <w:tcPrChange w:id="1471" w:author="OpenAI" w:date="2026-10-01T18:07:00Z" w16du:dateUtc="2026-10-02T01:07:00Z">
              <w:tcPr>
                <w:tcW w:w="1441" w:type="dxa"/>
                <w:gridSpan w:val="2"/>
                <w:tcBorders>
                  <w:top w:val="single" w:sz="4" w:space="0" w:color="000000"/>
                  <w:left w:val="single" w:sz="4" w:space="0" w:color="000000"/>
                  <w:bottom w:val="single" w:sz="4" w:space="0" w:color="000000"/>
                  <w:right w:val="single" w:sz="4" w:space="0" w:color="000000"/>
                </w:tcBorders>
                <w:vAlign w:val="center"/>
                <w:cellDel w:id="1472" w:author="OpenAI" w:date="2026-10-01T18:07:00Z"/>
              </w:tcPr>
            </w:tcPrChange>
          </w:tcPr>
          <w:p w:rsidR="007B1B89" w:rsidRDefault="007B1B89">
            <w:pPr>
              <w:jc w:val="center"/>
            </w:pPr>
            <w:del w:id="1473" w:author="OpenAI" w:date="2026-10-01T18:07:00Z" w16du:dateUtc="2026-10-02T01:07:00Z">
              <w:r>
                <w:delText>A Priori and Top Down</w:delText>
              </w:r>
            </w:del>
          </w:p>
        </w:tc>
        <w:tc>
          <w:tcPr>
            <w:tcW w:w="1172" w:type="dxa"/>
            <w:gridSpan w:val="2"/>
            <w:tcBorders>
              <w:top w:val="single" w:sz="4" w:space="0" w:color="000000"/>
              <w:left w:val="single" w:sz="4" w:space="0" w:color="000000"/>
              <w:bottom w:val="single" w:sz="4" w:space="0" w:color="000000"/>
              <w:right w:val="single" w:sz="4" w:space="0" w:color="000000"/>
            </w:tcBorders>
            <w:vAlign w:val="center"/>
            <w:tcPrChange w:id="1474" w:author="OpenAI" w:date="2026-10-01T18:07:00Z" w16du:dateUtc="2026-10-02T01:07:00Z">
              <w:tcPr>
                <w:tcW w:w="3115"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475" w:author="OpenAI" w:date="2026-10-01T18:07:00Z" w16du:dateUtc="2026-10-02T01:07:00Z">
                  <w:rPr/>
                </w:rPrChange>
              </w:rPr>
            </w:pPr>
            <w:r>
              <w:rPr>
                <w:sz w:val="22"/>
                <w:rPrChange w:id="1476" w:author="OpenAI" w:date="2026-10-01T18:07:00Z" w16du:dateUtc="2026-10-02T01:07:00Z">
                  <w:rPr/>
                </w:rPrChange>
              </w:rPr>
              <w:t>[11]</w:t>
            </w:r>
          </w:p>
        </w:tc>
      </w:tr>
      <w:tr w:rsidR="001425FF">
        <w:trPr>
          <w:trHeight w:val="720"/>
          <w:trPrChange w:id="1477" w:author="OpenAI" w:date="2026-10-01T18:07:00Z" w16du:dateUtc="2026-10-02T01:07:00Z">
            <w:trPr>
              <w:trHeight w:val="720"/>
            </w:trPr>
          </w:trPrChange>
        </w:trPr>
        <w:tc>
          <w:tcPr>
            <w:tcW w:w="1596" w:type="dxa"/>
            <w:tcBorders>
              <w:top w:val="single" w:sz="4" w:space="0" w:color="000000"/>
              <w:left w:val="single" w:sz="4" w:space="0" w:color="000000"/>
              <w:bottom w:val="single" w:sz="4" w:space="0" w:color="000000"/>
              <w:right w:val="single" w:sz="4" w:space="0" w:color="000000"/>
            </w:tcBorders>
            <w:vAlign w:val="center"/>
            <w:tcPrChange w:id="1478" w:author="OpenAI" w:date="2026-10-01T18:07:00Z" w16du:dateUtc="2026-10-02T01:07:00Z">
              <w:tcPr>
                <w:tcW w:w="1830"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479" w:author="OpenAI" w:date="2026-10-01T18:07:00Z" w16du:dateUtc="2026-10-02T01:07:00Z">
                  <w:rPr/>
                </w:rPrChange>
              </w:rPr>
            </w:pPr>
            <w:r>
              <w:rPr>
                <w:sz w:val="22"/>
                <w:rPrChange w:id="1480" w:author="OpenAI" w:date="2026-10-01T18:07:00Z" w16du:dateUtc="2026-10-02T01:07:00Z">
                  <w:rPr/>
                </w:rPrChange>
              </w:rPr>
              <w:t>Bevacizumab</w:t>
            </w:r>
          </w:p>
        </w:tc>
        <w:tc>
          <w:tcPr>
            <w:tcW w:w="956" w:type="dxa"/>
            <w:tcBorders>
              <w:top w:val="single" w:sz="4" w:space="0" w:color="000000"/>
              <w:left w:val="single" w:sz="4" w:space="0" w:color="000000"/>
              <w:bottom w:val="single" w:sz="4" w:space="0" w:color="000000"/>
              <w:right w:val="single" w:sz="4" w:space="0" w:color="000000"/>
            </w:tcBorders>
            <w:vAlign w:val="bottom"/>
            <w:tcPrChange w:id="1481" w:author="OpenAI" w:date="2026-10-01T18:07:00Z" w16du:dateUtc="2026-10-02T01:07:00Z">
              <w:tcPr>
                <w:tcW w:w="1161" w:type="dxa"/>
                <w:gridSpan w:val="2"/>
                <w:tcBorders>
                  <w:top w:val="single" w:sz="4" w:space="0" w:color="000000"/>
                  <w:left w:val="single" w:sz="4" w:space="0" w:color="000000"/>
                  <w:bottom w:val="single" w:sz="4" w:space="0" w:color="000000"/>
                  <w:right w:val="single" w:sz="4" w:space="0" w:color="000000"/>
                </w:tcBorders>
                <w:vAlign w:val="bottom"/>
              </w:tcPr>
            </w:tcPrChange>
          </w:tcPr>
          <w:p w:rsidR="001425FF" w:rsidRDefault="007B1B89">
            <w:pPr>
              <w:jc w:val="left"/>
              <w:rPr>
                <w:sz w:val="22"/>
                <w:rPrChange w:id="1482" w:author="OpenAI" w:date="2026-10-01T18:07:00Z" w16du:dateUtc="2026-10-02T01:07:00Z">
                  <w:rPr/>
                </w:rPrChange>
              </w:rPr>
            </w:pPr>
            <w:r>
              <w:rPr>
                <w:sz w:val="22"/>
                <w:rPrChange w:id="1483" w:author="OpenAI" w:date="2026-10-01T18:07:00Z" w16du:dateUtc="2026-10-02T01:07:00Z">
                  <w:rPr/>
                </w:rPrChange>
              </w:rPr>
              <w:t>Monkey</w:t>
            </w:r>
          </w:p>
        </w:tc>
        <w:tc>
          <w:tcPr>
            <w:tcW w:w="1707" w:type="dxa"/>
            <w:tcBorders>
              <w:top w:val="single" w:sz="4" w:space="0" w:color="000000"/>
              <w:left w:val="single" w:sz="4" w:space="0" w:color="000000"/>
              <w:bottom w:val="single" w:sz="4" w:space="0" w:color="000000"/>
              <w:right w:val="single" w:sz="4" w:space="0" w:color="000000"/>
            </w:tcBorders>
            <w:vAlign w:val="center"/>
            <w:tcPrChange w:id="1484" w:author="OpenAI" w:date="2026-10-01T18:07:00Z" w16du:dateUtc="2026-10-02T01:07:00Z">
              <w:tcPr>
                <w:tcW w:w="1539"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485" w:author="OpenAI" w:date="2026-10-01T18:07:00Z" w16du:dateUtc="2026-10-02T01:07:00Z">
                  <w:rPr/>
                </w:rPrChange>
              </w:rPr>
            </w:pPr>
            <w:r>
              <w:rPr>
                <w:sz w:val="22"/>
                <w:rPrChange w:id="1486" w:author="OpenAI" w:date="2026-10-01T18:07:00Z" w16du:dateUtc="2026-10-02T01:07:00Z">
                  <w:rPr/>
                </w:rPrChange>
              </w:rPr>
              <w:t>kdeg</w:t>
            </w:r>
          </w:p>
        </w:tc>
        <w:tc>
          <w:tcPr>
            <w:tcW w:w="1172" w:type="dxa"/>
            <w:tcBorders>
              <w:top w:val="single" w:sz="4" w:space="0" w:color="000000"/>
              <w:left w:val="single" w:sz="4" w:space="0" w:color="000000"/>
              <w:bottom w:val="single" w:sz="4" w:space="0" w:color="000000"/>
              <w:right w:val="single" w:sz="4" w:space="0" w:color="000000"/>
            </w:tcBorders>
            <w:vAlign w:val="center"/>
            <w:tcPrChange w:id="1487" w:author="OpenAI" w:date="2026-10-01T18:07:00Z" w16du:dateUtc="2026-10-02T01:07:00Z">
              <w:tcPr>
                <w:tcW w:w="1169"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right"/>
              <w:rPr>
                <w:sz w:val="22"/>
                <w:rPrChange w:id="1488" w:author="OpenAI" w:date="2026-10-01T18:07:00Z" w16du:dateUtc="2026-10-02T01:07:00Z">
                  <w:rPr/>
                </w:rPrChange>
              </w:rPr>
            </w:pPr>
            <w:r>
              <w:rPr>
                <w:sz w:val="22"/>
                <w:rPrChange w:id="1489" w:author="OpenAI" w:date="2026-10-01T18:07:00Z" w16du:dateUtc="2026-10-02T01:07:00Z">
                  <w:rPr/>
                </w:rPrChange>
              </w:rPr>
              <w:t>0.48</w:t>
            </w:r>
          </w:p>
        </w:tc>
        <w:tc>
          <w:tcPr>
            <w:tcW w:w="807" w:type="dxa"/>
            <w:tcBorders>
              <w:top w:val="single" w:sz="4" w:space="0" w:color="000000"/>
              <w:left w:val="single" w:sz="4" w:space="0" w:color="000000"/>
              <w:bottom w:val="single" w:sz="4" w:space="0" w:color="000000"/>
              <w:right w:val="single" w:sz="4" w:space="0" w:color="000000"/>
            </w:tcBorders>
            <w:vAlign w:val="center"/>
            <w:tcPrChange w:id="1490" w:author="OpenAI" w:date="2026-10-01T18:07:00Z" w16du:dateUtc="2026-10-02T01:07:00Z">
              <w:tcPr>
                <w:tcW w:w="937"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491" w:author="OpenAI" w:date="2026-10-01T18:07:00Z" w16du:dateUtc="2026-10-02T01:07:00Z">
                  <w:rPr/>
                </w:rPrChange>
              </w:rPr>
            </w:pPr>
            <w:r>
              <w:rPr>
                <w:sz w:val="22"/>
                <w:rPrChange w:id="1492" w:author="OpenAI" w:date="2026-10-01T18:07:00Z" w16du:dateUtc="2026-10-02T01:07:00Z">
                  <w:rPr/>
                </w:rPrChange>
              </w:rPr>
              <w:t>1/h</w:t>
            </w:r>
          </w:p>
        </w:tc>
        <w:tc>
          <w:tcPr>
            <w:tcW w:w="3059" w:type="dxa"/>
            <w:tcBorders>
              <w:top w:val="single" w:sz="4" w:space="0" w:color="000000"/>
              <w:left w:val="single" w:sz="4" w:space="0" w:color="000000"/>
              <w:bottom w:val="single" w:sz="4" w:space="0" w:color="000000"/>
              <w:right w:val="single" w:sz="4" w:space="0" w:color="000000"/>
            </w:tcBorders>
            <w:vAlign w:val="center"/>
            <w:tcPrChange w:id="1493" w:author="OpenAI" w:date="2026-10-01T18:07:00Z" w16du:dateUtc="2026-10-02T01:07:00Z">
              <w:tcPr>
                <w:tcW w:w="2663"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494" w:author="OpenAI" w:date="2026-10-01T18:07:00Z" w16du:dateUtc="2026-10-02T01:07:00Z">
                  <w:rPr/>
                </w:rPrChange>
              </w:rPr>
            </w:pPr>
            <w:r>
              <w:rPr>
                <w:sz w:val="22"/>
                <w:rPrChange w:id="1495" w:author="OpenAI" w:date="2026-10-01T18:07:00Z" w16du:dateUtc="2026-10-02T01:07:00Z">
                  <w:rPr/>
                </w:rPrChange>
              </w:rPr>
              <w:t>cycloheximide-chase protein degradation assay; western blot dosimetry</w:t>
            </w:r>
          </w:p>
        </w:tc>
        <w:tc>
          <w:tcPr>
            <w:tcW w:w="1441" w:type="dxa"/>
            <w:tcBorders>
              <w:top w:val="single" w:sz="4" w:space="0" w:color="000000"/>
              <w:left w:val="single" w:sz="4" w:space="0" w:color="000000"/>
              <w:bottom w:val="single" w:sz="4" w:space="0" w:color="000000"/>
              <w:right w:val="single" w:sz="4" w:space="0" w:color="000000"/>
            </w:tcBorders>
            <w:cellDel w:id="1496" w:author="OpenAI" w:date="2026-10-01T18:07:00Z"/>
            <w:tcPrChange w:id="1497" w:author="OpenAI" w:date="2026-10-01T18:07:00Z" w16du:dateUtc="2026-10-02T01:07:00Z">
              <w:tcPr>
                <w:tcW w:w="1441" w:type="dxa"/>
                <w:gridSpan w:val="2"/>
                <w:tcBorders>
                  <w:top w:val="single" w:sz="4" w:space="0" w:color="000000"/>
                  <w:left w:val="single" w:sz="4" w:space="0" w:color="000000"/>
                  <w:bottom w:val="single" w:sz="4" w:space="0" w:color="000000"/>
                  <w:right w:val="single" w:sz="4" w:space="0" w:color="000000"/>
                </w:tcBorders>
                <w:vAlign w:val="center"/>
                <w:cellDel w:id="1498" w:author="OpenAI" w:date="2026-10-01T18:07:00Z"/>
              </w:tcPr>
            </w:tcPrChange>
          </w:tcPr>
          <w:p w:rsidR="007B1B89" w:rsidRDefault="007B1B89">
            <w:pPr>
              <w:jc w:val="center"/>
            </w:pPr>
            <w:del w:id="1499" w:author="OpenAI" w:date="2026-10-01T18:07:00Z" w16du:dateUtc="2026-10-02T01:07:00Z">
              <w:r>
                <w:delText>A Priori and Top Down</w:delText>
              </w:r>
            </w:del>
          </w:p>
        </w:tc>
        <w:tc>
          <w:tcPr>
            <w:tcW w:w="1172" w:type="dxa"/>
            <w:gridSpan w:val="2"/>
            <w:tcBorders>
              <w:top w:val="single" w:sz="4" w:space="0" w:color="000000"/>
              <w:left w:val="single" w:sz="4" w:space="0" w:color="000000"/>
              <w:bottom w:val="single" w:sz="4" w:space="0" w:color="000000"/>
              <w:right w:val="single" w:sz="4" w:space="0" w:color="000000"/>
            </w:tcBorders>
            <w:vAlign w:val="center"/>
            <w:tcPrChange w:id="1500" w:author="OpenAI" w:date="2026-10-01T18:07:00Z" w16du:dateUtc="2026-10-02T01:07:00Z">
              <w:tcPr>
                <w:tcW w:w="3115"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501" w:author="OpenAI" w:date="2026-10-01T18:07:00Z" w16du:dateUtc="2026-10-02T01:07:00Z">
                  <w:rPr/>
                </w:rPrChange>
              </w:rPr>
            </w:pPr>
            <w:r>
              <w:rPr>
                <w:sz w:val="22"/>
                <w:rPrChange w:id="1502" w:author="OpenAI" w:date="2026-10-01T18:07:00Z" w16du:dateUtc="2026-10-02T01:07:00Z">
                  <w:rPr/>
                </w:rPrChange>
              </w:rPr>
              <w:t>[10]</w:t>
            </w:r>
          </w:p>
        </w:tc>
      </w:tr>
      <w:tr w:rsidR="001425FF">
        <w:trPr>
          <w:trHeight w:val="720"/>
          <w:trPrChange w:id="1503" w:author="OpenAI" w:date="2026-10-01T18:07:00Z" w16du:dateUtc="2026-10-02T01:07:00Z">
            <w:trPr>
              <w:trHeight w:val="720"/>
            </w:trPr>
          </w:trPrChange>
        </w:trPr>
        <w:tc>
          <w:tcPr>
            <w:tcW w:w="1596" w:type="dxa"/>
            <w:tcBorders>
              <w:top w:val="single" w:sz="4" w:space="0" w:color="000000"/>
              <w:left w:val="single" w:sz="4" w:space="0" w:color="000000"/>
              <w:bottom w:val="single" w:sz="4" w:space="0" w:color="000000"/>
              <w:right w:val="single" w:sz="4" w:space="0" w:color="000000"/>
            </w:tcBorders>
            <w:vAlign w:val="center"/>
            <w:tcPrChange w:id="1504" w:author="OpenAI" w:date="2026-10-01T18:07:00Z" w16du:dateUtc="2026-10-02T01:07:00Z">
              <w:tcPr>
                <w:tcW w:w="1830"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505" w:author="OpenAI" w:date="2026-10-01T18:07:00Z" w16du:dateUtc="2026-10-02T01:07:00Z">
                  <w:rPr/>
                </w:rPrChange>
              </w:rPr>
            </w:pPr>
            <w:r>
              <w:rPr>
                <w:sz w:val="22"/>
                <w:rPrChange w:id="1506" w:author="OpenAI" w:date="2026-10-01T18:07:00Z" w16du:dateUtc="2026-10-02T01:07:00Z">
                  <w:rPr/>
                </w:rPrChange>
              </w:rPr>
              <w:t>Bevacizumab</w:t>
            </w:r>
          </w:p>
        </w:tc>
        <w:tc>
          <w:tcPr>
            <w:tcW w:w="956" w:type="dxa"/>
            <w:tcBorders>
              <w:top w:val="single" w:sz="4" w:space="0" w:color="000000"/>
              <w:left w:val="single" w:sz="4" w:space="0" w:color="000000"/>
              <w:bottom w:val="single" w:sz="4" w:space="0" w:color="000000"/>
              <w:right w:val="single" w:sz="4" w:space="0" w:color="000000"/>
            </w:tcBorders>
            <w:vAlign w:val="bottom"/>
            <w:tcPrChange w:id="1507" w:author="OpenAI" w:date="2026-10-01T18:07:00Z" w16du:dateUtc="2026-10-02T01:07:00Z">
              <w:tcPr>
                <w:tcW w:w="1161" w:type="dxa"/>
                <w:gridSpan w:val="2"/>
                <w:tcBorders>
                  <w:top w:val="single" w:sz="4" w:space="0" w:color="000000"/>
                  <w:left w:val="single" w:sz="4" w:space="0" w:color="000000"/>
                  <w:bottom w:val="single" w:sz="4" w:space="0" w:color="000000"/>
                  <w:right w:val="single" w:sz="4" w:space="0" w:color="000000"/>
                </w:tcBorders>
                <w:vAlign w:val="bottom"/>
              </w:tcPr>
            </w:tcPrChange>
          </w:tcPr>
          <w:p w:rsidR="001425FF" w:rsidRDefault="007B1B89">
            <w:pPr>
              <w:jc w:val="left"/>
              <w:rPr>
                <w:sz w:val="22"/>
                <w:rPrChange w:id="1508" w:author="OpenAI" w:date="2026-10-01T18:07:00Z" w16du:dateUtc="2026-10-02T01:07:00Z">
                  <w:rPr/>
                </w:rPrChange>
              </w:rPr>
            </w:pPr>
            <w:r>
              <w:rPr>
                <w:sz w:val="22"/>
                <w:rPrChange w:id="1509" w:author="OpenAI" w:date="2026-10-01T18:07:00Z" w16du:dateUtc="2026-10-02T01:07:00Z">
                  <w:rPr/>
                </w:rPrChange>
              </w:rPr>
              <w:t>Monkey</w:t>
            </w:r>
          </w:p>
        </w:tc>
        <w:tc>
          <w:tcPr>
            <w:tcW w:w="1707" w:type="dxa"/>
            <w:tcBorders>
              <w:top w:val="single" w:sz="4" w:space="0" w:color="000000"/>
              <w:left w:val="single" w:sz="4" w:space="0" w:color="000000"/>
              <w:bottom w:val="single" w:sz="4" w:space="0" w:color="000000"/>
              <w:right w:val="single" w:sz="4" w:space="0" w:color="000000"/>
            </w:tcBorders>
            <w:vAlign w:val="center"/>
            <w:tcPrChange w:id="1510" w:author="OpenAI" w:date="2026-10-01T18:07:00Z" w16du:dateUtc="2026-10-02T01:07:00Z">
              <w:tcPr>
                <w:tcW w:w="1539"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511" w:author="OpenAI" w:date="2026-10-01T18:07:00Z" w16du:dateUtc="2026-10-02T01:07:00Z">
                  <w:rPr/>
                </w:rPrChange>
              </w:rPr>
            </w:pPr>
            <w:r>
              <w:rPr>
                <w:sz w:val="22"/>
                <w:rPrChange w:id="1512" w:author="OpenAI" w:date="2026-10-01T18:07:00Z" w16du:dateUtc="2026-10-02T01:07:00Z">
                  <w:rPr/>
                </w:rPrChange>
              </w:rPr>
              <w:t>Kd (FcRn) in endosomal space</w:t>
            </w:r>
          </w:p>
        </w:tc>
        <w:tc>
          <w:tcPr>
            <w:tcW w:w="1172" w:type="dxa"/>
            <w:tcBorders>
              <w:top w:val="single" w:sz="4" w:space="0" w:color="000000"/>
              <w:left w:val="single" w:sz="4" w:space="0" w:color="000000"/>
              <w:bottom w:val="single" w:sz="4" w:space="0" w:color="000000"/>
              <w:right w:val="single" w:sz="4" w:space="0" w:color="000000"/>
            </w:tcBorders>
            <w:vAlign w:val="center"/>
            <w:tcPrChange w:id="1513" w:author="OpenAI" w:date="2026-10-01T18:07:00Z" w16du:dateUtc="2026-10-02T01:07:00Z">
              <w:tcPr>
                <w:tcW w:w="1169"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right"/>
              <w:rPr>
                <w:sz w:val="22"/>
                <w:rPrChange w:id="1514" w:author="OpenAI" w:date="2026-10-01T18:07:00Z" w16du:dateUtc="2026-10-02T01:07:00Z">
                  <w:rPr/>
                </w:rPrChange>
              </w:rPr>
            </w:pPr>
            <w:r>
              <w:rPr>
                <w:sz w:val="22"/>
                <w:rPrChange w:id="1515" w:author="OpenAI" w:date="2026-10-01T18:07:00Z" w16du:dateUtc="2026-10-02T01:07:00Z">
                  <w:rPr/>
                </w:rPrChange>
              </w:rPr>
              <w:t>1.07</w:t>
            </w:r>
          </w:p>
        </w:tc>
        <w:tc>
          <w:tcPr>
            <w:tcW w:w="807" w:type="dxa"/>
            <w:tcBorders>
              <w:top w:val="single" w:sz="4" w:space="0" w:color="000000"/>
              <w:left w:val="single" w:sz="4" w:space="0" w:color="000000"/>
              <w:bottom w:val="single" w:sz="4" w:space="0" w:color="000000"/>
              <w:right w:val="single" w:sz="4" w:space="0" w:color="000000"/>
            </w:tcBorders>
            <w:vAlign w:val="center"/>
            <w:tcPrChange w:id="1516" w:author="OpenAI" w:date="2026-10-01T18:07:00Z" w16du:dateUtc="2026-10-02T01:07:00Z">
              <w:tcPr>
                <w:tcW w:w="937"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517" w:author="OpenAI" w:date="2026-10-01T18:07:00Z" w16du:dateUtc="2026-10-02T01:07:00Z">
                  <w:rPr/>
                </w:rPrChange>
              </w:rPr>
            </w:pPr>
            <w:r>
              <w:rPr>
                <w:sz w:val="22"/>
                <w:rPrChange w:id="1518" w:author="OpenAI" w:date="2026-10-01T18:07:00Z" w16du:dateUtc="2026-10-02T01:07:00Z">
                  <w:rPr/>
                </w:rPrChange>
              </w:rPr>
              <w:t>uM</w:t>
            </w:r>
          </w:p>
        </w:tc>
        <w:tc>
          <w:tcPr>
            <w:tcW w:w="3059" w:type="dxa"/>
            <w:tcBorders>
              <w:top w:val="single" w:sz="4" w:space="0" w:color="000000"/>
              <w:left w:val="single" w:sz="4" w:space="0" w:color="000000"/>
              <w:bottom w:val="single" w:sz="4" w:space="0" w:color="000000"/>
              <w:right w:val="single" w:sz="4" w:space="0" w:color="000000"/>
            </w:tcBorders>
            <w:vAlign w:val="center"/>
            <w:tcPrChange w:id="1519" w:author="OpenAI" w:date="2026-10-01T18:07:00Z" w16du:dateUtc="2026-10-02T01:07:00Z">
              <w:tcPr>
                <w:tcW w:w="2663"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520" w:author="OpenAI" w:date="2026-10-01T18:07:00Z" w16du:dateUtc="2026-10-02T01:07:00Z">
                  <w:rPr/>
                </w:rPrChange>
              </w:rPr>
            </w:pPr>
            <w:r>
              <w:rPr>
                <w:sz w:val="22"/>
                <w:rPrChange w:id="1521" w:author="OpenAI" w:date="2026-10-01T18:07:00Z" w16du:dateUtc="2026-10-02T01:07:00Z">
                  <w:rPr/>
                </w:rPrChange>
              </w:rPr>
              <w:t>Model-based meta-analysis</w:t>
            </w:r>
          </w:p>
        </w:tc>
        <w:tc>
          <w:tcPr>
            <w:tcW w:w="1441" w:type="dxa"/>
            <w:tcBorders>
              <w:top w:val="single" w:sz="4" w:space="0" w:color="000000"/>
              <w:left w:val="single" w:sz="4" w:space="0" w:color="000000"/>
              <w:bottom w:val="single" w:sz="4" w:space="0" w:color="000000"/>
              <w:right w:val="single" w:sz="4" w:space="0" w:color="000000"/>
            </w:tcBorders>
            <w:cellDel w:id="1522" w:author="OpenAI" w:date="2026-10-01T18:07:00Z"/>
            <w:tcPrChange w:id="1523" w:author="OpenAI" w:date="2026-10-01T18:07:00Z" w16du:dateUtc="2026-10-02T01:07:00Z">
              <w:tcPr>
                <w:tcW w:w="1441" w:type="dxa"/>
                <w:gridSpan w:val="2"/>
                <w:tcBorders>
                  <w:top w:val="single" w:sz="4" w:space="0" w:color="000000"/>
                  <w:left w:val="single" w:sz="4" w:space="0" w:color="000000"/>
                  <w:bottom w:val="single" w:sz="4" w:space="0" w:color="000000"/>
                  <w:right w:val="single" w:sz="4" w:space="0" w:color="000000"/>
                </w:tcBorders>
                <w:vAlign w:val="center"/>
                <w:cellDel w:id="1524" w:author="OpenAI" w:date="2026-10-01T18:07:00Z"/>
              </w:tcPr>
            </w:tcPrChange>
          </w:tcPr>
          <w:p w:rsidR="007B1B89" w:rsidRDefault="007B1B89">
            <w:pPr>
              <w:jc w:val="center"/>
            </w:pPr>
            <w:del w:id="1525" w:author="OpenAI" w:date="2026-10-01T18:07:00Z" w16du:dateUtc="2026-10-02T01:07:00Z">
              <w:r>
                <w:delText>A Priori</w:delText>
              </w:r>
            </w:del>
          </w:p>
        </w:tc>
        <w:tc>
          <w:tcPr>
            <w:tcW w:w="1172" w:type="dxa"/>
            <w:gridSpan w:val="2"/>
            <w:tcBorders>
              <w:top w:val="single" w:sz="4" w:space="0" w:color="000000"/>
              <w:left w:val="single" w:sz="4" w:space="0" w:color="000000"/>
              <w:bottom w:val="single" w:sz="4" w:space="0" w:color="000000"/>
              <w:right w:val="single" w:sz="4" w:space="0" w:color="000000"/>
            </w:tcBorders>
            <w:vAlign w:val="center"/>
            <w:tcPrChange w:id="1526" w:author="OpenAI" w:date="2026-10-01T18:07:00Z" w16du:dateUtc="2026-10-02T01:07:00Z">
              <w:tcPr>
                <w:tcW w:w="3115"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527" w:author="OpenAI" w:date="2026-10-01T18:07:00Z" w16du:dateUtc="2026-10-02T01:07:00Z">
                  <w:rPr/>
                </w:rPrChange>
              </w:rPr>
            </w:pPr>
            <w:r>
              <w:rPr>
                <w:sz w:val="22"/>
                <w:rPrChange w:id="1528" w:author="OpenAI" w:date="2026-10-01T18:07:00Z" w16du:dateUtc="2026-10-02T01:07:00Z">
                  <w:rPr/>
                </w:rPrChange>
              </w:rPr>
              <w:t>[5]</w:t>
            </w:r>
          </w:p>
        </w:tc>
      </w:tr>
      <w:tr w:rsidR="001425FF">
        <w:trPr>
          <w:trHeight w:val="720"/>
          <w:trPrChange w:id="1529" w:author="OpenAI" w:date="2026-10-01T18:07:00Z" w16du:dateUtc="2026-10-02T01:07:00Z">
            <w:trPr>
              <w:trHeight w:val="720"/>
            </w:trPr>
          </w:trPrChange>
        </w:trPr>
        <w:tc>
          <w:tcPr>
            <w:tcW w:w="1596" w:type="dxa"/>
            <w:tcBorders>
              <w:top w:val="single" w:sz="4" w:space="0" w:color="000000"/>
              <w:left w:val="single" w:sz="4" w:space="0" w:color="000000"/>
              <w:bottom w:val="single" w:sz="4" w:space="0" w:color="000000"/>
              <w:right w:val="single" w:sz="4" w:space="0" w:color="000000"/>
            </w:tcBorders>
            <w:vAlign w:val="center"/>
            <w:tcPrChange w:id="1530" w:author="OpenAI" w:date="2026-10-01T18:07:00Z" w16du:dateUtc="2026-10-02T01:07:00Z">
              <w:tcPr>
                <w:tcW w:w="1830"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531" w:author="OpenAI" w:date="2026-10-01T18:07:00Z" w16du:dateUtc="2026-10-02T01:07:00Z">
                  <w:rPr/>
                </w:rPrChange>
              </w:rPr>
            </w:pPr>
            <w:r>
              <w:rPr>
                <w:sz w:val="22"/>
                <w:rPrChange w:id="1532" w:author="OpenAI" w:date="2026-10-01T18:07:00Z" w16du:dateUtc="2026-10-02T01:07:00Z">
                  <w:rPr/>
                </w:rPrChange>
              </w:rPr>
              <w:t>Golimumab</w:t>
            </w:r>
          </w:p>
        </w:tc>
        <w:tc>
          <w:tcPr>
            <w:tcW w:w="956" w:type="dxa"/>
            <w:tcBorders>
              <w:top w:val="single" w:sz="4" w:space="0" w:color="000000"/>
              <w:left w:val="single" w:sz="4" w:space="0" w:color="000000"/>
              <w:bottom w:val="single" w:sz="4" w:space="0" w:color="000000"/>
              <w:right w:val="single" w:sz="4" w:space="0" w:color="000000"/>
            </w:tcBorders>
            <w:vAlign w:val="bottom"/>
            <w:tcPrChange w:id="1533" w:author="OpenAI" w:date="2026-10-01T18:07:00Z" w16du:dateUtc="2026-10-02T01:07:00Z">
              <w:tcPr>
                <w:tcW w:w="1161" w:type="dxa"/>
                <w:gridSpan w:val="2"/>
                <w:tcBorders>
                  <w:top w:val="single" w:sz="4" w:space="0" w:color="000000"/>
                  <w:left w:val="single" w:sz="4" w:space="0" w:color="000000"/>
                  <w:bottom w:val="single" w:sz="4" w:space="0" w:color="000000"/>
                  <w:right w:val="single" w:sz="4" w:space="0" w:color="000000"/>
                </w:tcBorders>
                <w:vAlign w:val="bottom"/>
              </w:tcPr>
            </w:tcPrChange>
          </w:tcPr>
          <w:p w:rsidR="001425FF" w:rsidRDefault="007B1B89">
            <w:pPr>
              <w:jc w:val="left"/>
              <w:rPr>
                <w:sz w:val="22"/>
                <w:rPrChange w:id="1534" w:author="OpenAI" w:date="2026-10-01T18:07:00Z" w16du:dateUtc="2026-10-02T01:07:00Z">
                  <w:rPr/>
                </w:rPrChange>
              </w:rPr>
            </w:pPr>
            <w:r>
              <w:rPr>
                <w:sz w:val="22"/>
                <w:rPrChange w:id="1535" w:author="OpenAI" w:date="2026-10-01T18:07:00Z" w16du:dateUtc="2026-10-02T01:07:00Z">
                  <w:rPr/>
                </w:rPrChange>
              </w:rPr>
              <w:t>Monkey</w:t>
            </w:r>
          </w:p>
        </w:tc>
        <w:tc>
          <w:tcPr>
            <w:tcW w:w="1707" w:type="dxa"/>
            <w:tcBorders>
              <w:top w:val="single" w:sz="4" w:space="0" w:color="000000"/>
              <w:left w:val="single" w:sz="4" w:space="0" w:color="000000"/>
              <w:bottom w:val="single" w:sz="4" w:space="0" w:color="000000"/>
              <w:right w:val="single" w:sz="4" w:space="0" w:color="000000"/>
            </w:tcBorders>
            <w:vAlign w:val="center"/>
            <w:tcPrChange w:id="1536" w:author="OpenAI" w:date="2026-10-01T18:07:00Z" w16du:dateUtc="2026-10-02T01:07:00Z">
              <w:tcPr>
                <w:tcW w:w="1539"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537" w:author="OpenAI" w:date="2026-10-01T18:07:00Z" w16du:dateUtc="2026-10-02T01:07:00Z">
                  <w:rPr/>
                </w:rPrChange>
              </w:rPr>
            </w:pPr>
            <w:r>
              <w:rPr>
                <w:sz w:val="22"/>
                <w:rPrChange w:id="1538" w:author="OpenAI" w:date="2026-10-01T18:07:00Z" w16du:dateUtc="2026-10-02T01:07:00Z">
                  <w:rPr/>
                </w:rPrChange>
              </w:rPr>
              <w:t>Kd</w:t>
            </w:r>
          </w:p>
        </w:tc>
        <w:tc>
          <w:tcPr>
            <w:tcW w:w="1172" w:type="dxa"/>
            <w:tcBorders>
              <w:top w:val="single" w:sz="4" w:space="0" w:color="000000"/>
              <w:left w:val="single" w:sz="4" w:space="0" w:color="000000"/>
              <w:bottom w:val="single" w:sz="4" w:space="0" w:color="000000"/>
              <w:right w:val="single" w:sz="4" w:space="0" w:color="000000"/>
            </w:tcBorders>
            <w:vAlign w:val="center"/>
            <w:tcPrChange w:id="1539" w:author="OpenAI" w:date="2026-10-01T18:07:00Z" w16du:dateUtc="2026-10-02T01:07:00Z">
              <w:tcPr>
                <w:tcW w:w="1169"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right"/>
              <w:rPr>
                <w:sz w:val="22"/>
                <w:rPrChange w:id="1540" w:author="OpenAI" w:date="2026-10-01T18:07:00Z" w16du:dateUtc="2026-10-02T01:07:00Z">
                  <w:rPr/>
                </w:rPrChange>
              </w:rPr>
            </w:pPr>
            <w:r>
              <w:rPr>
                <w:sz w:val="22"/>
                <w:rPrChange w:id="1541" w:author="OpenAI" w:date="2026-10-01T18:07:00Z" w16du:dateUtc="2026-10-02T01:07:00Z">
                  <w:rPr/>
                </w:rPrChange>
              </w:rPr>
              <w:t>0.000018</w:t>
            </w:r>
          </w:p>
        </w:tc>
        <w:tc>
          <w:tcPr>
            <w:tcW w:w="807" w:type="dxa"/>
            <w:tcBorders>
              <w:top w:val="single" w:sz="4" w:space="0" w:color="000000"/>
              <w:left w:val="single" w:sz="4" w:space="0" w:color="000000"/>
              <w:bottom w:val="single" w:sz="4" w:space="0" w:color="000000"/>
              <w:right w:val="single" w:sz="4" w:space="0" w:color="000000"/>
            </w:tcBorders>
            <w:vAlign w:val="center"/>
            <w:tcPrChange w:id="1542" w:author="OpenAI" w:date="2026-10-01T18:07:00Z" w16du:dateUtc="2026-10-02T01:07:00Z">
              <w:tcPr>
                <w:tcW w:w="937"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543" w:author="OpenAI" w:date="2026-10-01T18:07:00Z" w16du:dateUtc="2026-10-02T01:07:00Z">
                  <w:rPr/>
                </w:rPrChange>
              </w:rPr>
            </w:pPr>
            <w:r>
              <w:rPr>
                <w:sz w:val="22"/>
                <w:rPrChange w:id="1544" w:author="OpenAI" w:date="2026-10-01T18:07:00Z" w16du:dateUtc="2026-10-02T01:07:00Z">
                  <w:rPr/>
                </w:rPrChange>
              </w:rPr>
              <w:t>uM</w:t>
            </w:r>
          </w:p>
        </w:tc>
        <w:tc>
          <w:tcPr>
            <w:tcW w:w="3059" w:type="dxa"/>
            <w:tcBorders>
              <w:top w:val="single" w:sz="4" w:space="0" w:color="000000"/>
              <w:left w:val="single" w:sz="4" w:space="0" w:color="000000"/>
              <w:bottom w:val="single" w:sz="4" w:space="0" w:color="000000"/>
              <w:right w:val="single" w:sz="4" w:space="0" w:color="000000"/>
            </w:tcBorders>
            <w:vAlign w:val="center"/>
            <w:tcPrChange w:id="1545" w:author="OpenAI" w:date="2026-10-01T18:07:00Z" w16du:dateUtc="2026-10-02T01:07:00Z">
              <w:tcPr>
                <w:tcW w:w="2663"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546" w:author="OpenAI" w:date="2026-10-01T18:07:00Z" w16du:dateUtc="2026-10-02T01:07:00Z">
                  <w:rPr/>
                </w:rPrChange>
              </w:rPr>
            </w:pPr>
            <w:r>
              <w:rPr>
                <w:sz w:val="22"/>
                <w:rPrChange w:id="1547" w:author="OpenAI" w:date="2026-10-01T18:07:00Z" w16du:dateUtc="2026-10-02T01:07:00Z">
                  <w:rPr/>
                </w:rPrChange>
              </w:rPr>
              <w:t>SPR/Biacore (Biacore 3000)</w:t>
            </w:r>
          </w:p>
        </w:tc>
        <w:tc>
          <w:tcPr>
            <w:tcW w:w="1441" w:type="dxa"/>
            <w:tcBorders>
              <w:top w:val="single" w:sz="4" w:space="0" w:color="000000"/>
              <w:left w:val="single" w:sz="4" w:space="0" w:color="000000"/>
              <w:bottom w:val="single" w:sz="4" w:space="0" w:color="000000"/>
              <w:right w:val="single" w:sz="4" w:space="0" w:color="000000"/>
            </w:tcBorders>
            <w:cellDel w:id="1548" w:author="OpenAI" w:date="2026-10-01T18:07:00Z"/>
            <w:tcPrChange w:id="1549" w:author="OpenAI" w:date="2026-10-01T18:07:00Z" w16du:dateUtc="2026-10-02T01:07:00Z">
              <w:tcPr>
                <w:tcW w:w="1441" w:type="dxa"/>
                <w:gridSpan w:val="2"/>
                <w:tcBorders>
                  <w:top w:val="single" w:sz="4" w:space="0" w:color="000000"/>
                  <w:left w:val="single" w:sz="4" w:space="0" w:color="000000"/>
                  <w:bottom w:val="single" w:sz="4" w:space="0" w:color="000000"/>
                  <w:right w:val="single" w:sz="4" w:space="0" w:color="000000"/>
                </w:tcBorders>
                <w:vAlign w:val="center"/>
                <w:cellDel w:id="1550" w:author="OpenAI" w:date="2026-10-01T18:07:00Z"/>
              </w:tcPr>
            </w:tcPrChange>
          </w:tcPr>
          <w:p w:rsidR="007B1B89" w:rsidRDefault="007B1B89">
            <w:pPr>
              <w:jc w:val="center"/>
            </w:pPr>
            <w:del w:id="1551" w:author="OpenAI" w:date="2026-10-01T18:07:00Z" w16du:dateUtc="2026-10-02T01:07:00Z">
              <w:r>
                <w:delText>A Priori and Top Down</w:delText>
              </w:r>
            </w:del>
          </w:p>
        </w:tc>
        <w:tc>
          <w:tcPr>
            <w:tcW w:w="1172" w:type="dxa"/>
            <w:gridSpan w:val="2"/>
            <w:tcBorders>
              <w:top w:val="single" w:sz="4" w:space="0" w:color="000000"/>
              <w:left w:val="single" w:sz="4" w:space="0" w:color="000000"/>
              <w:bottom w:val="single" w:sz="4" w:space="0" w:color="000000"/>
              <w:right w:val="single" w:sz="4" w:space="0" w:color="000000"/>
            </w:tcBorders>
            <w:vAlign w:val="center"/>
            <w:tcPrChange w:id="1552" w:author="OpenAI" w:date="2026-10-01T18:07:00Z" w16du:dateUtc="2026-10-02T01:07:00Z">
              <w:tcPr>
                <w:tcW w:w="3115"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553" w:author="OpenAI" w:date="2026-10-01T18:07:00Z" w16du:dateUtc="2026-10-02T01:07:00Z">
                  <w:rPr/>
                </w:rPrChange>
              </w:rPr>
            </w:pPr>
            <w:r>
              <w:rPr>
                <w:sz w:val="22"/>
                <w:rPrChange w:id="1554" w:author="OpenAI" w:date="2026-10-01T18:07:00Z" w16du:dateUtc="2026-10-02T01:07:00Z">
                  <w:rPr/>
                </w:rPrChange>
              </w:rPr>
              <w:t>[1]</w:t>
            </w:r>
          </w:p>
        </w:tc>
      </w:tr>
      <w:tr w:rsidR="001425FF">
        <w:trPr>
          <w:trHeight w:val="720"/>
          <w:trPrChange w:id="1555" w:author="OpenAI" w:date="2026-10-01T18:07:00Z" w16du:dateUtc="2026-10-02T01:07:00Z">
            <w:trPr>
              <w:trHeight w:val="720"/>
            </w:trPr>
          </w:trPrChange>
        </w:trPr>
        <w:tc>
          <w:tcPr>
            <w:tcW w:w="1596" w:type="dxa"/>
            <w:tcBorders>
              <w:top w:val="single" w:sz="4" w:space="0" w:color="000000"/>
              <w:left w:val="single" w:sz="4" w:space="0" w:color="000000"/>
              <w:bottom w:val="single" w:sz="4" w:space="0" w:color="000000"/>
              <w:right w:val="single" w:sz="4" w:space="0" w:color="000000"/>
            </w:tcBorders>
            <w:vAlign w:val="center"/>
            <w:tcPrChange w:id="1556" w:author="OpenAI" w:date="2026-10-01T18:07:00Z" w16du:dateUtc="2026-10-02T01:07:00Z">
              <w:tcPr>
                <w:tcW w:w="1830"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557" w:author="OpenAI" w:date="2026-10-01T18:07:00Z" w16du:dateUtc="2026-10-02T01:07:00Z">
                  <w:rPr/>
                </w:rPrChange>
              </w:rPr>
            </w:pPr>
            <w:r>
              <w:rPr>
                <w:sz w:val="22"/>
                <w:rPrChange w:id="1558" w:author="OpenAI" w:date="2026-10-01T18:07:00Z" w16du:dateUtc="2026-10-02T01:07:00Z">
                  <w:rPr/>
                </w:rPrChange>
              </w:rPr>
              <w:t>Golimumab</w:t>
            </w:r>
          </w:p>
        </w:tc>
        <w:tc>
          <w:tcPr>
            <w:tcW w:w="956" w:type="dxa"/>
            <w:tcBorders>
              <w:top w:val="single" w:sz="4" w:space="0" w:color="000000"/>
              <w:left w:val="single" w:sz="4" w:space="0" w:color="000000"/>
              <w:bottom w:val="single" w:sz="4" w:space="0" w:color="000000"/>
              <w:right w:val="single" w:sz="4" w:space="0" w:color="000000"/>
            </w:tcBorders>
            <w:vAlign w:val="bottom"/>
            <w:tcPrChange w:id="1559" w:author="OpenAI" w:date="2026-10-01T18:07:00Z" w16du:dateUtc="2026-10-02T01:07:00Z">
              <w:tcPr>
                <w:tcW w:w="1161" w:type="dxa"/>
                <w:gridSpan w:val="2"/>
                <w:tcBorders>
                  <w:top w:val="single" w:sz="4" w:space="0" w:color="000000"/>
                  <w:left w:val="single" w:sz="4" w:space="0" w:color="000000"/>
                  <w:bottom w:val="single" w:sz="4" w:space="0" w:color="000000"/>
                  <w:right w:val="single" w:sz="4" w:space="0" w:color="000000"/>
                </w:tcBorders>
                <w:vAlign w:val="bottom"/>
              </w:tcPr>
            </w:tcPrChange>
          </w:tcPr>
          <w:p w:rsidR="001425FF" w:rsidRDefault="007B1B89">
            <w:pPr>
              <w:jc w:val="left"/>
              <w:rPr>
                <w:sz w:val="22"/>
                <w:rPrChange w:id="1560" w:author="OpenAI" w:date="2026-10-01T18:07:00Z" w16du:dateUtc="2026-10-02T01:07:00Z">
                  <w:rPr/>
                </w:rPrChange>
              </w:rPr>
            </w:pPr>
            <w:r>
              <w:rPr>
                <w:sz w:val="22"/>
                <w:rPrChange w:id="1561" w:author="OpenAI" w:date="2026-10-01T18:07:00Z" w16du:dateUtc="2026-10-02T01:07:00Z">
                  <w:rPr/>
                </w:rPrChange>
              </w:rPr>
              <w:t>Monkey</w:t>
            </w:r>
          </w:p>
        </w:tc>
        <w:tc>
          <w:tcPr>
            <w:tcW w:w="1707" w:type="dxa"/>
            <w:tcBorders>
              <w:top w:val="single" w:sz="4" w:space="0" w:color="000000"/>
              <w:left w:val="single" w:sz="4" w:space="0" w:color="000000"/>
              <w:bottom w:val="single" w:sz="4" w:space="0" w:color="000000"/>
              <w:right w:val="single" w:sz="4" w:space="0" w:color="000000"/>
            </w:tcBorders>
            <w:vAlign w:val="center"/>
            <w:tcPrChange w:id="1562" w:author="OpenAI" w:date="2026-10-01T18:07:00Z" w16du:dateUtc="2026-10-02T01:07:00Z">
              <w:tcPr>
                <w:tcW w:w="1539"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563" w:author="OpenAI" w:date="2026-10-01T18:07:00Z" w16du:dateUtc="2026-10-02T01:07:00Z">
                  <w:rPr/>
                </w:rPrChange>
              </w:rPr>
            </w:pPr>
            <w:r>
              <w:rPr>
                <w:sz w:val="22"/>
                <w:rPrChange w:id="1564" w:author="OpenAI" w:date="2026-10-01T18:07:00Z" w16du:dateUtc="2026-10-02T01:07:00Z">
                  <w:rPr/>
                </w:rPrChange>
              </w:rPr>
              <w:t>koff</w:t>
            </w:r>
          </w:p>
        </w:tc>
        <w:tc>
          <w:tcPr>
            <w:tcW w:w="1172" w:type="dxa"/>
            <w:tcBorders>
              <w:top w:val="single" w:sz="4" w:space="0" w:color="000000"/>
              <w:left w:val="single" w:sz="4" w:space="0" w:color="000000"/>
              <w:bottom w:val="single" w:sz="4" w:space="0" w:color="000000"/>
              <w:right w:val="single" w:sz="4" w:space="0" w:color="000000"/>
            </w:tcBorders>
            <w:vAlign w:val="center"/>
            <w:tcPrChange w:id="1565" w:author="OpenAI" w:date="2026-10-01T18:07:00Z" w16du:dateUtc="2026-10-02T01:07:00Z">
              <w:tcPr>
                <w:tcW w:w="1169"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right"/>
              <w:rPr>
                <w:sz w:val="22"/>
                <w:rPrChange w:id="1566" w:author="OpenAI" w:date="2026-10-01T18:07:00Z" w16du:dateUtc="2026-10-02T01:07:00Z">
                  <w:rPr/>
                </w:rPrChange>
              </w:rPr>
            </w:pPr>
            <w:r>
              <w:rPr>
                <w:sz w:val="22"/>
                <w:rPrChange w:id="1567" w:author="OpenAI" w:date="2026-10-01T18:07:00Z" w16du:dateUtc="2026-10-02T01:07:00Z">
                  <w:rPr/>
                </w:rPrChange>
              </w:rPr>
              <w:t>0.005583</w:t>
            </w:r>
          </w:p>
        </w:tc>
        <w:tc>
          <w:tcPr>
            <w:tcW w:w="807" w:type="dxa"/>
            <w:tcBorders>
              <w:top w:val="single" w:sz="4" w:space="0" w:color="000000"/>
              <w:left w:val="single" w:sz="4" w:space="0" w:color="000000"/>
              <w:bottom w:val="single" w:sz="4" w:space="0" w:color="000000"/>
              <w:right w:val="single" w:sz="4" w:space="0" w:color="000000"/>
            </w:tcBorders>
            <w:vAlign w:val="center"/>
            <w:tcPrChange w:id="1568" w:author="OpenAI" w:date="2026-10-01T18:07:00Z" w16du:dateUtc="2026-10-02T01:07:00Z">
              <w:tcPr>
                <w:tcW w:w="937"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569" w:author="OpenAI" w:date="2026-10-01T18:07:00Z" w16du:dateUtc="2026-10-02T01:07:00Z">
                  <w:rPr/>
                </w:rPrChange>
              </w:rPr>
            </w:pPr>
            <w:r>
              <w:rPr>
                <w:sz w:val="22"/>
                <w:rPrChange w:id="1570" w:author="OpenAI" w:date="2026-10-01T18:07:00Z" w16du:dateUtc="2026-10-02T01:07:00Z">
                  <w:rPr/>
                </w:rPrChange>
              </w:rPr>
              <w:t>1/min</w:t>
            </w:r>
          </w:p>
        </w:tc>
        <w:tc>
          <w:tcPr>
            <w:tcW w:w="3059" w:type="dxa"/>
            <w:tcBorders>
              <w:top w:val="single" w:sz="4" w:space="0" w:color="000000"/>
              <w:left w:val="single" w:sz="4" w:space="0" w:color="000000"/>
              <w:bottom w:val="single" w:sz="4" w:space="0" w:color="000000"/>
              <w:right w:val="single" w:sz="4" w:space="0" w:color="000000"/>
            </w:tcBorders>
            <w:vAlign w:val="center"/>
            <w:tcPrChange w:id="1571" w:author="OpenAI" w:date="2026-10-01T18:07:00Z" w16du:dateUtc="2026-10-02T01:07:00Z">
              <w:tcPr>
                <w:tcW w:w="2663"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572" w:author="OpenAI" w:date="2026-10-01T18:07:00Z" w16du:dateUtc="2026-10-02T01:07:00Z">
                  <w:rPr/>
                </w:rPrChange>
              </w:rPr>
            </w:pPr>
            <w:r>
              <w:rPr>
                <w:sz w:val="22"/>
                <w:rPrChange w:id="1573" w:author="OpenAI" w:date="2026-10-01T18:07:00Z" w16du:dateUtc="2026-10-02T01:07:00Z">
                  <w:rPr/>
                </w:rPrChange>
              </w:rPr>
              <w:t>SPR/Biacore (Biacore 3000)</w:t>
            </w:r>
          </w:p>
        </w:tc>
        <w:tc>
          <w:tcPr>
            <w:tcW w:w="1441" w:type="dxa"/>
            <w:tcBorders>
              <w:top w:val="single" w:sz="4" w:space="0" w:color="000000"/>
              <w:left w:val="single" w:sz="4" w:space="0" w:color="000000"/>
              <w:bottom w:val="single" w:sz="4" w:space="0" w:color="000000"/>
              <w:right w:val="single" w:sz="4" w:space="0" w:color="000000"/>
            </w:tcBorders>
            <w:cellDel w:id="1574" w:author="OpenAI" w:date="2026-10-01T18:07:00Z"/>
            <w:tcPrChange w:id="1575" w:author="OpenAI" w:date="2026-10-01T18:07:00Z" w16du:dateUtc="2026-10-02T01:07:00Z">
              <w:tcPr>
                <w:tcW w:w="1441" w:type="dxa"/>
                <w:gridSpan w:val="2"/>
                <w:tcBorders>
                  <w:top w:val="single" w:sz="4" w:space="0" w:color="000000"/>
                  <w:left w:val="single" w:sz="4" w:space="0" w:color="000000"/>
                  <w:bottom w:val="single" w:sz="4" w:space="0" w:color="000000"/>
                  <w:right w:val="single" w:sz="4" w:space="0" w:color="000000"/>
                </w:tcBorders>
                <w:vAlign w:val="center"/>
                <w:cellDel w:id="1576" w:author="OpenAI" w:date="2026-10-01T18:07:00Z"/>
              </w:tcPr>
            </w:tcPrChange>
          </w:tcPr>
          <w:p w:rsidR="007B1B89" w:rsidRDefault="007B1B89">
            <w:pPr>
              <w:jc w:val="center"/>
            </w:pPr>
            <w:del w:id="1577" w:author="OpenAI" w:date="2026-10-01T18:07:00Z" w16du:dateUtc="2026-10-02T01:07:00Z">
              <w:r>
                <w:delText>A Priori and Top Down</w:delText>
              </w:r>
            </w:del>
          </w:p>
        </w:tc>
        <w:tc>
          <w:tcPr>
            <w:tcW w:w="1172" w:type="dxa"/>
            <w:gridSpan w:val="2"/>
            <w:tcBorders>
              <w:top w:val="single" w:sz="4" w:space="0" w:color="000000"/>
              <w:left w:val="single" w:sz="4" w:space="0" w:color="000000"/>
              <w:bottom w:val="single" w:sz="4" w:space="0" w:color="000000"/>
              <w:right w:val="single" w:sz="4" w:space="0" w:color="000000"/>
            </w:tcBorders>
            <w:vAlign w:val="center"/>
            <w:tcPrChange w:id="1578" w:author="OpenAI" w:date="2026-10-01T18:07:00Z" w16du:dateUtc="2026-10-02T01:07:00Z">
              <w:tcPr>
                <w:tcW w:w="3115"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579" w:author="OpenAI" w:date="2026-10-01T18:07:00Z" w16du:dateUtc="2026-10-02T01:07:00Z">
                  <w:rPr/>
                </w:rPrChange>
              </w:rPr>
            </w:pPr>
            <w:r>
              <w:rPr>
                <w:sz w:val="22"/>
                <w:rPrChange w:id="1580" w:author="OpenAI" w:date="2026-10-01T18:07:00Z" w16du:dateUtc="2026-10-02T01:07:00Z">
                  <w:rPr/>
                </w:rPrChange>
              </w:rPr>
              <w:t>[1]</w:t>
            </w:r>
          </w:p>
        </w:tc>
      </w:tr>
      <w:tr w:rsidR="001425FF">
        <w:trPr>
          <w:trHeight w:val="720"/>
          <w:trPrChange w:id="1581" w:author="OpenAI" w:date="2026-10-01T18:07:00Z" w16du:dateUtc="2026-10-02T01:07:00Z">
            <w:trPr>
              <w:trHeight w:val="720"/>
            </w:trPr>
          </w:trPrChange>
        </w:trPr>
        <w:tc>
          <w:tcPr>
            <w:tcW w:w="1596" w:type="dxa"/>
            <w:tcBorders>
              <w:top w:val="single" w:sz="4" w:space="0" w:color="000000"/>
              <w:left w:val="single" w:sz="4" w:space="0" w:color="000000"/>
              <w:bottom w:val="single" w:sz="4" w:space="0" w:color="000000"/>
              <w:right w:val="single" w:sz="4" w:space="0" w:color="000000"/>
            </w:tcBorders>
            <w:vAlign w:val="center"/>
            <w:tcPrChange w:id="1582" w:author="OpenAI" w:date="2026-10-01T18:07:00Z" w16du:dateUtc="2026-10-02T01:07:00Z">
              <w:tcPr>
                <w:tcW w:w="1830"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583" w:author="OpenAI" w:date="2026-10-01T18:07:00Z" w16du:dateUtc="2026-10-02T01:07:00Z">
                  <w:rPr/>
                </w:rPrChange>
              </w:rPr>
            </w:pPr>
            <w:r>
              <w:rPr>
                <w:sz w:val="22"/>
                <w:rPrChange w:id="1584" w:author="OpenAI" w:date="2026-10-01T18:07:00Z" w16du:dateUtc="2026-10-02T01:07:00Z">
                  <w:rPr/>
                </w:rPrChange>
              </w:rPr>
              <w:t>Golimumab</w:t>
            </w:r>
          </w:p>
        </w:tc>
        <w:tc>
          <w:tcPr>
            <w:tcW w:w="956" w:type="dxa"/>
            <w:tcBorders>
              <w:top w:val="single" w:sz="4" w:space="0" w:color="000000"/>
              <w:left w:val="single" w:sz="4" w:space="0" w:color="000000"/>
              <w:bottom w:val="single" w:sz="4" w:space="0" w:color="000000"/>
              <w:right w:val="single" w:sz="4" w:space="0" w:color="000000"/>
            </w:tcBorders>
            <w:vAlign w:val="bottom"/>
            <w:tcPrChange w:id="1585" w:author="OpenAI" w:date="2026-10-01T18:07:00Z" w16du:dateUtc="2026-10-02T01:07:00Z">
              <w:tcPr>
                <w:tcW w:w="1161" w:type="dxa"/>
                <w:gridSpan w:val="2"/>
                <w:tcBorders>
                  <w:top w:val="single" w:sz="4" w:space="0" w:color="000000"/>
                  <w:left w:val="single" w:sz="4" w:space="0" w:color="000000"/>
                  <w:bottom w:val="single" w:sz="4" w:space="0" w:color="000000"/>
                  <w:right w:val="single" w:sz="4" w:space="0" w:color="000000"/>
                </w:tcBorders>
                <w:vAlign w:val="bottom"/>
              </w:tcPr>
            </w:tcPrChange>
          </w:tcPr>
          <w:p w:rsidR="001425FF" w:rsidRDefault="007B1B89">
            <w:pPr>
              <w:jc w:val="left"/>
              <w:rPr>
                <w:sz w:val="22"/>
                <w:rPrChange w:id="1586" w:author="OpenAI" w:date="2026-10-01T18:07:00Z" w16du:dateUtc="2026-10-02T01:07:00Z">
                  <w:rPr/>
                </w:rPrChange>
              </w:rPr>
            </w:pPr>
            <w:r>
              <w:rPr>
                <w:sz w:val="22"/>
                <w:rPrChange w:id="1587" w:author="OpenAI" w:date="2026-10-01T18:07:00Z" w16du:dateUtc="2026-10-02T01:07:00Z">
                  <w:rPr/>
                </w:rPrChange>
              </w:rPr>
              <w:t>Monkey</w:t>
            </w:r>
          </w:p>
        </w:tc>
        <w:tc>
          <w:tcPr>
            <w:tcW w:w="1707" w:type="dxa"/>
            <w:tcBorders>
              <w:top w:val="single" w:sz="4" w:space="0" w:color="000000"/>
              <w:left w:val="single" w:sz="4" w:space="0" w:color="000000"/>
              <w:bottom w:val="single" w:sz="4" w:space="0" w:color="000000"/>
              <w:right w:val="single" w:sz="4" w:space="0" w:color="000000"/>
            </w:tcBorders>
            <w:vAlign w:val="center"/>
            <w:tcPrChange w:id="1588" w:author="OpenAI" w:date="2026-10-01T18:07:00Z" w16du:dateUtc="2026-10-02T01:07:00Z">
              <w:tcPr>
                <w:tcW w:w="1539"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589" w:author="OpenAI" w:date="2026-10-01T18:07:00Z" w16du:dateUtc="2026-10-02T01:07:00Z">
                  <w:rPr/>
                </w:rPrChange>
              </w:rPr>
            </w:pPr>
            <w:r>
              <w:rPr>
                <w:sz w:val="22"/>
                <w:rPrChange w:id="1590" w:author="OpenAI" w:date="2026-10-01T18:07:00Z" w16du:dateUtc="2026-10-02T01:07:00Z">
                  <w:rPr/>
                </w:rPrChange>
              </w:rPr>
              <w:t>kint</w:t>
            </w:r>
          </w:p>
        </w:tc>
        <w:tc>
          <w:tcPr>
            <w:tcW w:w="1172" w:type="dxa"/>
            <w:tcBorders>
              <w:top w:val="single" w:sz="4" w:space="0" w:color="000000"/>
              <w:left w:val="single" w:sz="4" w:space="0" w:color="000000"/>
              <w:bottom w:val="single" w:sz="4" w:space="0" w:color="000000"/>
              <w:right w:val="single" w:sz="4" w:space="0" w:color="000000"/>
            </w:tcBorders>
            <w:vAlign w:val="center"/>
            <w:tcPrChange w:id="1591" w:author="OpenAI" w:date="2026-10-01T18:07:00Z" w16du:dateUtc="2026-10-02T01:07:00Z">
              <w:tcPr>
                <w:tcW w:w="1169"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right"/>
              <w:rPr>
                <w:sz w:val="22"/>
                <w:rPrChange w:id="1592" w:author="OpenAI" w:date="2026-10-01T18:07:00Z" w16du:dateUtc="2026-10-02T01:07:00Z">
                  <w:rPr/>
                </w:rPrChange>
              </w:rPr>
            </w:pPr>
            <w:r>
              <w:rPr>
                <w:sz w:val="22"/>
                <w:rPrChange w:id="1593" w:author="OpenAI" w:date="2026-10-01T18:07:00Z" w16du:dateUtc="2026-10-02T01:07:00Z">
                  <w:rPr/>
                </w:rPrChange>
              </w:rPr>
              <w:t>0.866</w:t>
            </w:r>
          </w:p>
        </w:tc>
        <w:tc>
          <w:tcPr>
            <w:tcW w:w="807" w:type="dxa"/>
            <w:tcBorders>
              <w:top w:val="single" w:sz="4" w:space="0" w:color="000000"/>
              <w:left w:val="single" w:sz="4" w:space="0" w:color="000000"/>
              <w:bottom w:val="single" w:sz="4" w:space="0" w:color="000000"/>
              <w:right w:val="single" w:sz="4" w:space="0" w:color="000000"/>
            </w:tcBorders>
            <w:vAlign w:val="center"/>
            <w:tcPrChange w:id="1594" w:author="OpenAI" w:date="2026-10-01T18:07:00Z" w16du:dateUtc="2026-10-02T01:07:00Z">
              <w:tcPr>
                <w:tcW w:w="937"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595" w:author="OpenAI" w:date="2026-10-01T18:07:00Z" w16du:dateUtc="2026-10-02T01:07:00Z">
                  <w:rPr/>
                </w:rPrChange>
              </w:rPr>
            </w:pPr>
            <w:r>
              <w:rPr>
                <w:sz w:val="22"/>
                <w:rPrChange w:id="1596" w:author="OpenAI" w:date="2026-10-01T18:07:00Z" w16du:dateUtc="2026-10-02T01:07:00Z">
                  <w:rPr/>
                </w:rPrChange>
              </w:rPr>
              <w:t>1/h</w:t>
            </w:r>
          </w:p>
        </w:tc>
        <w:tc>
          <w:tcPr>
            <w:tcW w:w="3059" w:type="dxa"/>
            <w:tcBorders>
              <w:top w:val="single" w:sz="4" w:space="0" w:color="000000"/>
              <w:left w:val="single" w:sz="4" w:space="0" w:color="000000"/>
              <w:bottom w:val="single" w:sz="4" w:space="0" w:color="000000"/>
              <w:right w:val="single" w:sz="4" w:space="0" w:color="000000"/>
            </w:tcBorders>
            <w:vAlign w:val="center"/>
            <w:tcPrChange w:id="1597" w:author="OpenAI" w:date="2026-10-01T18:07:00Z" w16du:dateUtc="2026-10-02T01:07:00Z">
              <w:tcPr>
                <w:tcW w:w="2663"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598" w:author="OpenAI" w:date="2026-10-01T18:07:00Z" w16du:dateUtc="2026-10-02T01:07:00Z">
                  <w:rPr/>
                </w:rPrChange>
              </w:rPr>
            </w:pPr>
            <w:r>
              <w:rPr>
                <w:sz w:val="22"/>
                <w:rPrChange w:id="1599" w:author="OpenAI" w:date="2026-10-01T18:07:00Z" w16du:dateUtc="2026-10-02T01:07:00Z">
                  <w:rPr/>
                </w:rPrChange>
              </w:rPr>
              <w:t>model estimated by the authors of the source</w:t>
            </w:r>
          </w:p>
        </w:tc>
        <w:tc>
          <w:tcPr>
            <w:tcW w:w="1441" w:type="dxa"/>
            <w:tcBorders>
              <w:top w:val="single" w:sz="4" w:space="0" w:color="000000"/>
              <w:left w:val="single" w:sz="4" w:space="0" w:color="000000"/>
              <w:bottom w:val="single" w:sz="4" w:space="0" w:color="000000"/>
              <w:right w:val="single" w:sz="4" w:space="0" w:color="000000"/>
            </w:tcBorders>
            <w:cellDel w:id="1600" w:author="OpenAI" w:date="2026-10-01T18:07:00Z"/>
            <w:tcPrChange w:id="1601" w:author="OpenAI" w:date="2026-10-01T18:07:00Z" w16du:dateUtc="2026-10-02T01:07:00Z">
              <w:tcPr>
                <w:tcW w:w="1441" w:type="dxa"/>
                <w:gridSpan w:val="2"/>
                <w:tcBorders>
                  <w:top w:val="single" w:sz="4" w:space="0" w:color="000000"/>
                  <w:left w:val="single" w:sz="4" w:space="0" w:color="000000"/>
                  <w:bottom w:val="single" w:sz="4" w:space="0" w:color="000000"/>
                  <w:right w:val="single" w:sz="4" w:space="0" w:color="000000"/>
                </w:tcBorders>
                <w:vAlign w:val="center"/>
                <w:cellDel w:id="1602" w:author="OpenAI" w:date="2026-10-01T18:07:00Z"/>
              </w:tcPr>
            </w:tcPrChange>
          </w:tcPr>
          <w:p w:rsidR="007B1B89" w:rsidRDefault="007B1B89">
            <w:pPr>
              <w:jc w:val="center"/>
            </w:pPr>
            <w:del w:id="1603" w:author="OpenAI" w:date="2026-10-01T18:07:00Z" w16du:dateUtc="2026-10-02T01:07:00Z">
              <w:r>
                <w:delText>A Priori and Top Down</w:delText>
              </w:r>
            </w:del>
          </w:p>
        </w:tc>
        <w:tc>
          <w:tcPr>
            <w:tcW w:w="1172" w:type="dxa"/>
            <w:gridSpan w:val="2"/>
            <w:tcBorders>
              <w:top w:val="single" w:sz="4" w:space="0" w:color="000000"/>
              <w:left w:val="single" w:sz="4" w:space="0" w:color="000000"/>
              <w:bottom w:val="single" w:sz="4" w:space="0" w:color="000000"/>
              <w:right w:val="single" w:sz="4" w:space="0" w:color="000000"/>
            </w:tcBorders>
            <w:vAlign w:val="center"/>
            <w:tcPrChange w:id="1604" w:author="OpenAI" w:date="2026-10-01T18:07:00Z" w16du:dateUtc="2026-10-02T01:07:00Z">
              <w:tcPr>
                <w:tcW w:w="3115"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605" w:author="OpenAI" w:date="2026-10-01T18:07:00Z" w16du:dateUtc="2026-10-02T01:07:00Z">
                  <w:rPr/>
                </w:rPrChange>
              </w:rPr>
            </w:pPr>
            <w:r>
              <w:rPr>
                <w:sz w:val="22"/>
                <w:rPrChange w:id="1606" w:author="OpenAI" w:date="2026-10-01T18:07:00Z" w16du:dateUtc="2026-10-02T01:07:00Z">
                  <w:rPr/>
                </w:rPrChange>
              </w:rPr>
              <w:t>[2]</w:t>
            </w:r>
          </w:p>
        </w:tc>
      </w:tr>
      <w:tr w:rsidR="001425FF">
        <w:trPr>
          <w:trHeight w:val="720"/>
          <w:trPrChange w:id="1607" w:author="OpenAI" w:date="2026-10-01T18:07:00Z" w16du:dateUtc="2026-10-02T01:07:00Z">
            <w:trPr>
              <w:trHeight w:val="720"/>
            </w:trPr>
          </w:trPrChange>
        </w:trPr>
        <w:tc>
          <w:tcPr>
            <w:tcW w:w="1596" w:type="dxa"/>
            <w:tcBorders>
              <w:top w:val="single" w:sz="4" w:space="0" w:color="000000"/>
              <w:left w:val="single" w:sz="4" w:space="0" w:color="000000"/>
              <w:bottom w:val="single" w:sz="4" w:space="0" w:color="000000"/>
              <w:right w:val="single" w:sz="4" w:space="0" w:color="000000"/>
            </w:tcBorders>
            <w:vAlign w:val="center"/>
            <w:tcPrChange w:id="1608" w:author="OpenAI" w:date="2026-10-01T18:07:00Z" w16du:dateUtc="2026-10-02T01:07:00Z">
              <w:tcPr>
                <w:tcW w:w="1830"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609" w:author="OpenAI" w:date="2026-10-01T18:07:00Z" w16du:dateUtc="2026-10-02T01:07:00Z">
                  <w:rPr/>
                </w:rPrChange>
              </w:rPr>
            </w:pPr>
            <w:r>
              <w:rPr>
                <w:sz w:val="22"/>
                <w:rPrChange w:id="1610" w:author="OpenAI" w:date="2026-10-01T18:07:00Z" w16du:dateUtc="2026-10-02T01:07:00Z">
                  <w:rPr/>
                </w:rPrChange>
              </w:rPr>
              <w:t>Golimumab</w:t>
            </w:r>
          </w:p>
        </w:tc>
        <w:tc>
          <w:tcPr>
            <w:tcW w:w="956" w:type="dxa"/>
            <w:tcBorders>
              <w:top w:val="single" w:sz="4" w:space="0" w:color="000000"/>
              <w:left w:val="single" w:sz="4" w:space="0" w:color="000000"/>
              <w:bottom w:val="single" w:sz="4" w:space="0" w:color="000000"/>
              <w:right w:val="single" w:sz="4" w:space="0" w:color="000000"/>
            </w:tcBorders>
            <w:vAlign w:val="bottom"/>
            <w:tcPrChange w:id="1611" w:author="OpenAI" w:date="2026-10-01T18:07:00Z" w16du:dateUtc="2026-10-02T01:07:00Z">
              <w:tcPr>
                <w:tcW w:w="1161" w:type="dxa"/>
                <w:gridSpan w:val="2"/>
                <w:tcBorders>
                  <w:top w:val="single" w:sz="4" w:space="0" w:color="000000"/>
                  <w:left w:val="single" w:sz="4" w:space="0" w:color="000000"/>
                  <w:bottom w:val="single" w:sz="4" w:space="0" w:color="000000"/>
                  <w:right w:val="single" w:sz="4" w:space="0" w:color="000000"/>
                </w:tcBorders>
                <w:vAlign w:val="bottom"/>
              </w:tcPr>
            </w:tcPrChange>
          </w:tcPr>
          <w:p w:rsidR="001425FF" w:rsidRDefault="007B1B89">
            <w:pPr>
              <w:jc w:val="left"/>
              <w:rPr>
                <w:sz w:val="22"/>
                <w:rPrChange w:id="1612" w:author="OpenAI" w:date="2026-10-01T18:07:00Z" w16du:dateUtc="2026-10-02T01:07:00Z">
                  <w:rPr/>
                </w:rPrChange>
              </w:rPr>
            </w:pPr>
            <w:r>
              <w:rPr>
                <w:sz w:val="22"/>
                <w:rPrChange w:id="1613" w:author="OpenAI" w:date="2026-10-01T18:07:00Z" w16du:dateUtc="2026-10-02T01:07:00Z">
                  <w:rPr/>
                </w:rPrChange>
              </w:rPr>
              <w:t>Monkey</w:t>
            </w:r>
          </w:p>
        </w:tc>
        <w:tc>
          <w:tcPr>
            <w:tcW w:w="1707" w:type="dxa"/>
            <w:tcBorders>
              <w:top w:val="single" w:sz="4" w:space="0" w:color="000000"/>
              <w:left w:val="single" w:sz="4" w:space="0" w:color="000000"/>
              <w:bottom w:val="single" w:sz="4" w:space="0" w:color="000000"/>
              <w:right w:val="single" w:sz="4" w:space="0" w:color="000000"/>
            </w:tcBorders>
            <w:vAlign w:val="center"/>
            <w:tcPrChange w:id="1614" w:author="OpenAI" w:date="2026-10-01T18:07:00Z" w16du:dateUtc="2026-10-02T01:07:00Z">
              <w:tcPr>
                <w:tcW w:w="1539"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615" w:author="OpenAI" w:date="2026-10-01T18:07:00Z" w16du:dateUtc="2026-10-02T01:07:00Z">
                  <w:rPr/>
                </w:rPrChange>
              </w:rPr>
            </w:pPr>
            <w:r>
              <w:rPr>
                <w:sz w:val="22"/>
                <w:rPrChange w:id="1616" w:author="OpenAI" w:date="2026-10-01T18:07:00Z" w16du:dateUtc="2026-10-02T01:07:00Z">
                  <w:rPr/>
                </w:rPrChange>
              </w:rPr>
              <w:t>Reference target concentration</w:t>
            </w:r>
          </w:p>
        </w:tc>
        <w:tc>
          <w:tcPr>
            <w:tcW w:w="1172" w:type="dxa"/>
            <w:tcBorders>
              <w:top w:val="single" w:sz="4" w:space="0" w:color="000000"/>
              <w:left w:val="single" w:sz="4" w:space="0" w:color="000000"/>
              <w:bottom w:val="single" w:sz="4" w:space="0" w:color="000000"/>
              <w:right w:val="single" w:sz="4" w:space="0" w:color="000000"/>
            </w:tcBorders>
            <w:vAlign w:val="center"/>
            <w:tcPrChange w:id="1617" w:author="OpenAI" w:date="2026-10-01T18:07:00Z" w16du:dateUtc="2026-10-02T01:07:00Z">
              <w:tcPr>
                <w:tcW w:w="1169"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right"/>
              <w:rPr>
                <w:sz w:val="22"/>
                <w:rPrChange w:id="1618" w:author="OpenAI" w:date="2026-10-01T18:07:00Z" w16du:dateUtc="2026-10-02T01:07:00Z">
                  <w:rPr/>
                </w:rPrChange>
              </w:rPr>
            </w:pPr>
            <w:r>
              <w:rPr>
                <w:sz w:val="22"/>
                <w:rPrChange w:id="1619" w:author="OpenAI" w:date="2026-10-01T18:07:00Z" w16du:dateUtc="2026-10-02T01:07:00Z">
                  <w:rPr/>
                </w:rPrChange>
              </w:rPr>
              <w:t>0.001</w:t>
            </w:r>
          </w:p>
        </w:tc>
        <w:tc>
          <w:tcPr>
            <w:tcW w:w="807" w:type="dxa"/>
            <w:tcBorders>
              <w:top w:val="single" w:sz="4" w:space="0" w:color="000000"/>
              <w:left w:val="single" w:sz="4" w:space="0" w:color="000000"/>
              <w:bottom w:val="single" w:sz="4" w:space="0" w:color="000000"/>
              <w:right w:val="single" w:sz="4" w:space="0" w:color="000000"/>
            </w:tcBorders>
            <w:vAlign w:val="center"/>
            <w:tcPrChange w:id="1620" w:author="OpenAI" w:date="2026-10-01T18:07:00Z" w16du:dateUtc="2026-10-02T01:07:00Z">
              <w:tcPr>
                <w:tcW w:w="937"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621" w:author="OpenAI" w:date="2026-10-01T18:07:00Z" w16du:dateUtc="2026-10-02T01:07:00Z">
                  <w:rPr/>
                </w:rPrChange>
              </w:rPr>
            </w:pPr>
            <w:r>
              <w:rPr>
                <w:sz w:val="22"/>
                <w:rPrChange w:id="1622" w:author="OpenAI" w:date="2026-10-01T18:07:00Z" w16du:dateUtc="2026-10-02T01:07:00Z">
                  <w:rPr/>
                </w:rPrChange>
              </w:rPr>
              <w:t>nM</w:t>
            </w:r>
          </w:p>
        </w:tc>
        <w:tc>
          <w:tcPr>
            <w:tcW w:w="3059" w:type="dxa"/>
            <w:tcBorders>
              <w:top w:val="single" w:sz="4" w:space="0" w:color="000000"/>
              <w:left w:val="single" w:sz="4" w:space="0" w:color="000000"/>
              <w:bottom w:val="single" w:sz="4" w:space="0" w:color="000000"/>
              <w:right w:val="single" w:sz="4" w:space="0" w:color="000000"/>
            </w:tcBorders>
            <w:vAlign w:val="center"/>
            <w:tcPrChange w:id="1623" w:author="OpenAI" w:date="2026-10-01T18:07:00Z" w16du:dateUtc="2026-10-02T01:07:00Z">
              <w:tcPr>
                <w:tcW w:w="2663"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624" w:author="OpenAI" w:date="2026-10-01T18:07:00Z" w16du:dateUtc="2026-10-02T01:07:00Z">
                  <w:rPr/>
                </w:rPrChange>
              </w:rPr>
            </w:pPr>
            <w:r>
              <w:rPr>
                <w:sz w:val="22"/>
                <w:rPrChange w:id="1625" w:author="OpenAI" w:date="2026-10-01T18:07:00Z" w16du:dateUtc="2026-10-02T01:07:00Z">
                  <w:rPr/>
                </w:rPrChange>
              </w:rPr>
              <w:t>Model-derived TNF-alpha baseline assumption (1 pM)</w:t>
            </w:r>
          </w:p>
        </w:tc>
        <w:tc>
          <w:tcPr>
            <w:tcW w:w="1441" w:type="dxa"/>
            <w:tcBorders>
              <w:top w:val="single" w:sz="4" w:space="0" w:color="000000"/>
              <w:left w:val="single" w:sz="4" w:space="0" w:color="000000"/>
              <w:bottom w:val="single" w:sz="4" w:space="0" w:color="000000"/>
              <w:right w:val="single" w:sz="4" w:space="0" w:color="000000"/>
            </w:tcBorders>
            <w:cellDel w:id="1626" w:author="OpenAI" w:date="2026-10-01T18:07:00Z"/>
            <w:tcPrChange w:id="1627" w:author="OpenAI" w:date="2026-10-01T18:07:00Z" w16du:dateUtc="2026-10-02T01:07:00Z">
              <w:tcPr>
                <w:tcW w:w="1441" w:type="dxa"/>
                <w:gridSpan w:val="2"/>
                <w:tcBorders>
                  <w:top w:val="single" w:sz="4" w:space="0" w:color="000000"/>
                  <w:left w:val="single" w:sz="4" w:space="0" w:color="000000"/>
                  <w:bottom w:val="single" w:sz="4" w:space="0" w:color="000000"/>
                  <w:right w:val="single" w:sz="4" w:space="0" w:color="000000"/>
                </w:tcBorders>
                <w:vAlign w:val="center"/>
                <w:cellDel w:id="1628" w:author="OpenAI" w:date="2026-10-01T18:07:00Z"/>
              </w:tcPr>
            </w:tcPrChange>
          </w:tcPr>
          <w:p w:rsidR="007B1B89" w:rsidRDefault="007B1B89">
            <w:pPr>
              <w:jc w:val="center"/>
            </w:pPr>
            <w:del w:id="1629" w:author="OpenAI" w:date="2026-10-01T18:07:00Z" w16du:dateUtc="2026-10-02T01:07:00Z">
              <w:r>
                <w:delText>A Priori and Top Down</w:delText>
              </w:r>
            </w:del>
          </w:p>
        </w:tc>
        <w:tc>
          <w:tcPr>
            <w:tcW w:w="1172" w:type="dxa"/>
            <w:gridSpan w:val="2"/>
            <w:tcBorders>
              <w:top w:val="single" w:sz="4" w:space="0" w:color="000000"/>
              <w:left w:val="single" w:sz="4" w:space="0" w:color="000000"/>
              <w:bottom w:val="single" w:sz="4" w:space="0" w:color="000000"/>
              <w:right w:val="single" w:sz="4" w:space="0" w:color="000000"/>
            </w:tcBorders>
            <w:vAlign w:val="center"/>
            <w:tcPrChange w:id="1630" w:author="OpenAI" w:date="2026-10-01T18:07:00Z" w16du:dateUtc="2026-10-02T01:07:00Z">
              <w:tcPr>
                <w:tcW w:w="3115"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631" w:author="OpenAI" w:date="2026-10-01T18:07:00Z" w16du:dateUtc="2026-10-02T01:07:00Z">
                  <w:rPr/>
                </w:rPrChange>
              </w:rPr>
            </w:pPr>
            <w:r>
              <w:rPr>
                <w:sz w:val="22"/>
                <w:rPrChange w:id="1632" w:author="OpenAI" w:date="2026-10-01T18:07:00Z" w16du:dateUtc="2026-10-02T01:07:00Z">
                  <w:rPr/>
                </w:rPrChange>
              </w:rPr>
              <w:t>[3]</w:t>
            </w:r>
          </w:p>
        </w:tc>
      </w:tr>
      <w:tr w:rsidR="001425FF">
        <w:trPr>
          <w:trHeight w:val="720"/>
          <w:trPrChange w:id="1633" w:author="OpenAI" w:date="2026-10-01T18:07:00Z" w16du:dateUtc="2026-10-02T01:07:00Z">
            <w:trPr>
              <w:trHeight w:val="720"/>
            </w:trPr>
          </w:trPrChange>
        </w:trPr>
        <w:tc>
          <w:tcPr>
            <w:tcW w:w="1596" w:type="dxa"/>
            <w:tcBorders>
              <w:top w:val="single" w:sz="4" w:space="0" w:color="000000"/>
              <w:left w:val="single" w:sz="4" w:space="0" w:color="000000"/>
              <w:bottom w:val="single" w:sz="4" w:space="0" w:color="000000"/>
              <w:right w:val="single" w:sz="4" w:space="0" w:color="000000"/>
            </w:tcBorders>
            <w:vAlign w:val="center"/>
            <w:tcPrChange w:id="1634" w:author="OpenAI" w:date="2026-10-01T18:07:00Z" w16du:dateUtc="2026-10-02T01:07:00Z">
              <w:tcPr>
                <w:tcW w:w="1830"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635" w:author="OpenAI" w:date="2026-10-01T18:07:00Z" w16du:dateUtc="2026-10-02T01:07:00Z">
                  <w:rPr/>
                </w:rPrChange>
              </w:rPr>
            </w:pPr>
            <w:r>
              <w:rPr>
                <w:sz w:val="22"/>
                <w:rPrChange w:id="1636" w:author="OpenAI" w:date="2026-10-01T18:07:00Z" w16du:dateUtc="2026-10-02T01:07:00Z">
                  <w:rPr/>
                </w:rPrChange>
              </w:rPr>
              <w:t>Golimumab</w:t>
            </w:r>
          </w:p>
        </w:tc>
        <w:tc>
          <w:tcPr>
            <w:tcW w:w="956" w:type="dxa"/>
            <w:tcBorders>
              <w:top w:val="single" w:sz="4" w:space="0" w:color="000000"/>
              <w:left w:val="single" w:sz="4" w:space="0" w:color="000000"/>
              <w:bottom w:val="single" w:sz="4" w:space="0" w:color="000000"/>
              <w:right w:val="single" w:sz="4" w:space="0" w:color="000000"/>
            </w:tcBorders>
            <w:vAlign w:val="bottom"/>
            <w:tcPrChange w:id="1637" w:author="OpenAI" w:date="2026-10-01T18:07:00Z" w16du:dateUtc="2026-10-02T01:07:00Z">
              <w:tcPr>
                <w:tcW w:w="1161" w:type="dxa"/>
                <w:gridSpan w:val="2"/>
                <w:tcBorders>
                  <w:top w:val="single" w:sz="4" w:space="0" w:color="000000"/>
                  <w:left w:val="single" w:sz="4" w:space="0" w:color="000000"/>
                  <w:bottom w:val="single" w:sz="4" w:space="0" w:color="000000"/>
                  <w:right w:val="single" w:sz="4" w:space="0" w:color="000000"/>
                </w:tcBorders>
                <w:vAlign w:val="bottom"/>
              </w:tcPr>
            </w:tcPrChange>
          </w:tcPr>
          <w:p w:rsidR="001425FF" w:rsidRDefault="007B1B89">
            <w:pPr>
              <w:jc w:val="left"/>
              <w:rPr>
                <w:sz w:val="22"/>
                <w:rPrChange w:id="1638" w:author="OpenAI" w:date="2026-10-01T18:07:00Z" w16du:dateUtc="2026-10-02T01:07:00Z">
                  <w:rPr/>
                </w:rPrChange>
              </w:rPr>
            </w:pPr>
            <w:r>
              <w:rPr>
                <w:sz w:val="22"/>
                <w:rPrChange w:id="1639" w:author="OpenAI" w:date="2026-10-01T18:07:00Z" w16du:dateUtc="2026-10-02T01:07:00Z">
                  <w:rPr/>
                </w:rPrChange>
              </w:rPr>
              <w:t>Monkey</w:t>
            </w:r>
          </w:p>
        </w:tc>
        <w:tc>
          <w:tcPr>
            <w:tcW w:w="1707" w:type="dxa"/>
            <w:tcBorders>
              <w:top w:val="single" w:sz="4" w:space="0" w:color="000000"/>
              <w:left w:val="single" w:sz="4" w:space="0" w:color="000000"/>
              <w:bottom w:val="single" w:sz="4" w:space="0" w:color="000000"/>
              <w:right w:val="single" w:sz="4" w:space="0" w:color="000000"/>
            </w:tcBorders>
            <w:vAlign w:val="center"/>
            <w:tcPrChange w:id="1640" w:author="OpenAI" w:date="2026-10-01T18:07:00Z" w16du:dateUtc="2026-10-02T01:07:00Z">
              <w:tcPr>
                <w:tcW w:w="1539"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641" w:author="OpenAI" w:date="2026-10-01T18:07:00Z" w16du:dateUtc="2026-10-02T01:07:00Z">
                  <w:rPr/>
                </w:rPrChange>
              </w:rPr>
            </w:pPr>
            <w:r>
              <w:rPr>
                <w:sz w:val="22"/>
                <w:rPrChange w:id="1642" w:author="OpenAI" w:date="2026-10-01T18:07:00Z" w16du:dateUtc="2026-10-02T01:07:00Z">
                  <w:rPr/>
                </w:rPrChange>
              </w:rPr>
              <w:t>kdeg</w:t>
            </w:r>
          </w:p>
        </w:tc>
        <w:tc>
          <w:tcPr>
            <w:tcW w:w="1172" w:type="dxa"/>
            <w:tcBorders>
              <w:top w:val="single" w:sz="4" w:space="0" w:color="000000"/>
              <w:left w:val="single" w:sz="4" w:space="0" w:color="000000"/>
              <w:bottom w:val="single" w:sz="4" w:space="0" w:color="000000"/>
              <w:right w:val="single" w:sz="4" w:space="0" w:color="000000"/>
            </w:tcBorders>
            <w:vAlign w:val="center"/>
            <w:tcPrChange w:id="1643" w:author="OpenAI" w:date="2026-10-01T18:07:00Z" w16du:dateUtc="2026-10-02T01:07:00Z">
              <w:tcPr>
                <w:tcW w:w="1169"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right"/>
              <w:rPr>
                <w:sz w:val="22"/>
                <w:rPrChange w:id="1644" w:author="OpenAI" w:date="2026-10-01T18:07:00Z" w16du:dateUtc="2026-10-02T01:07:00Z">
                  <w:rPr/>
                </w:rPrChange>
              </w:rPr>
            </w:pPr>
            <w:r>
              <w:rPr>
                <w:sz w:val="22"/>
                <w:rPrChange w:id="1645" w:author="OpenAI" w:date="2026-10-01T18:07:00Z" w16du:dateUtc="2026-10-02T01:07:00Z">
                  <w:rPr/>
                </w:rPrChange>
              </w:rPr>
              <w:t>0.223</w:t>
            </w:r>
          </w:p>
        </w:tc>
        <w:tc>
          <w:tcPr>
            <w:tcW w:w="807" w:type="dxa"/>
            <w:tcBorders>
              <w:top w:val="single" w:sz="4" w:space="0" w:color="000000"/>
              <w:left w:val="single" w:sz="4" w:space="0" w:color="000000"/>
              <w:bottom w:val="single" w:sz="4" w:space="0" w:color="000000"/>
              <w:right w:val="single" w:sz="4" w:space="0" w:color="000000"/>
            </w:tcBorders>
            <w:vAlign w:val="center"/>
            <w:tcPrChange w:id="1646" w:author="OpenAI" w:date="2026-10-01T18:07:00Z" w16du:dateUtc="2026-10-02T01:07:00Z">
              <w:tcPr>
                <w:tcW w:w="937"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647" w:author="OpenAI" w:date="2026-10-01T18:07:00Z" w16du:dateUtc="2026-10-02T01:07:00Z">
                  <w:rPr/>
                </w:rPrChange>
              </w:rPr>
            </w:pPr>
            <w:r>
              <w:rPr>
                <w:sz w:val="22"/>
                <w:rPrChange w:id="1648" w:author="OpenAI" w:date="2026-10-01T18:07:00Z" w16du:dateUtc="2026-10-02T01:07:00Z">
                  <w:rPr/>
                </w:rPrChange>
              </w:rPr>
              <w:t>1/h</w:t>
            </w:r>
          </w:p>
        </w:tc>
        <w:tc>
          <w:tcPr>
            <w:tcW w:w="3059" w:type="dxa"/>
            <w:tcBorders>
              <w:top w:val="single" w:sz="4" w:space="0" w:color="000000"/>
              <w:left w:val="single" w:sz="4" w:space="0" w:color="000000"/>
              <w:bottom w:val="single" w:sz="4" w:space="0" w:color="000000"/>
              <w:right w:val="single" w:sz="4" w:space="0" w:color="000000"/>
            </w:tcBorders>
            <w:vAlign w:val="center"/>
            <w:tcPrChange w:id="1649" w:author="OpenAI" w:date="2026-10-01T18:07:00Z" w16du:dateUtc="2026-10-02T01:07:00Z">
              <w:tcPr>
                <w:tcW w:w="2663"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650" w:author="OpenAI" w:date="2026-10-01T18:07:00Z" w16du:dateUtc="2026-10-02T01:07:00Z">
                  <w:rPr/>
                </w:rPrChange>
              </w:rPr>
            </w:pPr>
            <w:r>
              <w:rPr>
                <w:sz w:val="22"/>
                <w:rPrChange w:id="1651" w:author="OpenAI" w:date="2026-10-01T18:07:00Z" w16du:dateUtc="2026-10-02T01:07:00Z">
                  <w:rPr/>
                </w:rPrChange>
              </w:rPr>
              <w:t>Model parameter from anti-TNF PBPK analysis</w:t>
            </w:r>
          </w:p>
        </w:tc>
        <w:tc>
          <w:tcPr>
            <w:tcW w:w="1441" w:type="dxa"/>
            <w:tcBorders>
              <w:top w:val="single" w:sz="4" w:space="0" w:color="000000"/>
              <w:left w:val="single" w:sz="4" w:space="0" w:color="000000"/>
              <w:bottom w:val="single" w:sz="4" w:space="0" w:color="000000"/>
              <w:right w:val="single" w:sz="4" w:space="0" w:color="000000"/>
            </w:tcBorders>
            <w:cellDel w:id="1652" w:author="OpenAI" w:date="2026-10-01T18:07:00Z"/>
            <w:tcPrChange w:id="1653" w:author="OpenAI" w:date="2026-10-01T18:07:00Z" w16du:dateUtc="2026-10-02T01:07:00Z">
              <w:tcPr>
                <w:tcW w:w="1441" w:type="dxa"/>
                <w:gridSpan w:val="2"/>
                <w:tcBorders>
                  <w:top w:val="single" w:sz="4" w:space="0" w:color="000000"/>
                  <w:left w:val="single" w:sz="4" w:space="0" w:color="000000"/>
                  <w:bottom w:val="single" w:sz="4" w:space="0" w:color="000000"/>
                  <w:right w:val="single" w:sz="4" w:space="0" w:color="000000"/>
                </w:tcBorders>
                <w:vAlign w:val="center"/>
                <w:cellDel w:id="1654" w:author="OpenAI" w:date="2026-10-01T18:07:00Z"/>
              </w:tcPr>
            </w:tcPrChange>
          </w:tcPr>
          <w:p w:rsidR="007B1B89" w:rsidRDefault="007B1B89">
            <w:pPr>
              <w:jc w:val="center"/>
            </w:pPr>
            <w:del w:id="1655" w:author="OpenAI" w:date="2026-10-01T18:07:00Z" w16du:dateUtc="2026-10-02T01:07:00Z">
              <w:r>
                <w:delText>A Priori and Top Down</w:delText>
              </w:r>
            </w:del>
          </w:p>
        </w:tc>
        <w:tc>
          <w:tcPr>
            <w:tcW w:w="1172" w:type="dxa"/>
            <w:gridSpan w:val="2"/>
            <w:tcBorders>
              <w:top w:val="single" w:sz="4" w:space="0" w:color="000000"/>
              <w:left w:val="single" w:sz="4" w:space="0" w:color="000000"/>
              <w:bottom w:val="single" w:sz="4" w:space="0" w:color="000000"/>
              <w:right w:val="single" w:sz="4" w:space="0" w:color="000000"/>
            </w:tcBorders>
            <w:vAlign w:val="center"/>
            <w:tcPrChange w:id="1656" w:author="OpenAI" w:date="2026-10-01T18:07:00Z" w16du:dateUtc="2026-10-02T01:07:00Z">
              <w:tcPr>
                <w:tcW w:w="3115"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657" w:author="OpenAI" w:date="2026-10-01T18:07:00Z" w16du:dateUtc="2026-10-02T01:07:00Z">
                  <w:rPr/>
                </w:rPrChange>
              </w:rPr>
            </w:pPr>
            <w:r>
              <w:rPr>
                <w:sz w:val="22"/>
                <w:rPrChange w:id="1658" w:author="OpenAI" w:date="2026-10-01T18:07:00Z" w16du:dateUtc="2026-10-02T01:07:00Z">
                  <w:rPr/>
                </w:rPrChange>
              </w:rPr>
              <w:t>[4]</w:t>
            </w:r>
          </w:p>
        </w:tc>
      </w:tr>
      <w:tr w:rsidR="001425FF">
        <w:trPr>
          <w:trHeight w:val="720"/>
          <w:trPrChange w:id="1659" w:author="OpenAI" w:date="2026-10-01T18:07:00Z" w16du:dateUtc="2026-10-02T01:07:00Z">
            <w:trPr>
              <w:trHeight w:val="720"/>
            </w:trPr>
          </w:trPrChange>
        </w:trPr>
        <w:tc>
          <w:tcPr>
            <w:tcW w:w="1596" w:type="dxa"/>
            <w:tcBorders>
              <w:top w:val="single" w:sz="4" w:space="0" w:color="000000"/>
              <w:left w:val="single" w:sz="4" w:space="0" w:color="000000"/>
              <w:bottom w:val="single" w:sz="4" w:space="0" w:color="000000"/>
              <w:right w:val="single" w:sz="4" w:space="0" w:color="000000"/>
            </w:tcBorders>
            <w:vAlign w:val="center"/>
            <w:tcPrChange w:id="1660" w:author="OpenAI" w:date="2026-10-01T18:07:00Z" w16du:dateUtc="2026-10-02T01:07:00Z">
              <w:tcPr>
                <w:tcW w:w="1830"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661" w:author="OpenAI" w:date="2026-10-01T18:07:00Z" w16du:dateUtc="2026-10-02T01:07:00Z">
                  <w:rPr/>
                </w:rPrChange>
              </w:rPr>
            </w:pPr>
            <w:r>
              <w:rPr>
                <w:sz w:val="22"/>
                <w:rPrChange w:id="1662" w:author="OpenAI" w:date="2026-10-01T18:07:00Z" w16du:dateUtc="2026-10-02T01:07:00Z">
                  <w:rPr/>
                </w:rPrChange>
              </w:rPr>
              <w:t>Golimumab</w:t>
            </w:r>
          </w:p>
        </w:tc>
        <w:tc>
          <w:tcPr>
            <w:tcW w:w="956" w:type="dxa"/>
            <w:tcBorders>
              <w:top w:val="single" w:sz="4" w:space="0" w:color="000000"/>
              <w:left w:val="single" w:sz="4" w:space="0" w:color="000000"/>
              <w:bottom w:val="single" w:sz="4" w:space="0" w:color="000000"/>
              <w:right w:val="single" w:sz="4" w:space="0" w:color="000000"/>
            </w:tcBorders>
            <w:vAlign w:val="bottom"/>
            <w:tcPrChange w:id="1663" w:author="OpenAI" w:date="2026-10-01T18:07:00Z" w16du:dateUtc="2026-10-02T01:07:00Z">
              <w:tcPr>
                <w:tcW w:w="1161" w:type="dxa"/>
                <w:gridSpan w:val="2"/>
                <w:tcBorders>
                  <w:top w:val="single" w:sz="4" w:space="0" w:color="000000"/>
                  <w:left w:val="single" w:sz="4" w:space="0" w:color="000000"/>
                  <w:bottom w:val="single" w:sz="4" w:space="0" w:color="000000"/>
                  <w:right w:val="single" w:sz="4" w:space="0" w:color="000000"/>
                </w:tcBorders>
                <w:vAlign w:val="bottom"/>
              </w:tcPr>
            </w:tcPrChange>
          </w:tcPr>
          <w:p w:rsidR="001425FF" w:rsidRDefault="007B1B89">
            <w:pPr>
              <w:jc w:val="left"/>
              <w:rPr>
                <w:sz w:val="22"/>
                <w:rPrChange w:id="1664" w:author="OpenAI" w:date="2026-10-01T18:07:00Z" w16du:dateUtc="2026-10-02T01:07:00Z">
                  <w:rPr/>
                </w:rPrChange>
              </w:rPr>
            </w:pPr>
            <w:r>
              <w:rPr>
                <w:sz w:val="22"/>
                <w:rPrChange w:id="1665" w:author="OpenAI" w:date="2026-10-01T18:07:00Z" w16du:dateUtc="2026-10-02T01:07:00Z">
                  <w:rPr/>
                </w:rPrChange>
              </w:rPr>
              <w:t>Monkey</w:t>
            </w:r>
          </w:p>
        </w:tc>
        <w:tc>
          <w:tcPr>
            <w:tcW w:w="1707" w:type="dxa"/>
            <w:tcBorders>
              <w:top w:val="single" w:sz="4" w:space="0" w:color="000000"/>
              <w:left w:val="single" w:sz="4" w:space="0" w:color="000000"/>
              <w:bottom w:val="single" w:sz="4" w:space="0" w:color="000000"/>
              <w:right w:val="single" w:sz="4" w:space="0" w:color="000000"/>
            </w:tcBorders>
            <w:vAlign w:val="center"/>
            <w:tcPrChange w:id="1666" w:author="OpenAI" w:date="2026-10-01T18:07:00Z" w16du:dateUtc="2026-10-02T01:07:00Z">
              <w:tcPr>
                <w:tcW w:w="1539"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667" w:author="OpenAI" w:date="2026-10-01T18:07:00Z" w16du:dateUtc="2026-10-02T01:07:00Z">
                  <w:rPr/>
                </w:rPrChange>
              </w:rPr>
            </w:pPr>
            <w:r>
              <w:rPr>
                <w:sz w:val="22"/>
                <w:rPrChange w:id="1668" w:author="OpenAI" w:date="2026-10-01T18:07:00Z" w16du:dateUtc="2026-10-02T01:07:00Z">
                  <w:rPr/>
                </w:rPrChange>
              </w:rPr>
              <w:t>Kd (FcRn) in endosomal space</w:t>
            </w:r>
          </w:p>
        </w:tc>
        <w:tc>
          <w:tcPr>
            <w:tcW w:w="1172" w:type="dxa"/>
            <w:tcBorders>
              <w:top w:val="single" w:sz="4" w:space="0" w:color="000000"/>
              <w:left w:val="single" w:sz="4" w:space="0" w:color="000000"/>
              <w:bottom w:val="single" w:sz="4" w:space="0" w:color="000000"/>
              <w:right w:val="single" w:sz="4" w:space="0" w:color="000000"/>
            </w:tcBorders>
            <w:vAlign w:val="center"/>
            <w:tcPrChange w:id="1669" w:author="OpenAI" w:date="2026-10-01T18:07:00Z" w16du:dateUtc="2026-10-02T01:07:00Z">
              <w:tcPr>
                <w:tcW w:w="1169"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right"/>
              <w:rPr>
                <w:sz w:val="22"/>
                <w:rPrChange w:id="1670" w:author="OpenAI" w:date="2026-10-01T18:07:00Z" w16du:dateUtc="2026-10-02T01:07:00Z">
                  <w:rPr/>
                </w:rPrChange>
              </w:rPr>
            </w:pPr>
            <w:r>
              <w:rPr>
                <w:sz w:val="22"/>
                <w:rPrChange w:id="1671" w:author="OpenAI" w:date="2026-10-01T18:07:00Z" w16du:dateUtc="2026-10-02T01:07:00Z">
                  <w:rPr/>
                </w:rPrChange>
              </w:rPr>
              <w:t>1.07</w:t>
            </w:r>
          </w:p>
        </w:tc>
        <w:tc>
          <w:tcPr>
            <w:tcW w:w="807" w:type="dxa"/>
            <w:tcBorders>
              <w:top w:val="single" w:sz="4" w:space="0" w:color="000000"/>
              <w:left w:val="single" w:sz="4" w:space="0" w:color="000000"/>
              <w:bottom w:val="single" w:sz="4" w:space="0" w:color="000000"/>
              <w:right w:val="single" w:sz="4" w:space="0" w:color="000000"/>
            </w:tcBorders>
            <w:vAlign w:val="center"/>
            <w:tcPrChange w:id="1672" w:author="OpenAI" w:date="2026-10-01T18:07:00Z" w16du:dateUtc="2026-10-02T01:07:00Z">
              <w:tcPr>
                <w:tcW w:w="937"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673" w:author="OpenAI" w:date="2026-10-01T18:07:00Z" w16du:dateUtc="2026-10-02T01:07:00Z">
                  <w:rPr/>
                </w:rPrChange>
              </w:rPr>
            </w:pPr>
            <w:r>
              <w:rPr>
                <w:sz w:val="22"/>
                <w:rPrChange w:id="1674" w:author="OpenAI" w:date="2026-10-01T18:07:00Z" w16du:dateUtc="2026-10-02T01:07:00Z">
                  <w:rPr/>
                </w:rPrChange>
              </w:rPr>
              <w:t>uM</w:t>
            </w:r>
          </w:p>
        </w:tc>
        <w:tc>
          <w:tcPr>
            <w:tcW w:w="3059" w:type="dxa"/>
            <w:tcBorders>
              <w:top w:val="single" w:sz="4" w:space="0" w:color="000000"/>
              <w:left w:val="single" w:sz="4" w:space="0" w:color="000000"/>
              <w:bottom w:val="single" w:sz="4" w:space="0" w:color="000000"/>
              <w:right w:val="single" w:sz="4" w:space="0" w:color="000000"/>
            </w:tcBorders>
            <w:vAlign w:val="center"/>
            <w:tcPrChange w:id="1675" w:author="OpenAI" w:date="2026-10-01T18:07:00Z" w16du:dateUtc="2026-10-02T01:07:00Z">
              <w:tcPr>
                <w:tcW w:w="2663"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676" w:author="OpenAI" w:date="2026-10-01T18:07:00Z" w16du:dateUtc="2026-10-02T01:07:00Z">
                  <w:rPr/>
                </w:rPrChange>
              </w:rPr>
            </w:pPr>
            <w:r>
              <w:rPr>
                <w:sz w:val="22"/>
                <w:rPrChange w:id="1677" w:author="OpenAI" w:date="2026-10-01T18:07:00Z" w16du:dateUtc="2026-10-02T01:07:00Z">
                  <w:rPr/>
                </w:rPrChange>
              </w:rPr>
              <w:t>Model-based meta-analysis</w:t>
            </w:r>
          </w:p>
        </w:tc>
        <w:tc>
          <w:tcPr>
            <w:tcW w:w="1441" w:type="dxa"/>
            <w:tcBorders>
              <w:top w:val="single" w:sz="4" w:space="0" w:color="000000"/>
              <w:left w:val="single" w:sz="4" w:space="0" w:color="000000"/>
              <w:bottom w:val="single" w:sz="4" w:space="0" w:color="000000"/>
              <w:right w:val="single" w:sz="4" w:space="0" w:color="000000"/>
            </w:tcBorders>
            <w:cellDel w:id="1678" w:author="OpenAI" w:date="2026-10-01T18:07:00Z"/>
            <w:tcPrChange w:id="1679" w:author="OpenAI" w:date="2026-10-01T18:07:00Z" w16du:dateUtc="2026-10-02T01:07:00Z">
              <w:tcPr>
                <w:tcW w:w="1441" w:type="dxa"/>
                <w:gridSpan w:val="2"/>
                <w:tcBorders>
                  <w:top w:val="single" w:sz="4" w:space="0" w:color="000000"/>
                  <w:left w:val="single" w:sz="4" w:space="0" w:color="000000"/>
                  <w:bottom w:val="single" w:sz="4" w:space="0" w:color="000000"/>
                  <w:right w:val="single" w:sz="4" w:space="0" w:color="000000"/>
                </w:tcBorders>
                <w:vAlign w:val="center"/>
                <w:cellDel w:id="1680" w:author="OpenAI" w:date="2026-10-01T18:07:00Z"/>
              </w:tcPr>
            </w:tcPrChange>
          </w:tcPr>
          <w:p w:rsidR="007B1B89" w:rsidRDefault="007B1B89">
            <w:pPr>
              <w:jc w:val="center"/>
            </w:pPr>
            <w:del w:id="1681" w:author="OpenAI" w:date="2026-10-01T18:07:00Z" w16du:dateUtc="2026-10-02T01:07:00Z">
              <w:r>
                <w:delText>A Priori</w:delText>
              </w:r>
            </w:del>
          </w:p>
        </w:tc>
        <w:tc>
          <w:tcPr>
            <w:tcW w:w="1172" w:type="dxa"/>
            <w:gridSpan w:val="2"/>
            <w:tcBorders>
              <w:top w:val="single" w:sz="4" w:space="0" w:color="000000"/>
              <w:left w:val="single" w:sz="4" w:space="0" w:color="000000"/>
              <w:bottom w:val="single" w:sz="4" w:space="0" w:color="000000"/>
              <w:right w:val="single" w:sz="4" w:space="0" w:color="000000"/>
            </w:tcBorders>
            <w:vAlign w:val="center"/>
            <w:tcPrChange w:id="1682" w:author="OpenAI" w:date="2026-10-01T18:07:00Z" w16du:dateUtc="2026-10-02T01:07:00Z">
              <w:tcPr>
                <w:tcW w:w="3115"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683" w:author="OpenAI" w:date="2026-10-01T18:07:00Z" w16du:dateUtc="2026-10-02T01:07:00Z">
                  <w:rPr/>
                </w:rPrChange>
              </w:rPr>
            </w:pPr>
            <w:r>
              <w:rPr>
                <w:sz w:val="22"/>
                <w:rPrChange w:id="1684" w:author="OpenAI" w:date="2026-10-01T18:07:00Z" w16du:dateUtc="2026-10-02T01:07:00Z">
                  <w:rPr/>
                </w:rPrChange>
              </w:rPr>
              <w:t>[5]</w:t>
            </w:r>
          </w:p>
        </w:tc>
      </w:tr>
      <w:tr w:rsidR="001425FF">
        <w:trPr>
          <w:trHeight w:val="720"/>
          <w:trPrChange w:id="1685" w:author="OpenAI" w:date="2026-10-01T18:07:00Z" w16du:dateUtc="2026-10-02T01:07:00Z">
            <w:trPr>
              <w:trHeight w:val="720"/>
            </w:trPr>
          </w:trPrChange>
        </w:trPr>
        <w:tc>
          <w:tcPr>
            <w:tcW w:w="1596" w:type="dxa"/>
            <w:tcBorders>
              <w:top w:val="single" w:sz="4" w:space="0" w:color="000000"/>
              <w:left w:val="single" w:sz="4" w:space="0" w:color="000000"/>
              <w:bottom w:val="single" w:sz="4" w:space="0" w:color="000000"/>
              <w:right w:val="single" w:sz="4" w:space="0" w:color="000000"/>
            </w:tcBorders>
            <w:vAlign w:val="center"/>
            <w:tcPrChange w:id="1686" w:author="OpenAI" w:date="2026-10-01T18:07:00Z" w16du:dateUtc="2026-10-02T01:07:00Z">
              <w:tcPr>
                <w:tcW w:w="1830"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687" w:author="OpenAI" w:date="2026-10-01T18:07:00Z" w16du:dateUtc="2026-10-02T01:07:00Z">
                  <w:rPr/>
                </w:rPrChange>
              </w:rPr>
            </w:pPr>
            <w:r>
              <w:rPr>
                <w:sz w:val="22"/>
                <w:rPrChange w:id="1688" w:author="OpenAI" w:date="2026-10-01T18:07:00Z" w16du:dateUtc="2026-10-02T01:07:00Z">
                  <w:rPr/>
                </w:rPrChange>
              </w:rPr>
              <w:t>Nivolumab</w:t>
            </w:r>
          </w:p>
        </w:tc>
        <w:tc>
          <w:tcPr>
            <w:tcW w:w="956" w:type="dxa"/>
            <w:tcBorders>
              <w:top w:val="single" w:sz="4" w:space="0" w:color="000000"/>
              <w:left w:val="single" w:sz="4" w:space="0" w:color="000000"/>
              <w:bottom w:val="single" w:sz="4" w:space="0" w:color="000000"/>
              <w:right w:val="single" w:sz="4" w:space="0" w:color="000000"/>
            </w:tcBorders>
            <w:vAlign w:val="bottom"/>
            <w:tcPrChange w:id="1689" w:author="OpenAI" w:date="2026-10-01T18:07:00Z" w16du:dateUtc="2026-10-02T01:07:00Z">
              <w:tcPr>
                <w:tcW w:w="1161" w:type="dxa"/>
                <w:gridSpan w:val="2"/>
                <w:tcBorders>
                  <w:top w:val="single" w:sz="4" w:space="0" w:color="000000"/>
                  <w:left w:val="single" w:sz="4" w:space="0" w:color="000000"/>
                  <w:bottom w:val="single" w:sz="4" w:space="0" w:color="000000"/>
                  <w:right w:val="single" w:sz="4" w:space="0" w:color="000000"/>
                </w:tcBorders>
                <w:vAlign w:val="bottom"/>
              </w:tcPr>
            </w:tcPrChange>
          </w:tcPr>
          <w:p w:rsidR="001425FF" w:rsidRDefault="007B1B89">
            <w:pPr>
              <w:jc w:val="left"/>
              <w:rPr>
                <w:sz w:val="22"/>
                <w:rPrChange w:id="1690" w:author="OpenAI" w:date="2026-10-01T18:07:00Z" w16du:dateUtc="2026-10-02T01:07:00Z">
                  <w:rPr/>
                </w:rPrChange>
              </w:rPr>
            </w:pPr>
            <w:r>
              <w:rPr>
                <w:sz w:val="22"/>
                <w:rPrChange w:id="1691" w:author="OpenAI" w:date="2026-10-01T18:07:00Z" w16du:dateUtc="2026-10-02T01:07:00Z">
                  <w:rPr/>
                </w:rPrChange>
              </w:rPr>
              <w:t>Monkey</w:t>
            </w:r>
          </w:p>
        </w:tc>
        <w:tc>
          <w:tcPr>
            <w:tcW w:w="1707" w:type="dxa"/>
            <w:tcBorders>
              <w:top w:val="single" w:sz="4" w:space="0" w:color="000000"/>
              <w:left w:val="single" w:sz="4" w:space="0" w:color="000000"/>
              <w:bottom w:val="single" w:sz="4" w:space="0" w:color="000000"/>
              <w:right w:val="single" w:sz="4" w:space="0" w:color="000000"/>
            </w:tcBorders>
            <w:vAlign w:val="center"/>
            <w:tcPrChange w:id="1692" w:author="OpenAI" w:date="2026-10-01T18:07:00Z" w16du:dateUtc="2026-10-02T01:07:00Z">
              <w:tcPr>
                <w:tcW w:w="1539"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693" w:author="OpenAI" w:date="2026-10-01T18:07:00Z" w16du:dateUtc="2026-10-02T01:07:00Z">
                  <w:rPr/>
                </w:rPrChange>
              </w:rPr>
            </w:pPr>
            <w:r>
              <w:rPr>
                <w:sz w:val="22"/>
                <w:rPrChange w:id="1694" w:author="OpenAI" w:date="2026-10-01T18:07:00Z" w16du:dateUtc="2026-10-02T01:07:00Z">
                  <w:rPr/>
                </w:rPrChange>
              </w:rPr>
              <w:t>Kd</w:t>
            </w:r>
          </w:p>
        </w:tc>
        <w:tc>
          <w:tcPr>
            <w:tcW w:w="1172" w:type="dxa"/>
            <w:tcBorders>
              <w:top w:val="single" w:sz="4" w:space="0" w:color="000000"/>
              <w:left w:val="single" w:sz="4" w:space="0" w:color="000000"/>
              <w:bottom w:val="single" w:sz="4" w:space="0" w:color="000000"/>
              <w:right w:val="single" w:sz="4" w:space="0" w:color="000000"/>
            </w:tcBorders>
            <w:vAlign w:val="center"/>
            <w:tcPrChange w:id="1695" w:author="OpenAI" w:date="2026-10-01T18:07:00Z" w16du:dateUtc="2026-10-02T01:07:00Z">
              <w:tcPr>
                <w:tcW w:w="1169"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right"/>
              <w:rPr>
                <w:sz w:val="22"/>
                <w:rPrChange w:id="1696" w:author="OpenAI" w:date="2026-10-01T18:07:00Z" w16du:dateUtc="2026-10-02T01:07:00Z">
                  <w:rPr/>
                </w:rPrChange>
              </w:rPr>
            </w:pPr>
            <w:r>
              <w:rPr>
                <w:sz w:val="22"/>
                <w:rPrChange w:id="1697" w:author="OpenAI" w:date="2026-10-01T18:07:00Z" w16du:dateUtc="2026-10-02T01:07:00Z">
                  <w:rPr/>
                </w:rPrChange>
              </w:rPr>
              <w:t>0.00145</w:t>
            </w:r>
          </w:p>
        </w:tc>
        <w:tc>
          <w:tcPr>
            <w:tcW w:w="807" w:type="dxa"/>
            <w:tcBorders>
              <w:top w:val="single" w:sz="4" w:space="0" w:color="000000"/>
              <w:left w:val="single" w:sz="4" w:space="0" w:color="000000"/>
              <w:bottom w:val="single" w:sz="4" w:space="0" w:color="000000"/>
              <w:right w:val="single" w:sz="4" w:space="0" w:color="000000"/>
            </w:tcBorders>
            <w:vAlign w:val="center"/>
            <w:tcPrChange w:id="1698" w:author="OpenAI" w:date="2026-10-01T18:07:00Z" w16du:dateUtc="2026-10-02T01:07:00Z">
              <w:tcPr>
                <w:tcW w:w="937"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699" w:author="OpenAI" w:date="2026-10-01T18:07:00Z" w16du:dateUtc="2026-10-02T01:07:00Z">
                  <w:rPr/>
                </w:rPrChange>
              </w:rPr>
            </w:pPr>
            <w:r>
              <w:rPr>
                <w:sz w:val="22"/>
                <w:rPrChange w:id="1700" w:author="OpenAI" w:date="2026-10-01T18:07:00Z" w16du:dateUtc="2026-10-02T01:07:00Z">
                  <w:rPr/>
                </w:rPrChange>
              </w:rPr>
              <w:t>uM</w:t>
            </w:r>
          </w:p>
        </w:tc>
        <w:tc>
          <w:tcPr>
            <w:tcW w:w="3059" w:type="dxa"/>
            <w:tcBorders>
              <w:top w:val="single" w:sz="4" w:space="0" w:color="000000"/>
              <w:left w:val="single" w:sz="4" w:space="0" w:color="000000"/>
              <w:bottom w:val="single" w:sz="4" w:space="0" w:color="000000"/>
              <w:right w:val="single" w:sz="4" w:space="0" w:color="000000"/>
            </w:tcBorders>
            <w:vAlign w:val="center"/>
            <w:tcPrChange w:id="1701" w:author="OpenAI" w:date="2026-10-01T18:07:00Z" w16du:dateUtc="2026-10-02T01:07:00Z">
              <w:tcPr>
                <w:tcW w:w="2663"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702" w:author="OpenAI" w:date="2026-10-01T18:07:00Z" w16du:dateUtc="2026-10-02T01:07:00Z">
                  <w:rPr/>
                </w:rPrChange>
              </w:rPr>
            </w:pPr>
            <w:r>
              <w:rPr>
                <w:sz w:val="22"/>
                <w:rPrChange w:id="1703" w:author="OpenAI" w:date="2026-10-01T18:07:00Z" w16du:dateUtc="2026-10-02T01:07:00Z">
                  <w:rPr/>
                </w:rPrChange>
              </w:rPr>
              <w:t>SPR assay (BIAcore T100)</w:t>
            </w:r>
          </w:p>
        </w:tc>
        <w:tc>
          <w:tcPr>
            <w:tcW w:w="1441" w:type="dxa"/>
            <w:tcBorders>
              <w:top w:val="single" w:sz="4" w:space="0" w:color="000000"/>
              <w:left w:val="single" w:sz="4" w:space="0" w:color="000000"/>
              <w:bottom w:val="single" w:sz="4" w:space="0" w:color="000000"/>
              <w:right w:val="single" w:sz="4" w:space="0" w:color="000000"/>
            </w:tcBorders>
            <w:cellDel w:id="1704" w:author="OpenAI" w:date="2026-10-01T18:07:00Z"/>
            <w:tcPrChange w:id="1705" w:author="OpenAI" w:date="2026-10-01T18:07:00Z" w16du:dateUtc="2026-10-02T01:07:00Z">
              <w:tcPr>
                <w:tcW w:w="1441" w:type="dxa"/>
                <w:gridSpan w:val="2"/>
                <w:tcBorders>
                  <w:top w:val="single" w:sz="4" w:space="0" w:color="000000"/>
                  <w:left w:val="single" w:sz="4" w:space="0" w:color="000000"/>
                  <w:bottom w:val="single" w:sz="4" w:space="0" w:color="000000"/>
                  <w:right w:val="single" w:sz="4" w:space="0" w:color="000000"/>
                </w:tcBorders>
                <w:vAlign w:val="center"/>
                <w:cellDel w:id="1706" w:author="OpenAI" w:date="2026-10-01T18:07:00Z"/>
              </w:tcPr>
            </w:tcPrChange>
          </w:tcPr>
          <w:p w:rsidR="007B1B89" w:rsidRDefault="007B1B89">
            <w:pPr>
              <w:jc w:val="center"/>
            </w:pPr>
            <w:del w:id="1707" w:author="OpenAI" w:date="2026-10-01T18:07:00Z" w16du:dateUtc="2026-10-02T01:07:00Z">
              <w:r>
                <w:delText>A Priori and Top Down</w:delText>
              </w:r>
            </w:del>
          </w:p>
        </w:tc>
        <w:tc>
          <w:tcPr>
            <w:tcW w:w="1172" w:type="dxa"/>
            <w:gridSpan w:val="2"/>
            <w:tcBorders>
              <w:top w:val="single" w:sz="4" w:space="0" w:color="000000"/>
              <w:left w:val="single" w:sz="4" w:space="0" w:color="000000"/>
              <w:bottom w:val="single" w:sz="4" w:space="0" w:color="000000"/>
              <w:right w:val="single" w:sz="4" w:space="0" w:color="000000"/>
            </w:tcBorders>
            <w:vAlign w:val="center"/>
            <w:tcPrChange w:id="1708" w:author="OpenAI" w:date="2026-10-01T18:07:00Z" w16du:dateUtc="2026-10-02T01:07:00Z">
              <w:tcPr>
                <w:tcW w:w="3115"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709" w:author="OpenAI" w:date="2026-10-01T18:07:00Z" w16du:dateUtc="2026-10-02T01:07:00Z">
                  <w:rPr/>
                </w:rPrChange>
              </w:rPr>
            </w:pPr>
            <w:r>
              <w:rPr>
                <w:sz w:val="22"/>
                <w:rPrChange w:id="1710" w:author="OpenAI" w:date="2026-10-01T18:07:00Z" w16du:dateUtc="2026-10-02T01:07:00Z">
                  <w:rPr/>
                </w:rPrChange>
              </w:rPr>
              <w:t>[12]</w:t>
            </w:r>
          </w:p>
        </w:tc>
      </w:tr>
      <w:tr w:rsidR="001425FF">
        <w:trPr>
          <w:trHeight w:val="720"/>
          <w:trPrChange w:id="1711" w:author="OpenAI" w:date="2026-10-01T18:07:00Z" w16du:dateUtc="2026-10-02T01:07:00Z">
            <w:trPr>
              <w:trHeight w:val="720"/>
            </w:trPr>
          </w:trPrChange>
        </w:trPr>
        <w:tc>
          <w:tcPr>
            <w:tcW w:w="1596" w:type="dxa"/>
            <w:tcBorders>
              <w:top w:val="single" w:sz="4" w:space="0" w:color="000000"/>
              <w:left w:val="single" w:sz="4" w:space="0" w:color="000000"/>
              <w:bottom w:val="single" w:sz="4" w:space="0" w:color="000000"/>
              <w:right w:val="single" w:sz="4" w:space="0" w:color="000000"/>
            </w:tcBorders>
            <w:vAlign w:val="center"/>
            <w:tcPrChange w:id="1712" w:author="OpenAI" w:date="2026-10-01T18:07:00Z" w16du:dateUtc="2026-10-02T01:07:00Z">
              <w:tcPr>
                <w:tcW w:w="1830"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713" w:author="OpenAI" w:date="2026-10-01T18:07:00Z" w16du:dateUtc="2026-10-02T01:07:00Z">
                  <w:rPr/>
                </w:rPrChange>
              </w:rPr>
            </w:pPr>
            <w:r>
              <w:rPr>
                <w:sz w:val="22"/>
                <w:rPrChange w:id="1714" w:author="OpenAI" w:date="2026-10-01T18:07:00Z" w16du:dateUtc="2026-10-02T01:07:00Z">
                  <w:rPr/>
                </w:rPrChange>
              </w:rPr>
              <w:t>Nivolumab</w:t>
            </w:r>
          </w:p>
        </w:tc>
        <w:tc>
          <w:tcPr>
            <w:tcW w:w="956" w:type="dxa"/>
            <w:tcBorders>
              <w:top w:val="single" w:sz="4" w:space="0" w:color="000000"/>
              <w:left w:val="single" w:sz="4" w:space="0" w:color="000000"/>
              <w:bottom w:val="single" w:sz="4" w:space="0" w:color="000000"/>
              <w:right w:val="single" w:sz="4" w:space="0" w:color="000000"/>
            </w:tcBorders>
            <w:vAlign w:val="bottom"/>
            <w:tcPrChange w:id="1715" w:author="OpenAI" w:date="2026-10-01T18:07:00Z" w16du:dateUtc="2026-10-02T01:07:00Z">
              <w:tcPr>
                <w:tcW w:w="1161" w:type="dxa"/>
                <w:gridSpan w:val="2"/>
                <w:tcBorders>
                  <w:top w:val="single" w:sz="4" w:space="0" w:color="000000"/>
                  <w:left w:val="single" w:sz="4" w:space="0" w:color="000000"/>
                  <w:bottom w:val="single" w:sz="4" w:space="0" w:color="000000"/>
                  <w:right w:val="single" w:sz="4" w:space="0" w:color="000000"/>
                </w:tcBorders>
                <w:vAlign w:val="bottom"/>
              </w:tcPr>
            </w:tcPrChange>
          </w:tcPr>
          <w:p w:rsidR="001425FF" w:rsidRDefault="007B1B89">
            <w:pPr>
              <w:jc w:val="left"/>
              <w:rPr>
                <w:sz w:val="22"/>
                <w:rPrChange w:id="1716" w:author="OpenAI" w:date="2026-10-01T18:07:00Z" w16du:dateUtc="2026-10-02T01:07:00Z">
                  <w:rPr/>
                </w:rPrChange>
              </w:rPr>
            </w:pPr>
            <w:r>
              <w:rPr>
                <w:sz w:val="22"/>
                <w:rPrChange w:id="1717" w:author="OpenAI" w:date="2026-10-01T18:07:00Z" w16du:dateUtc="2026-10-02T01:07:00Z">
                  <w:rPr/>
                </w:rPrChange>
              </w:rPr>
              <w:t>Monkey</w:t>
            </w:r>
          </w:p>
        </w:tc>
        <w:tc>
          <w:tcPr>
            <w:tcW w:w="1707" w:type="dxa"/>
            <w:tcBorders>
              <w:top w:val="single" w:sz="4" w:space="0" w:color="000000"/>
              <w:left w:val="single" w:sz="4" w:space="0" w:color="000000"/>
              <w:bottom w:val="single" w:sz="4" w:space="0" w:color="000000"/>
              <w:right w:val="single" w:sz="4" w:space="0" w:color="000000"/>
            </w:tcBorders>
            <w:vAlign w:val="center"/>
            <w:tcPrChange w:id="1718" w:author="OpenAI" w:date="2026-10-01T18:07:00Z" w16du:dateUtc="2026-10-02T01:07:00Z">
              <w:tcPr>
                <w:tcW w:w="1539"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719" w:author="OpenAI" w:date="2026-10-01T18:07:00Z" w16du:dateUtc="2026-10-02T01:07:00Z">
                  <w:rPr/>
                </w:rPrChange>
              </w:rPr>
            </w:pPr>
            <w:r>
              <w:rPr>
                <w:sz w:val="22"/>
                <w:rPrChange w:id="1720" w:author="OpenAI" w:date="2026-10-01T18:07:00Z" w16du:dateUtc="2026-10-02T01:07:00Z">
                  <w:rPr/>
                </w:rPrChange>
              </w:rPr>
              <w:t>koff</w:t>
            </w:r>
          </w:p>
        </w:tc>
        <w:tc>
          <w:tcPr>
            <w:tcW w:w="1172" w:type="dxa"/>
            <w:tcBorders>
              <w:top w:val="single" w:sz="4" w:space="0" w:color="000000"/>
              <w:left w:val="single" w:sz="4" w:space="0" w:color="000000"/>
              <w:bottom w:val="single" w:sz="4" w:space="0" w:color="000000"/>
              <w:right w:val="single" w:sz="4" w:space="0" w:color="000000"/>
            </w:tcBorders>
            <w:vAlign w:val="center"/>
            <w:tcPrChange w:id="1721" w:author="OpenAI" w:date="2026-10-01T18:07:00Z" w16du:dateUtc="2026-10-02T01:07:00Z">
              <w:tcPr>
                <w:tcW w:w="1169"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right"/>
              <w:rPr>
                <w:sz w:val="22"/>
                <w:rPrChange w:id="1722" w:author="OpenAI" w:date="2026-10-01T18:07:00Z" w16du:dateUtc="2026-10-02T01:07:00Z">
                  <w:rPr/>
                </w:rPrChange>
              </w:rPr>
            </w:pPr>
            <w:r>
              <w:rPr>
                <w:sz w:val="22"/>
                <w:rPrChange w:id="1723" w:author="OpenAI" w:date="2026-10-01T18:07:00Z" w16du:dateUtc="2026-10-02T01:07:00Z">
                  <w:rPr/>
                </w:rPrChange>
              </w:rPr>
              <w:t>0.114</w:t>
            </w:r>
          </w:p>
        </w:tc>
        <w:tc>
          <w:tcPr>
            <w:tcW w:w="807" w:type="dxa"/>
            <w:tcBorders>
              <w:top w:val="single" w:sz="4" w:space="0" w:color="000000"/>
              <w:left w:val="single" w:sz="4" w:space="0" w:color="000000"/>
              <w:bottom w:val="single" w:sz="4" w:space="0" w:color="000000"/>
              <w:right w:val="single" w:sz="4" w:space="0" w:color="000000"/>
            </w:tcBorders>
            <w:vAlign w:val="center"/>
            <w:tcPrChange w:id="1724" w:author="OpenAI" w:date="2026-10-01T18:07:00Z" w16du:dateUtc="2026-10-02T01:07:00Z">
              <w:tcPr>
                <w:tcW w:w="937"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725" w:author="OpenAI" w:date="2026-10-01T18:07:00Z" w16du:dateUtc="2026-10-02T01:07:00Z">
                  <w:rPr/>
                </w:rPrChange>
              </w:rPr>
            </w:pPr>
            <w:del w:id="1726" w:author="OpenAI" w:date="2026-10-01T18:07:00Z" w16du:dateUtc="2026-10-02T01:07:00Z">
              <w:r>
                <w:delText>uM</w:delText>
              </w:r>
            </w:del>
            <w:ins w:id="1727" w:author="OpenAI" w:date="2026-10-01T18:07:00Z" w16du:dateUtc="2026-10-02T01:07:00Z">
              <w:r>
                <w:rPr>
                  <w:sz w:val="22"/>
                  <w:szCs w:val="22"/>
                </w:rPr>
                <w:t>1/min</w:t>
              </w:r>
            </w:ins>
          </w:p>
        </w:tc>
        <w:tc>
          <w:tcPr>
            <w:tcW w:w="3059" w:type="dxa"/>
            <w:tcBorders>
              <w:top w:val="single" w:sz="4" w:space="0" w:color="000000"/>
              <w:left w:val="single" w:sz="4" w:space="0" w:color="000000"/>
              <w:bottom w:val="single" w:sz="4" w:space="0" w:color="000000"/>
              <w:right w:val="single" w:sz="4" w:space="0" w:color="000000"/>
            </w:tcBorders>
            <w:vAlign w:val="center"/>
            <w:tcPrChange w:id="1728" w:author="OpenAI" w:date="2026-10-01T18:07:00Z" w16du:dateUtc="2026-10-02T01:07:00Z">
              <w:tcPr>
                <w:tcW w:w="2663"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729" w:author="OpenAI" w:date="2026-10-01T18:07:00Z" w16du:dateUtc="2026-10-02T01:07:00Z">
                  <w:rPr/>
                </w:rPrChange>
              </w:rPr>
            </w:pPr>
            <w:r>
              <w:rPr>
                <w:sz w:val="22"/>
                <w:rPrChange w:id="1730" w:author="OpenAI" w:date="2026-10-01T18:07:00Z" w16du:dateUtc="2026-10-02T01:07:00Z">
                  <w:rPr/>
                </w:rPrChange>
              </w:rPr>
              <w:t>SPR/Biacore</w:t>
            </w:r>
          </w:p>
        </w:tc>
        <w:tc>
          <w:tcPr>
            <w:tcW w:w="1441" w:type="dxa"/>
            <w:tcBorders>
              <w:top w:val="single" w:sz="4" w:space="0" w:color="000000"/>
              <w:left w:val="single" w:sz="4" w:space="0" w:color="000000"/>
              <w:bottom w:val="single" w:sz="4" w:space="0" w:color="000000"/>
              <w:right w:val="single" w:sz="4" w:space="0" w:color="000000"/>
            </w:tcBorders>
            <w:cellDel w:id="1731" w:author="OpenAI" w:date="2026-10-01T18:07:00Z"/>
            <w:tcPrChange w:id="1732" w:author="OpenAI" w:date="2026-10-01T18:07:00Z" w16du:dateUtc="2026-10-02T01:07:00Z">
              <w:tcPr>
                <w:tcW w:w="1441" w:type="dxa"/>
                <w:gridSpan w:val="2"/>
                <w:tcBorders>
                  <w:top w:val="single" w:sz="4" w:space="0" w:color="000000"/>
                  <w:left w:val="single" w:sz="4" w:space="0" w:color="000000"/>
                  <w:bottom w:val="single" w:sz="4" w:space="0" w:color="000000"/>
                  <w:right w:val="single" w:sz="4" w:space="0" w:color="000000"/>
                </w:tcBorders>
                <w:vAlign w:val="center"/>
                <w:cellDel w:id="1733" w:author="OpenAI" w:date="2026-10-01T18:07:00Z"/>
              </w:tcPr>
            </w:tcPrChange>
          </w:tcPr>
          <w:p w:rsidR="007B1B89" w:rsidRDefault="007B1B89">
            <w:pPr>
              <w:jc w:val="center"/>
            </w:pPr>
            <w:del w:id="1734" w:author="OpenAI" w:date="2026-10-01T18:07:00Z" w16du:dateUtc="2026-10-02T01:07:00Z">
              <w:r>
                <w:delText>A Priori and Top Down</w:delText>
              </w:r>
            </w:del>
          </w:p>
        </w:tc>
        <w:tc>
          <w:tcPr>
            <w:tcW w:w="1172" w:type="dxa"/>
            <w:gridSpan w:val="2"/>
            <w:tcBorders>
              <w:top w:val="single" w:sz="4" w:space="0" w:color="000000"/>
              <w:left w:val="single" w:sz="4" w:space="0" w:color="000000"/>
              <w:bottom w:val="single" w:sz="4" w:space="0" w:color="000000"/>
              <w:right w:val="single" w:sz="4" w:space="0" w:color="000000"/>
            </w:tcBorders>
            <w:vAlign w:val="center"/>
            <w:tcPrChange w:id="1735" w:author="OpenAI" w:date="2026-10-01T18:07:00Z" w16du:dateUtc="2026-10-02T01:07:00Z">
              <w:tcPr>
                <w:tcW w:w="3115"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736" w:author="OpenAI" w:date="2026-10-01T18:07:00Z" w16du:dateUtc="2026-10-02T01:07:00Z">
                  <w:rPr/>
                </w:rPrChange>
              </w:rPr>
            </w:pPr>
            <w:r>
              <w:rPr>
                <w:sz w:val="22"/>
                <w:rPrChange w:id="1737" w:author="OpenAI" w:date="2026-10-01T18:07:00Z" w16du:dateUtc="2026-10-02T01:07:00Z">
                  <w:rPr/>
                </w:rPrChange>
              </w:rPr>
              <w:t>[12]</w:t>
            </w:r>
          </w:p>
        </w:tc>
      </w:tr>
      <w:tr w:rsidR="001425FF">
        <w:trPr>
          <w:trHeight w:val="720"/>
          <w:trPrChange w:id="1738" w:author="OpenAI" w:date="2026-10-01T18:07:00Z" w16du:dateUtc="2026-10-02T01:07:00Z">
            <w:trPr>
              <w:trHeight w:val="720"/>
            </w:trPr>
          </w:trPrChange>
        </w:trPr>
        <w:tc>
          <w:tcPr>
            <w:tcW w:w="1596" w:type="dxa"/>
            <w:tcBorders>
              <w:top w:val="single" w:sz="4" w:space="0" w:color="000000"/>
              <w:left w:val="single" w:sz="4" w:space="0" w:color="000000"/>
              <w:bottom w:val="single" w:sz="4" w:space="0" w:color="000000"/>
              <w:right w:val="single" w:sz="4" w:space="0" w:color="000000"/>
            </w:tcBorders>
            <w:vAlign w:val="center"/>
            <w:tcPrChange w:id="1739" w:author="OpenAI" w:date="2026-10-01T18:07:00Z" w16du:dateUtc="2026-10-02T01:07:00Z">
              <w:tcPr>
                <w:tcW w:w="1830"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740" w:author="OpenAI" w:date="2026-10-01T18:07:00Z" w16du:dateUtc="2026-10-02T01:07:00Z">
                  <w:rPr/>
                </w:rPrChange>
              </w:rPr>
            </w:pPr>
            <w:r>
              <w:rPr>
                <w:sz w:val="22"/>
                <w:rPrChange w:id="1741" w:author="OpenAI" w:date="2026-10-01T18:07:00Z" w16du:dateUtc="2026-10-02T01:07:00Z">
                  <w:rPr/>
                </w:rPrChange>
              </w:rPr>
              <w:t>Nivolumab</w:t>
            </w:r>
          </w:p>
        </w:tc>
        <w:tc>
          <w:tcPr>
            <w:tcW w:w="956" w:type="dxa"/>
            <w:tcBorders>
              <w:top w:val="single" w:sz="4" w:space="0" w:color="000000"/>
              <w:left w:val="single" w:sz="4" w:space="0" w:color="000000"/>
              <w:bottom w:val="single" w:sz="4" w:space="0" w:color="000000"/>
              <w:right w:val="single" w:sz="4" w:space="0" w:color="000000"/>
            </w:tcBorders>
            <w:vAlign w:val="bottom"/>
            <w:tcPrChange w:id="1742" w:author="OpenAI" w:date="2026-10-01T18:07:00Z" w16du:dateUtc="2026-10-02T01:07:00Z">
              <w:tcPr>
                <w:tcW w:w="1161" w:type="dxa"/>
                <w:gridSpan w:val="2"/>
                <w:tcBorders>
                  <w:top w:val="single" w:sz="4" w:space="0" w:color="000000"/>
                  <w:left w:val="single" w:sz="4" w:space="0" w:color="000000"/>
                  <w:bottom w:val="single" w:sz="4" w:space="0" w:color="000000"/>
                  <w:right w:val="single" w:sz="4" w:space="0" w:color="000000"/>
                </w:tcBorders>
                <w:vAlign w:val="bottom"/>
              </w:tcPr>
            </w:tcPrChange>
          </w:tcPr>
          <w:p w:rsidR="001425FF" w:rsidRDefault="007B1B89">
            <w:pPr>
              <w:jc w:val="left"/>
              <w:rPr>
                <w:sz w:val="22"/>
                <w:rPrChange w:id="1743" w:author="OpenAI" w:date="2026-10-01T18:07:00Z" w16du:dateUtc="2026-10-02T01:07:00Z">
                  <w:rPr/>
                </w:rPrChange>
              </w:rPr>
            </w:pPr>
            <w:r>
              <w:rPr>
                <w:sz w:val="22"/>
                <w:rPrChange w:id="1744" w:author="OpenAI" w:date="2026-10-01T18:07:00Z" w16du:dateUtc="2026-10-02T01:07:00Z">
                  <w:rPr/>
                </w:rPrChange>
              </w:rPr>
              <w:t>Monkey</w:t>
            </w:r>
          </w:p>
        </w:tc>
        <w:tc>
          <w:tcPr>
            <w:tcW w:w="1707" w:type="dxa"/>
            <w:tcBorders>
              <w:top w:val="single" w:sz="4" w:space="0" w:color="000000"/>
              <w:left w:val="single" w:sz="4" w:space="0" w:color="000000"/>
              <w:bottom w:val="single" w:sz="4" w:space="0" w:color="000000"/>
              <w:right w:val="single" w:sz="4" w:space="0" w:color="000000"/>
            </w:tcBorders>
            <w:vAlign w:val="center"/>
            <w:tcPrChange w:id="1745" w:author="OpenAI" w:date="2026-10-01T18:07:00Z" w16du:dateUtc="2026-10-02T01:07:00Z">
              <w:tcPr>
                <w:tcW w:w="1539"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746" w:author="OpenAI" w:date="2026-10-01T18:07:00Z" w16du:dateUtc="2026-10-02T01:07:00Z">
                  <w:rPr/>
                </w:rPrChange>
              </w:rPr>
            </w:pPr>
            <w:r>
              <w:rPr>
                <w:sz w:val="22"/>
                <w:rPrChange w:id="1747" w:author="OpenAI" w:date="2026-10-01T18:07:00Z" w16du:dateUtc="2026-10-02T01:07:00Z">
                  <w:rPr/>
                </w:rPrChange>
              </w:rPr>
              <w:t>kint</w:t>
            </w:r>
          </w:p>
        </w:tc>
        <w:tc>
          <w:tcPr>
            <w:tcW w:w="1172" w:type="dxa"/>
            <w:tcBorders>
              <w:top w:val="single" w:sz="4" w:space="0" w:color="000000"/>
              <w:left w:val="single" w:sz="4" w:space="0" w:color="000000"/>
              <w:bottom w:val="single" w:sz="4" w:space="0" w:color="000000"/>
              <w:right w:val="single" w:sz="4" w:space="0" w:color="000000"/>
            </w:tcBorders>
            <w:vAlign w:val="center"/>
            <w:tcPrChange w:id="1748" w:author="OpenAI" w:date="2026-10-01T18:07:00Z" w16du:dateUtc="2026-10-02T01:07:00Z">
              <w:tcPr>
                <w:tcW w:w="1169"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right"/>
              <w:rPr>
                <w:sz w:val="22"/>
                <w:rPrChange w:id="1749" w:author="OpenAI" w:date="2026-10-01T18:07:00Z" w16du:dateUtc="2026-10-02T01:07:00Z">
                  <w:rPr/>
                </w:rPrChange>
              </w:rPr>
            </w:pPr>
            <w:r>
              <w:rPr>
                <w:sz w:val="22"/>
                <w:rPrChange w:id="1750" w:author="OpenAI" w:date="2026-10-01T18:07:00Z" w16du:dateUtc="2026-10-02T01:07:00Z">
                  <w:rPr/>
                </w:rPrChange>
              </w:rPr>
              <w:t>0.027</w:t>
            </w:r>
          </w:p>
        </w:tc>
        <w:tc>
          <w:tcPr>
            <w:tcW w:w="807" w:type="dxa"/>
            <w:tcBorders>
              <w:top w:val="single" w:sz="4" w:space="0" w:color="000000"/>
              <w:left w:val="single" w:sz="4" w:space="0" w:color="000000"/>
              <w:bottom w:val="single" w:sz="4" w:space="0" w:color="000000"/>
              <w:right w:val="single" w:sz="4" w:space="0" w:color="000000"/>
            </w:tcBorders>
            <w:vAlign w:val="center"/>
            <w:tcPrChange w:id="1751" w:author="OpenAI" w:date="2026-10-01T18:07:00Z" w16du:dateUtc="2026-10-02T01:07:00Z">
              <w:tcPr>
                <w:tcW w:w="937"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752" w:author="OpenAI" w:date="2026-10-01T18:07:00Z" w16du:dateUtc="2026-10-02T01:07:00Z">
                  <w:rPr/>
                </w:rPrChange>
              </w:rPr>
            </w:pPr>
            <w:r>
              <w:rPr>
                <w:sz w:val="22"/>
                <w:rPrChange w:id="1753" w:author="OpenAI" w:date="2026-10-01T18:07:00Z" w16du:dateUtc="2026-10-02T01:07:00Z">
                  <w:rPr/>
                </w:rPrChange>
              </w:rPr>
              <w:t>1/h</w:t>
            </w:r>
          </w:p>
        </w:tc>
        <w:tc>
          <w:tcPr>
            <w:tcW w:w="3059" w:type="dxa"/>
            <w:tcBorders>
              <w:top w:val="single" w:sz="4" w:space="0" w:color="000000"/>
              <w:left w:val="single" w:sz="4" w:space="0" w:color="000000"/>
              <w:bottom w:val="single" w:sz="4" w:space="0" w:color="000000"/>
              <w:right w:val="single" w:sz="4" w:space="0" w:color="000000"/>
            </w:tcBorders>
            <w:vAlign w:val="center"/>
            <w:tcPrChange w:id="1754" w:author="OpenAI" w:date="2026-10-01T18:07:00Z" w16du:dateUtc="2026-10-02T01:07:00Z">
              <w:tcPr>
                <w:tcW w:w="2663"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755" w:author="OpenAI" w:date="2026-10-01T18:07:00Z" w16du:dateUtc="2026-10-02T01:07:00Z">
                  <w:rPr/>
                </w:rPrChange>
              </w:rPr>
            </w:pPr>
            <w:r>
              <w:rPr>
                <w:sz w:val="22"/>
                <w:rPrChange w:id="1756" w:author="OpenAI" w:date="2026-10-01T18:07:00Z" w16du:dateUtc="2026-10-02T01:07:00Z">
                  <w:rPr/>
                </w:rPrChange>
              </w:rPr>
              <w:t>Model estimated by the authors</w:t>
            </w:r>
          </w:p>
        </w:tc>
        <w:tc>
          <w:tcPr>
            <w:tcW w:w="1441" w:type="dxa"/>
            <w:tcBorders>
              <w:top w:val="single" w:sz="4" w:space="0" w:color="000000"/>
              <w:left w:val="single" w:sz="4" w:space="0" w:color="000000"/>
              <w:bottom w:val="single" w:sz="4" w:space="0" w:color="000000"/>
              <w:right w:val="single" w:sz="4" w:space="0" w:color="000000"/>
            </w:tcBorders>
            <w:cellDel w:id="1757" w:author="OpenAI" w:date="2026-10-01T18:07:00Z"/>
            <w:tcPrChange w:id="1758" w:author="OpenAI" w:date="2026-10-01T18:07:00Z" w16du:dateUtc="2026-10-02T01:07:00Z">
              <w:tcPr>
                <w:tcW w:w="1441" w:type="dxa"/>
                <w:gridSpan w:val="2"/>
                <w:tcBorders>
                  <w:top w:val="single" w:sz="4" w:space="0" w:color="000000"/>
                  <w:left w:val="single" w:sz="4" w:space="0" w:color="000000"/>
                  <w:bottom w:val="single" w:sz="4" w:space="0" w:color="000000"/>
                  <w:right w:val="single" w:sz="4" w:space="0" w:color="000000"/>
                </w:tcBorders>
                <w:vAlign w:val="center"/>
                <w:cellDel w:id="1759" w:author="OpenAI" w:date="2026-10-01T18:07:00Z"/>
              </w:tcPr>
            </w:tcPrChange>
          </w:tcPr>
          <w:p w:rsidR="007B1B89" w:rsidRDefault="007B1B89">
            <w:pPr>
              <w:jc w:val="center"/>
            </w:pPr>
            <w:del w:id="1760" w:author="OpenAI" w:date="2026-10-01T18:07:00Z" w16du:dateUtc="2026-10-02T01:07:00Z">
              <w:r>
                <w:delText>A Priori and Top Down</w:delText>
              </w:r>
            </w:del>
          </w:p>
        </w:tc>
        <w:tc>
          <w:tcPr>
            <w:tcW w:w="1172" w:type="dxa"/>
            <w:gridSpan w:val="2"/>
            <w:tcBorders>
              <w:top w:val="single" w:sz="4" w:space="0" w:color="000000"/>
              <w:left w:val="single" w:sz="4" w:space="0" w:color="000000"/>
              <w:bottom w:val="single" w:sz="4" w:space="0" w:color="000000"/>
              <w:right w:val="single" w:sz="4" w:space="0" w:color="000000"/>
            </w:tcBorders>
            <w:vAlign w:val="center"/>
            <w:tcPrChange w:id="1761" w:author="OpenAI" w:date="2026-10-01T18:07:00Z" w16du:dateUtc="2026-10-02T01:07:00Z">
              <w:tcPr>
                <w:tcW w:w="3115"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762" w:author="OpenAI" w:date="2026-10-01T18:07:00Z" w16du:dateUtc="2026-10-02T01:07:00Z">
                  <w:rPr/>
                </w:rPrChange>
              </w:rPr>
            </w:pPr>
            <w:r>
              <w:rPr>
                <w:sz w:val="22"/>
                <w:rPrChange w:id="1763" w:author="OpenAI" w:date="2026-10-01T18:07:00Z" w16du:dateUtc="2026-10-02T01:07:00Z">
                  <w:rPr/>
                </w:rPrChange>
              </w:rPr>
              <w:t>[13]</w:t>
            </w:r>
          </w:p>
        </w:tc>
      </w:tr>
      <w:tr w:rsidR="001425FF">
        <w:trPr>
          <w:trHeight w:val="720"/>
          <w:trPrChange w:id="1764" w:author="OpenAI" w:date="2026-10-01T18:07:00Z" w16du:dateUtc="2026-10-02T01:07:00Z">
            <w:trPr>
              <w:trHeight w:val="720"/>
            </w:trPr>
          </w:trPrChange>
        </w:trPr>
        <w:tc>
          <w:tcPr>
            <w:tcW w:w="1596" w:type="dxa"/>
            <w:tcBorders>
              <w:top w:val="single" w:sz="4" w:space="0" w:color="000000"/>
              <w:left w:val="single" w:sz="4" w:space="0" w:color="000000"/>
              <w:bottom w:val="single" w:sz="4" w:space="0" w:color="000000"/>
              <w:right w:val="single" w:sz="4" w:space="0" w:color="000000"/>
            </w:tcBorders>
            <w:vAlign w:val="center"/>
            <w:tcPrChange w:id="1765" w:author="OpenAI" w:date="2026-10-01T18:07:00Z" w16du:dateUtc="2026-10-02T01:07:00Z">
              <w:tcPr>
                <w:tcW w:w="1830"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766" w:author="OpenAI" w:date="2026-10-01T18:07:00Z" w16du:dateUtc="2026-10-02T01:07:00Z">
                  <w:rPr/>
                </w:rPrChange>
              </w:rPr>
            </w:pPr>
            <w:r>
              <w:rPr>
                <w:sz w:val="22"/>
                <w:rPrChange w:id="1767" w:author="OpenAI" w:date="2026-10-01T18:07:00Z" w16du:dateUtc="2026-10-02T01:07:00Z">
                  <w:rPr/>
                </w:rPrChange>
              </w:rPr>
              <w:t>Nivolumab</w:t>
            </w:r>
          </w:p>
        </w:tc>
        <w:tc>
          <w:tcPr>
            <w:tcW w:w="956" w:type="dxa"/>
            <w:tcBorders>
              <w:top w:val="single" w:sz="4" w:space="0" w:color="000000"/>
              <w:left w:val="single" w:sz="4" w:space="0" w:color="000000"/>
              <w:bottom w:val="single" w:sz="4" w:space="0" w:color="000000"/>
              <w:right w:val="single" w:sz="4" w:space="0" w:color="000000"/>
            </w:tcBorders>
            <w:vAlign w:val="bottom"/>
            <w:tcPrChange w:id="1768" w:author="OpenAI" w:date="2026-10-01T18:07:00Z" w16du:dateUtc="2026-10-02T01:07:00Z">
              <w:tcPr>
                <w:tcW w:w="1161" w:type="dxa"/>
                <w:gridSpan w:val="2"/>
                <w:tcBorders>
                  <w:top w:val="single" w:sz="4" w:space="0" w:color="000000"/>
                  <w:left w:val="single" w:sz="4" w:space="0" w:color="000000"/>
                  <w:bottom w:val="single" w:sz="4" w:space="0" w:color="000000"/>
                  <w:right w:val="single" w:sz="4" w:space="0" w:color="000000"/>
                </w:tcBorders>
                <w:vAlign w:val="bottom"/>
              </w:tcPr>
            </w:tcPrChange>
          </w:tcPr>
          <w:p w:rsidR="001425FF" w:rsidRDefault="007B1B89">
            <w:pPr>
              <w:jc w:val="left"/>
              <w:rPr>
                <w:sz w:val="22"/>
                <w:rPrChange w:id="1769" w:author="OpenAI" w:date="2026-10-01T18:07:00Z" w16du:dateUtc="2026-10-02T01:07:00Z">
                  <w:rPr/>
                </w:rPrChange>
              </w:rPr>
            </w:pPr>
            <w:r>
              <w:rPr>
                <w:sz w:val="22"/>
                <w:rPrChange w:id="1770" w:author="OpenAI" w:date="2026-10-01T18:07:00Z" w16du:dateUtc="2026-10-02T01:07:00Z">
                  <w:rPr/>
                </w:rPrChange>
              </w:rPr>
              <w:t>Monkey</w:t>
            </w:r>
          </w:p>
        </w:tc>
        <w:tc>
          <w:tcPr>
            <w:tcW w:w="1707" w:type="dxa"/>
            <w:tcBorders>
              <w:top w:val="single" w:sz="4" w:space="0" w:color="000000"/>
              <w:left w:val="single" w:sz="4" w:space="0" w:color="000000"/>
              <w:bottom w:val="single" w:sz="4" w:space="0" w:color="000000"/>
              <w:right w:val="single" w:sz="4" w:space="0" w:color="000000"/>
            </w:tcBorders>
            <w:vAlign w:val="center"/>
            <w:tcPrChange w:id="1771" w:author="OpenAI" w:date="2026-10-01T18:07:00Z" w16du:dateUtc="2026-10-02T01:07:00Z">
              <w:tcPr>
                <w:tcW w:w="1539"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772" w:author="OpenAI" w:date="2026-10-01T18:07:00Z" w16du:dateUtc="2026-10-02T01:07:00Z">
                  <w:rPr/>
                </w:rPrChange>
              </w:rPr>
            </w:pPr>
            <w:r>
              <w:rPr>
                <w:sz w:val="22"/>
                <w:rPrChange w:id="1773" w:author="OpenAI" w:date="2026-10-01T18:07:00Z" w16du:dateUtc="2026-10-02T01:07:00Z">
                  <w:rPr/>
                </w:rPrChange>
              </w:rPr>
              <w:t>Reference target concentration</w:t>
            </w:r>
          </w:p>
        </w:tc>
        <w:tc>
          <w:tcPr>
            <w:tcW w:w="1172" w:type="dxa"/>
            <w:tcBorders>
              <w:top w:val="single" w:sz="4" w:space="0" w:color="000000"/>
              <w:left w:val="single" w:sz="4" w:space="0" w:color="000000"/>
              <w:bottom w:val="single" w:sz="4" w:space="0" w:color="000000"/>
              <w:right w:val="single" w:sz="4" w:space="0" w:color="000000"/>
            </w:tcBorders>
            <w:vAlign w:val="center"/>
            <w:tcPrChange w:id="1774" w:author="OpenAI" w:date="2026-10-01T18:07:00Z" w16du:dateUtc="2026-10-02T01:07:00Z">
              <w:tcPr>
                <w:tcW w:w="1169"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right"/>
              <w:rPr>
                <w:sz w:val="22"/>
                <w:rPrChange w:id="1775" w:author="OpenAI" w:date="2026-10-01T18:07:00Z" w16du:dateUtc="2026-10-02T01:07:00Z">
                  <w:rPr/>
                </w:rPrChange>
              </w:rPr>
            </w:pPr>
            <w:r>
              <w:rPr>
                <w:sz w:val="22"/>
                <w:rPrChange w:id="1776" w:author="OpenAI" w:date="2026-10-01T18:07:00Z" w16du:dateUtc="2026-10-02T01:07:00Z">
                  <w:rPr/>
                </w:rPrChange>
              </w:rPr>
              <w:t>0.0166</w:t>
            </w:r>
          </w:p>
        </w:tc>
        <w:tc>
          <w:tcPr>
            <w:tcW w:w="807" w:type="dxa"/>
            <w:tcBorders>
              <w:top w:val="single" w:sz="4" w:space="0" w:color="000000"/>
              <w:left w:val="single" w:sz="4" w:space="0" w:color="000000"/>
              <w:bottom w:val="single" w:sz="4" w:space="0" w:color="000000"/>
              <w:right w:val="single" w:sz="4" w:space="0" w:color="000000"/>
            </w:tcBorders>
            <w:vAlign w:val="center"/>
            <w:tcPrChange w:id="1777" w:author="OpenAI" w:date="2026-10-01T18:07:00Z" w16du:dateUtc="2026-10-02T01:07:00Z">
              <w:tcPr>
                <w:tcW w:w="937"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778" w:author="OpenAI" w:date="2026-10-01T18:07:00Z" w16du:dateUtc="2026-10-02T01:07:00Z">
                  <w:rPr/>
                </w:rPrChange>
              </w:rPr>
            </w:pPr>
            <w:r>
              <w:rPr>
                <w:sz w:val="22"/>
                <w:rPrChange w:id="1779" w:author="OpenAI" w:date="2026-10-01T18:07:00Z" w16du:dateUtc="2026-10-02T01:07:00Z">
                  <w:rPr/>
                </w:rPrChange>
              </w:rPr>
              <w:t>nM</w:t>
            </w:r>
          </w:p>
        </w:tc>
        <w:tc>
          <w:tcPr>
            <w:tcW w:w="3059" w:type="dxa"/>
            <w:tcBorders>
              <w:top w:val="single" w:sz="4" w:space="0" w:color="000000"/>
              <w:left w:val="single" w:sz="4" w:space="0" w:color="000000"/>
              <w:bottom w:val="single" w:sz="4" w:space="0" w:color="000000"/>
              <w:right w:val="single" w:sz="4" w:space="0" w:color="000000"/>
            </w:tcBorders>
            <w:vAlign w:val="center"/>
            <w:tcPrChange w:id="1780" w:author="OpenAI" w:date="2026-10-01T18:07:00Z" w16du:dateUtc="2026-10-02T01:07:00Z">
              <w:tcPr>
                <w:tcW w:w="2663"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781" w:author="OpenAI" w:date="2026-10-01T18:07:00Z" w16du:dateUtc="2026-10-02T01:07:00Z">
                  <w:rPr/>
                </w:rPrChange>
              </w:rPr>
            </w:pPr>
            <w:r>
              <w:rPr>
                <w:sz w:val="22"/>
                <w:rPrChange w:id="1782" w:author="OpenAI" w:date="2026-10-01T18:07:00Z" w16du:dateUtc="2026-10-02T01:07:00Z">
                  <w:rPr/>
                </w:rPrChange>
              </w:rPr>
              <w:t>Model estimated by the authors</w:t>
            </w:r>
          </w:p>
        </w:tc>
        <w:tc>
          <w:tcPr>
            <w:tcW w:w="1441" w:type="dxa"/>
            <w:tcBorders>
              <w:top w:val="single" w:sz="4" w:space="0" w:color="000000"/>
              <w:left w:val="single" w:sz="4" w:space="0" w:color="000000"/>
              <w:bottom w:val="single" w:sz="4" w:space="0" w:color="000000"/>
              <w:right w:val="single" w:sz="4" w:space="0" w:color="000000"/>
            </w:tcBorders>
            <w:cellDel w:id="1783" w:author="OpenAI" w:date="2026-10-01T18:07:00Z"/>
            <w:tcPrChange w:id="1784" w:author="OpenAI" w:date="2026-10-01T18:07:00Z" w16du:dateUtc="2026-10-02T01:07:00Z">
              <w:tcPr>
                <w:tcW w:w="1441" w:type="dxa"/>
                <w:gridSpan w:val="2"/>
                <w:tcBorders>
                  <w:top w:val="single" w:sz="4" w:space="0" w:color="000000"/>
                  <w:left w:val="single" w:sz="4" w:space="0" w:color="000000"/>
                  <w:bottom w:val="single" w:sz="4" w:space="0" w:color="000000"/>
                  <w:right w:val="single" w:sz="4" w:space="0" w:color="000000"/>
                </w:tcBorders>
                <w:vAlign w:val="center"/>
                <w:cellDel w:id="1785" w:author="OpenAI" w:date="2026-10-01T18:07:00Z"/>
              </w:tcPr>
            </w:tcPrChange>
          </w:tcPr>
          <w:p w:rsidR="007B1B89" w:rsidRDefault="007B1B89">
            <w:pPr>
              <w:jc w:val="center"/>
            </w:pPr>
            <w:del w:id="1786" w:author="OpenAI" w:date="2026-10-01T18:07:00Z" w16du:dateUtc="2026-10-02T01:07:00Z">
              <w:r>
                <w:delText>A Priori and Top Down</w:delText>
              </w:r>
            </w:del>
          </w:p>
        </w:tc>
        <w:tc>
          <w:tcPr>
            <w:tcW w:w="1172" w:type="dxa"/>
            <w:gridSpan w:val="2"/>
            <w:tcBorders>
              <w:top w:val="single" w:sz="4" w:space="0" w:color="000000"/>
              <w:left w:val="single" w:sz="4" w:space="0" w:color="000000"/>
              <w:bottom w:val="single" w:sz="4" w:space="0" w:color="000000"/>
              <w:right w:val="single" w:sz="4" w:space="0" w:color="000000"/>
            </w:tcBorders>
            <w:vAlign w:val="center"/>
            <w:tcPrChange w:id="1787" w:author="OpenAI" w:date="2026-10-01T18:07:00Z" w16du:dateUtc="2026-10-02T01:07:00Z">
              <w:tcPr>
                <w:tcW w:w="3115"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788" w:author="OpenAI" w:date="2026-10-01T18:07:00Z" w16du:dateUtc="2026-10-02T01:07:00Z">
                  <w:rPr/>
                </w:rPrChange>
              </w:rPr>
            </w:pPr>
            <w:r>
              <w:rPr>
                <w:sz w:val="22"/>
                <w:rPrChange w:id="1789" w:author="OpenAI" w:date="2026-10-01T18:07:00Z" w16du:dateUtc="2026-10-02T01:07:00Z">
                  <w:rPr/>
                </w:rPrChange>
              </w:rPr>
              <w:t>[13]</w:t>
            </w:r>
          </w:p>
        </w:tc>
      </w:tr>
      <w:tr w:rsidR="001425FF">
        <w:trPr>
          <w:trHeight w:val="720"/>
          <w:trPrChange w:id="1790" w:author="OpenAI" w:date="2026-10-01T18:07:00Z" w16du:dateUtc="2026-10-02T01:07:00Z">
            <w:trPr>
              <w:trHeight w:val="720"/>
            </w:trPr>
          </w:trPrChange>
        </w:trPr>
        <w:tc>
          <w:tcPr>
            <w:tcW w:w="1596" w:type="dxa"/>
            <w:tcBorders>
              <w:top w:val="single" w:sz="4" w:space="0" w:color="000000"/>
              <w:left w:val="single" w:sz="4" w:space="0" w:color="000000"/>
              <w:bottom w:val="single" w:sz="4" w:space="0" w:color="000000"/>
              <w:right w:val="single" w:sz="4" w:space="0" w:color="000000"/>
            </w:tcBorders>
            <w:vAlign w:val="center"/>
            <w:tcPrChange w:id="1791" w:author="OpenAI" w:date="2026-10-01T18:07:00Z" w16du:dateUtc="2026-10-02T01:07:00Z">
              <w:tcPr>
                <w:tcW w:w="1830"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792" w:author="OpenAI" w:date="2026-10-01T18:07:00Z" w16du:dateUtc="2026-10-02T01:07:00Z">
                  <w:rPr/>
                </w:rPrChange>
              </w:rPr>
            </w:pPr>
            <w:r>
              <w:rPr>
                <w:sz w:val="22"/>
                <w:rPrChange w:id="1793" w:author="OpenAI" w:date="2026-10-01T18:07:00Z" w16du:dateUtc="2026-10-02T01:07:00Z">
                  <w:rPr/>
                </w:rPrChange>
              </w:rPr>
              <w:t>Nivolumab</w:t>
            </w:r>
          </w:p>
        </w:tc>
        <w:tc>
          <w:tcPr>
            <w:tcW w:w="956" w:type="dxa"/>
            <w:tcBorders>
              <w:top w:val="single" w:sz="4" w:space="0" w:color="000000"/>
              <w:left w:val="single" w:sz="4" w:space="0" w:color="000000"/>
              <w:bottom w:val="single" w:sz="4" w:space="0" w:color="000000"/>
              <w:right w:val="single" w:sz="4" w:space="0" w:color="000000"/>
            </w:tcBorders>
            <w:vAlign w:val="bottom"/>
            <w:tcPrChange w:id="1794" w:author="OpenAI" w:date="2026-10-01T18:07:00Z" w16du:dateUtc="2026-10-02T01:07:00Z">
              <w:tcPr>
                <w:tcW w:w="1161" w:type="dxa"/>
                <w:gridSpan w:val="2"/>
                <w:tcBorders>
                  <w:top w:val="single" w:sz="4" w:space="0" w:color="000000"/>
                  <w:left w:val="single" w:sz="4" w:space="0" w:color="000000"/>
                  <w:bottom w:val="single" w:sz="4" w:space="0" w:color="000000"/>
                  <w:right w:val="single" w:sz="4" w:space="0" w:color="000000"/>
                </w:tcBorders>
                <w:vAlign w:val="bottom"/>
              </w:tcPr>
            </w:tcPrChange>
          </w:tcPr>
          <w:p w:rsidR="001425FF" w:rsidRDefault="007B1B89">
            <w:pPr>
              <w:jc w:val="left"/>
              <w:rPr>
                <w:sz w:val="22"/>
                <w:rPrChange w:id="1795" w:author="OpenAI" w:date="2026-10-01T18:07:00Z" w16du:dateUtc="2026-10-02T01:07:00Z">
                  <w:rPr/>
                </w:rPrChange>
              </w:rPr>
            </w:pPr>
            <w:r>
              <w:rPr>
                <w:sz w:val="22"/>
                <w:rPrChange w:id="1796" w:author="OpenAI" w:date="2026-10-01T18:07:00Z" w16du:dateUtc="2026-10-02T01:07:00Z">
                  <w:rPr/>
                </w:rPrChange>
              </w:rPr>
              <w:t>Monkey</w:t>
            </w:r>
          </w:p>
        </w:tc>
        <w:tc>
          <w:tcPr>
            <w:tcW w:w="1707" w:type="dxa"/>
            <w:tcBorders>
              <w:top w:val="single" w:sz="4" w:space="0" w:color="000000"/>
              <w:left w:val="single" w:sz="4" w:space="0" w:color="000000"/>
              <w:bottom w:val="single" w:sz="4" w:space="0" w:color="000000"/>
              <w:right w:val="single" w:sz="4" w:space="0" w:color="000000"/>
            </w:tcBorders>
            <w:vAlign w:val="center"/>
            <w:tcPrChange w:id="1797" w:author="OpenAI" w:date="2026-10-01T18:07:00Z" w16du:dateUtc="2026-10-02T01:07:00Z">
              <w:tcPr>
                <w:tcW w:w="1539"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798" w:author="OpenAI" w:date="2026-10-01T18:07:00Z" w16du:dateUtc="2026-10-02T01:07:00Z">
                  <w:rPr/>
                </w:rPrChange>
              </w:rPr>
            </w:pPr>
            <w:r>
              <w:rPr>
                <w:sz w:val="22"/>
                <w:rPrChange w:id="1799" w:author="OpenAI" w:date="2026-10-01T18:07:00Z" w16du:dateUtc="2026-10-02T01:07:00Z">
                  <w:rPr/>
                </w:rPrChange>
              </w:rPr>
              <w:t>kdeg</w:t>
            </w:r>
          </w:p>
        </w:tc>
        <w:tc>
          <w:tcPr>
            <w:tcW w:w="1172" w:type="dxa"/>
            <w:tcBorders>
              <w:top w:val="single" w:sz="4" w:space="0" w:color="000000"/>
              <w:left w:val="single" w:sz="4" w:space="0" w:color="000000"/>
              <w:bottom w:val="single" w:sz="4" w:space="0" w:color="000000"/>
              <w:right w:val="single" w:sz="4" w:space="0" w:color="000000"/>
            </w:tcBorders>
            <w:vAlign w:val="center"/>
            <w:tcPrChange w:id="1800" w:author="OpenAI" w:date="2026-10-01T18:07:00Z" w16du:dateUtc="2026-10-02T01:07:00Z">
              <w:tcPr>
                <w:tcW w:w="1169"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right"/>
              <w:rPr>
                <w:sz w:val="22"/>
                <w:rPrChange w:id="1801" w:author="OpenAI" w:date="2026-10-01T18:07:00Z" w16du:dateUtc="2026-10-02T01:07:00Z">
                  <w:rPr/>
                </w:rPrChange>
              </w:rPr>
            </w:pPr>
            <w:r>
              <w:rPr>
                <w:sz w:val="22"/>
                <w:rPrChange w:id="1802" w:author="OpenAI" w:date="2026-10-01T18:07:00Z" w16du:dateUtc="2026-10-02T01:07:00Z">
                  <w:rPr/>
                </w:rPrChange>
              </w:rPr>
              <w:t>0.027</w:t>
            </w:r>
          </w:p>
        </w:tc>
        <w:tc>
          <w:tcPr>
            <w:tcW w:w="807" w:type="dxa"/>
            <w:tcBorders>
              <w:top w:val="single" w:sz="4" w:space="0" w:color="000000"/>
              <w:left w:val="single" w:sz="4" w:space="0" w:color="000000"/>
              <w:bottom w:val="single" w:sz="4" w:space="0" w:color="000000"/>
              <w:right w:val="single" w:sz="4" w:space="0" w:color="000000"/>
            </w:tcBorders>
            <w:vAlign w:val="center"/>
            <w:tcPrChange w:id="1803" w:author="OpenAI" w:date="2026-10-01T18:07:00Z" w16du:dateUtc="2026-10-02T01:07:00Z">
              <w:tcPr>
                <w:tcW w:w="937"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804" w:author="OpenAI" w:date="2026-10-01T18:07:00Z" w16du:dateUtc="2026-10-02T01:07:00Z">
                  <w:rPr/>
                </w:rPrChange>
              </w:rPr>
            </w:pPr>
            <w:r>
              <w:rPr>
                <w:sz w:val="22"/>
                <w:rPrChange w:id="1805" w:author="OpenAI" w:date="2026-10-01T18:07:00Z" w16du:dateUtc="2026-10-02T01:07:00Z">
                  <w:rPr/>
                </w:rPrChange>
              </w:rPr>
              <w:t>1/h</w:t>
            </w:r>
          </w:p>
        </w:tc>
        <w:tc>
          <w:tcPr>
            <w:tcW w:w="3059" w:type="dxa"/>
            <w:tcBorders>
              <w:top w:val="single" w:sz="4" w:space="0" w:color="000000"/>
              <w:left w:val="single" w:sz="4" w:space="0" w:color="000000"/>
              <w:bottom w:val="single" w:sz="4" w:space="0" w:color="000000"/>
              <w:right w:val="single" w:sz="4" w:space="0" w:color="000000"/>
            </w:tcBorders>
            <w:vAlign w:val="center"/>
            <w:tcPrChange w:id="1806" w:author="OpenAI" w:date="2026-10-01T18:07:00Z" w16du:dateUtc="2026-10-02T01:07:00Z">
              <w:tcPr>
                <w:tcW w:w="2663"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807" w:author="OpenAI" w:date="2026-10-01T18:07:00Z" w16du:dateUtc="2026-10-02T01:07:00Z">
                  <w:rPr/>
                </w:rPrChange>
              </w:rPr>
            </w:pPr>
            <w:r>
              <w:rPr>
                <w:sz w:val="22"/>
                <w:rPrChange w:id="1808" w:author="OpenAI" w:date="2026-10-01T18:07:00Z" w16du:dateUtc="2026-10-02T01:07:00Z">
                  <w:rPr/>
                </w:rPrChange>
              </w:rPr>
              <w:t>Model estimated by the authors</w:t>
            </w:r>
          </w:p>
        </w:tc>
        <w:tc>
          <w:tcPr>
            <w:tcW w:w="1441" w:type="dxa"/>
            <w:tcBorders>
              <w:top w:val="single" w:sz="4" w:space="0" w:color="000000"/>
              <w:left w:val="single" w:sz="4" w:space="0" w:color="000000"/>
              <w:bottom w:val="single" w:sz="4" w:space="0" w:color="000000"/>
              <w:right w:val="single" w:sz="4" w:space="0" w:color="000000"/>
            </w:tcBorders>
            <w:cellDel w:id="1809" w:author="OpenAI" w:date="2026-10-01T18:07:00Z"/>
            <w:tcPrChange w:id="1810" w:author="OpenAI" w:date="2026-10-01T18:07:00Z" w16du:dateUtc="2026-10-02T01:07:00Z">
              <w:tcPr>
                <w:tcW w:w="1441" w:type="dxa"/>
                <w:gridSpan w:val="2"/>
                <w:tcBorders>
                  <w:top w:val="single" w:sz="4" w:space="0" w:color="000000"/>
                  <w:left w:val="single" w:sz="4" w:space="0" w:color="000000"/>
                  <w:bottom w:val="single" w:sz="4" w:space="0" w:color="000000"/>
                  <w:right w:val="single" w:sz="4" w:space="0" w:color="000000"/>
                </w:tcBorders>
                <w:vAlign w:val="center"/>
                <w:cellDel w:id="1811" w:author="OpenAI" w:date="2026-10-01T18:07:00Z"/>
              </w:tcPr>
            </w:tcPrChange>
          </w:tcPr>
          <w:p w:rsidR="007B1B89" w:rsidRDefault="007B1B89">
            <w:pPr>
              <w:jc w:val="center"/>
            </w:pPr>
            <w:del w:id="1812" w:author="OpenAI" w:date="2026-10-01T18:07:00Z" w16du:dateUtc="2026-10-02T01:07:00Z">
              <w:r>
                <w:delText>A Priori and Top Down</w:delText>
              </w:r>
            </w:del>
          </w:p>
        </w:tc>
        <w:tc>
          <w:tcPr>
            <w:tcW w:w="1172" w:type="dxa"/>
            <w:gridSpan w:val="2"/>
            <w:tcBorders>
              <w:top w:val="single" w:sz="4" w:space="0" w:color="000000"/>
              <w:left w:val="single" w:sz="4" w:space="0" w:color="000000"/>
              <w:bottom w:val="single" w:sz="4" w:space="0" w:color="000000"/>
              <w:right w:val="single" w:sz="4" w:space="0" w:color="000000"/>
            </w:tcBorders>
            <w:vAlign w:val="center"/>
            <w:tcPrChange w:id="1813" w:author="OpenAI" w:date="2026-10-01T18:07:00Z" w16du:dateUtc="2026-10-02T01:07:00Z">
              <w:tcPr>
                <w:tcW w:w="3115"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814" w:author="OpenAI" w:date="2026-10-01T18:07:00Z" w16du:dateUtc="2026-10-02T01:07:00Z">
                  <w:rPr/>
                </w:rPrChange>
              </w:rPr>
            </w:pPr>
            <w:r>
              <w:rPr>
                <w:sz w:val="22"/>
                <w:rPrChange w:id="1815" w:author="OpenAI" w:date="2026-10-01T18:07:00Z" w16du:dateUtc="2026-10-02T01:07:00Z">
                  <w:rPr/>
                </w:rPrChange>
              </w:rPr>
              <w:t>[13]</w:t>
            </w:r>
          </w:p>
        </w:tc>
      </w:tr>
      <w:tr w:rsidR="001425FF">
        <w:trPr>
          <w:trHeight w:val="720"/>
          <w:trPrChange w:id="1816" w:author="OpenAI" w:date="2026-10-01T18:07:00Z" w16du:dateUtc="2026-10-02T01:07:00Z">
            <w:trPr>
              <w:trHeight w:val="720"/>
            </w:trPr>
          </w:trPrChange>
        </w:trPr>
        <w:tc>
          <w:tcPr>
            <w:tcW w:w="1596" w:type="dxa"/>
            <w:tcBorders>
              <w:top w:val="single" w:sz="4" w:space="0" w:color="000000"/>
              <w:left w:val="single" w:sz="4" w:space="0" w:color="000000"/>
              <w:bottom w:val="single" w:sz="4" w:space="0" w:color="000000"/>
              <w:right w:val="single" w:sz="4" w:space="0" w:color="000000"/>
            </w:tcBorders>
            <w:vAlign w:val="center"/>
            <w:tcPrChange w:id="1817" w:author="OpenAI" w:date="2026-10-01T18:07:00Z" w16du:dateUtc="2026-10-02T01:07:00Z">
              <w:tcPr>
                <w:tcW w:w="1830"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818" w:author="OpenAI" w:date="2026-10-01T18:07:00Z" w16du:dateUtc="2026-10-02T01:07:00Z">
                  <w:rPr/>
                </w:rPrChange>
              </w:rPr>
            </w:pPr>
            <w:r>
              <w:rPr>
                <w:sz w:val="22"/>
                <w:rPrChange w:id="1819" w:author="OpenAI" w:date="2026-10-01T18:07:00Z" w16du:dateUtc="2026-10-02T01:07:00Z">
                  <w:rPr/>
                </w:rPrChange>
              </w:rPr>
              <w:t>Nivolumab</w:t>
            </w:r>
          </w:p>
        </w:tc>
        <w:tc>
          <w:tcPr>
            <w:tcW w:w="956" w:type="dxa"/>
            <w:tcBorders>
              <w:top w:val="single" w:sz="4" w:space="0" w:color="000000"/>
              <w:left w:val="single" w:sz="4" w:space="0" w:color="000000"/>
              <w:bottom w:val="single" w:sz="4" w:space="0" w:color="000000"/>
              <w:right w:val="single" w:sz="4" w:space="0" w:color="000000"/>
            </w:tcBorders>
            <w:vAlign w:val="bottom"/>
            <w:tcPrChange w:id="1820" w:author="OpenAI" w:date="2026-10-01T18:07:00Z" w16du:dateUtc="2026-10-02T01:07:00Z">
              <w:tcPr>
                <w:tcW w:w="1161" w:type="dxa"/>
                <w:gridSpan w:val="2"/>
                <w:tcBorders>
                  <w:top w:val="single" w:sz="4" w:space="0" w:color="000000"/>
                  <w:left w:val="single" w:sz="4" w:space="0" w:color="000000"/>
                  <w:bottom w:val="single" w:sz="4" w:space="0" w:color="000000"/>
                  <w:right w:val="single" w:sz="4" w:space="0" w:color="000000"/>
                </w:tcBorders>
                <w:vAlign w:val="bottom"/>
              </w:tcPr>
            </w:tcPrChange>
          </w:tcPr>
          <w:p w:rsidR="001425FF" w:rsidRDefault="007B1B89">
            <w:pPr>
              <w:jc w:val="left"/>
              <w:rPr>
                <w:sz w:val="22"/>
                <w:rPrChange w:id="1821" w:author="OpenAI" w:date="2026-10-01T18:07:00Z" w16du:dateUtc="2026-10-02T01:07:00Z">
                  <w:rPr/>
                </w:rPrChange>
              </w:rPr>
            </w:pPr>
            <w:r>
              <w:rPr>
                <w:sz w:val="22"/>
                <w:rPrChange w:id="1822" w:author="OpenAI" w:date="2026-10-01T18:07:00Z" w16du:dateUtc="2026-10-02T01:07:00Z">
                  <w:rPr/>
                </w:rPrChange>
              </w:rPr>
              <w:t>Monkey</w:t>
            </w:r>
          </w:p>
        </w:tc>
        <w:tc>
          <w:tcPr>
            <w:tcW w:w="1707" w:type="dxa"/>
            <w:tcBorders>
              <w:top w:val="single" w:sz="4" w:space="0" w:color="000000"/>
              <w:left w:val="single" w:sz="4" w:space="0" w:color="000000"/>
              <w:bottom w:val="single" w:sz="4" w:space="0" w:color="000000"/>
              <w:right w:val="single" w:sz="4" w:space="0" w:color="000000"/>
            </w:tcBorders>
            <w:vAlign w:val="center"/>
            <w:tcPrChange w:id="1823" w:author="OpenAI" w:date="2026-10-01T18:07:00Z" w16du:dateUtc="2026-10-02T01:07:00Z">
              <w:tcPr>
                <w:tcW w:w="1539"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824" w:author="OpenAI" w:date="2026-10-01T18:07:00Z" w16du:dateUtc="2026-10-02T01:07:00Z">
                  <w:rPr/>
                </w:rPrChange>
              </w:rPr>
            </w:pPr>
            <w:r>
              <w:rPr>
                <w:sz w:val="22"/>
                <w:rPrChange w:id="1825" w:author="OpenAI" w:date="2026-10-01T18:07:00Z" w16du:dateUtc="2026-10-02T01:07:00Z">
                  <w:rPr/>
                </w:rPrChange>
              </w:rPr>
              <w:t>Kd (FcRn) in endosomal space</w:t>
            </w:r>
          </w:p>
        </w:tc>
        <w:tc>
          <w:tcPr>
            <w:tcW w:w="1172" w:type="dxa"/>
            <w:tcBorders>
              <w:top w:val="single" w:sz="4" w:space="0" w:color="000000"/>
              <w:left w:val="single" w:sz="4" w:space="0" w:color="000000"/>
              <w:bottom w:val="single" w:sz="4" w:space="0" w:color="000000"/>
              <w:right w:val="single" w:sz="4" w:space="0" w:color="000000"/>
            </w:tcBorders>
            <w:vAlign w:val="center"/>
            <w:tcPrChange w:id="1826" w:author="OpenAI" w:date="2026-10-01T18:07:00Z" w16du:dateUtc="2026-10-02T01:07:00Z">
              <w:tcPr>
                <w:tcW w:w="1169"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right"/>
              <w:rPr>
                <w:sz w:val="22"/>
                <w:rPrChange w:id="1827" w:author="OpenAI" w:date="2026-10-01T18:07:00Z" w16du:dateUtc="2026-10-02T01:07:00Z">
                  <w:rPr/>
                </w:rPrChange>
              </w:rPr>
            </w:pPr>
            <w:r>
              <w:rPr>
                <w:sz w:val="22"/>
                <w:rPrChange w:id="1828" w:author="OpenAI" w:date="2026-10-01T18:07:00Z" w16du:dateUtc="2026-10-02T01:07:00Z">
                  <w:rPr/>
                </w:rPrChange>
              </w:rPr>
              <w:t>1.07</w:t>
            </w:r>
          </w:p>
        </w:tc>
        <w:tc>
          <w:tcPr>
            <w:tcW w:w="807" w:type="dxa"/>
            <w:tcBorders>
              <w:top w:val="single" w:sz="4" w:space="0" w:color="000000"/>
              <w:left w:val="single" w:sz="4" w:space="0" w:color="000000"/>
              <w:bottom w:val="single" w:sz="4" w:space="0" w:color="000000"/>
              <w:right w:val="single" w:sz="4" w:space="0" w:color="000000"/>
            </w:tcBorders>
            <w:vAlign w:val="center"/>
            <w:tcPrChange w:id="1829" w:author="OpenAI" w:date="2026-10-01T18:07:00Z" w16du:dateUtc="2026-10-02T01:07:00Z">
              <w:tcPr>
                <w:tcW w:w="937"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830" w:author="OpenAI" w:date="2026-10-01T18:07:00Z" w16du:dateUtc="2026-10-02T01:07:00Z">
                  <w:rPr/>
                </w:rPrChange>
              </w:rPr>
            </w:pPr>
            <w:r>
              <w:rPr>
                <w:sz w:val="22"/>
                <w:rPrChange w:id="1831" w:author="OpenAI" w:date="2026-10-01T18:07:00Z" w16du:dateUtc="2026-10-02T01:07:00Z">
                  <w:rPr/>
                </w:rPrChange>
              </w:rPr>
              <w:t>uM</w:t>
            </w:r>
          </w:p>
        </w:tc>
        <w:tc>
          <w:tcPr>
            <w:tcW w:w="3059" w:type="dxa"/>
            <w:tcBorders>
              <w:top w:val="single" w:sz="4" w:space="0" w:color="000000"/>
              <w:left w:val="single" w:sz="4" w:space="0" w:color="000000"/>
              <w:bottom w:val="single" w:sz="4" w:space="0" w:color="000000"/>
              <w:right w:val="single" w:sz="4" w:space="0" w:color="000000"/>
            </w:tcBorders>
            <w:vAlign w:val="center"/>
            <w:tcPrChange w:id="1832" w:author="OpenAI" w:date="2026-10-01T18:07:00Z" w16du:dateUtc="2026-10-02T01:07:00Z">
              <w:tcPr>
                <w:tcW w:w="2663"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833" w:author="OpenAI" w:date="2026-10-01T18:07:00Z" w16du:dateUtc="2026-10-02T01:07:00Z">
                  <w:rPr/>
                </w:rPrChange>
              </w:rPr>
            </w:pPr>
            <w:r>
              <w:rPr>
                <w:sz w:val="22"/>
                <w:rPrChange w:id="1834" w:author="OpenAI" w:date="2026-10-01T18:07:00Z" w16du:dateUtc="2026-10-02T01:07:00Z">
                  <w:rPr/>
                </w:rPrChange>
              </w:rPr>
              <w:t>Model-based meta-analysis</w:t>
            </w:r>
          </w:p>
        </w:tc>
        <w:tc>
          <w:tcPr>
            <w:tcW w:w="1441" w:type="dxa"/>
            <w:tcBorders>
              <w:top w:val="single" w:sz="4" w:space="0" w:color="000000"/>
              <w:left w:val="single" w:sz="4" w:space="0" w:color="000000"/>
              <w:bottom w:val="single" w:sz="4" w:space="0" w:color="000000"/>
              <w:right w:val="single" w:sz="4" w:space="0" w:color="000000"/>
            </w:tcBorders>
            <w:cellDel w:id="1835" w:author="OpenAI" w:date="2026-10-01T18:07:00Z"/>
            <w:tcPrChange w:id="1836" w:author="OpenAI" w:date="2026-10-01T18:07:00Z" w16du:dateUtc="2026-10-02T01:07:00Z">
              <w:tcPr>
                <w:tcW w:w="1441" w:type="dxa"/>
                <w:gridSpan w:val="2"/>
                <w:tcBorders>
                  <w:top w:val="single" w:sz="4" w:space="0" w:color="000000"/>
                  <w:left w:val="single" w:sz="4" w:space="0" w:color="000000"/>
                  <w:bottom w:val="single" w:sz="4" w:space="0" w:color="000000"/>
                  <w:right w:val="single" w:sz="4" w:space="0" w:color="000000"/>
                </w:tcBorders>
                <w:vAlign w:val="center"/>
                <w:cellDel w:id="1837" w:author="OpenAI" w:date="2026-10-01T18:07:00Z"/>
              </w:tcPr>
            </w:tcPrChange>
          </w:tcPr>
          <w:p w:rsidR="007B1B89" w:rsidRDefault="007B1B89">
            <w:pPr>
              <w:jc w:val="center"/>
            </w:pPr>
            <w:del w:id="1838" w:author="OpenAI" w:date="2026-10-01T18:07:00Z" w16du:dateUtc="2026-10-02T01:07:00Z">
              <w:r>
                <w:delText>A Priori</w:delText>
              </w:r>
            </w:del>
          </w:p>
        </w:tc>
        <w:tc>
          <w:tcPr>
            <w:tcW w:w="1172" w:type="dxa"/>
            <w:gridSpan w:val="2"/>
            <w:tcBorders>
              <w:top w:val="single" w:sz="4" w:space="0" w:color="000000"/>
              <w:left w:val="single" w:sz="4" w:space="0" w:color="000000"/>
              <w:bottom w:val="single" w:sz="4" w:space="0" w:color="000000"/>
              <w:right w:val="single" w:sz="4" w:space="0" w:color="000000"/>
            </w:tcBorders>
            <w:vAlign w:val="center"/>
            <w:tcPrChange w:id="1839" w:author="OpenAI" w:date="2026-10-01T18:07:00Z" w16du:dateUtc="2026-10-02T01:07:00Z">
              <w:tcPr>
                <w:tcW w:w="3115"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840" w:author="OpenAI" w:date="2026-10-01T18:07:00Z" w16du:dateUtc="2026-10-02T01:07:00Z">
                  <w:rPr/>
                </w:rPrChange>
              </w:rPr>
            </w:pPr>
            <w:r>
              <w:rPr>
                <w:sz w:val="22"/>
                <w:rPrChange w:id="1841" w:author="OpenAI" w:date="2026-10-01T18:07:00Z" w16du:dateUtc="2026-10-02T01:07:00Z">
                  <w:rPr/>
                </w:rPrChange>
              </w:rPr>
              <w:t>[5]</w:t>
            </w:r>
          </w:p>
        </w:tc>
      </w:tr>
      <w:tr w:rsidR="001425FF">
        <w:trPr>
          <w:trHeight w:val="720"/>
          <w:trPrChange w:id="1842" w:author="OpenAI" w:date="2026-10-01T18:07:00Z" w16du:dateUtc="2026-10-02T01:07:00Z">
            <w:trPr>
              <w:trHeight w:val="720"/>
            </w:trPr>
          </w:trPrChange>
        </w:trPr>
        <w:tc>
          <w:tcPr>
            <w:tcW w:w="1596" w:type="dxa"/>
            <w:tcBorders>
              <w:top w:val="single" w:sz="4" w:space="0" w:color="000000"/>
              <w:left w:val="single" w:sz="4" w:space="0" w:color="000000"/>
              <w:bottom w:val="single" w:sz="4" w:space="0" w:color="000000"/>
              <w:right w:val="single" w:sz="4" w:space="0" w:color="000000"/>
            </w:tcBorders>
            <w:vAlign w:val="center"/>
            <w:tcPrChange w:id="1843" w:author="OpenAI" w:date="2026-10-01T18:07:00Z" w16du:dateUtc="2026-10-02T01:07:00Z">
              <w:tcPr>
                <w:tcW w:w="1830"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844" w:author="OpenAI" w:date="2026-10-01T18:07:00Z" w16du:dateUtc="2026-10-02T01:07:00Z">
                  <w:rPr/>
                </w:rPrChange>
              </w:rPr>
            </w:pPr>
            <w:r>
              <w:rPr>
                <w:sz w:val="22"/>
                <w:rPrChange w:id="1845" w:author="OpenAI" w:date="2026-10-01T18:07:00Z" w16du:dateUtc="2026-10-02T01:07:00Z">
                  <w:rPr/>
                </w:rPrChange>
              </w:rPr>
              <w:t>Pembrolizumab</w:t>
            </w:r>
          </w:p>
        </w:tc>
        <w:tc>
          <w:tcPr>
            <w:tcW w:w="956" w:type="dxa"/>
            <w:tcBorders>
              <w:top w:val="single" w:sz="4" w:space="0" w:color="000000"/>
              <w:left w:val="single" w:sz="4" w:space="0" w:color="000000"/>
              <w:bottom w:val="single" w:sz="4" w:space="0" w:color="000000"/>
              <w:right w:val="single" w:sz="4" w:space="0" w:color="000000"/>
            </w:tcBorders>
            <w:vAlign w:val="bottom"/>
            <w:tcPrChange w:id="1846" w:author="OpenAI" w:date="2026-10-01T18:07:00Z" w16du:dateUtc="2026-10-02T01:07:00Z">
              <w:tcPr>
                <w:tcW w:w="1161" w:type="dxa"/>
                <w:gridSpan w:val="2"/>
                <w:tcBorders>
                  <w:top w:val="single" w:sz="4" w:space="0" w:color="000000"/>
                  <w:left w:val="single" w:sz="4" w:space="0" w:color="000000"/>
                  <w:bottom w:val="single" w:sz="4" w:space="0" w:color="000000"/>
                  <w:right w:val="single" w:sz="4" w:space="0" w:color="000000"/>
                </w:tcBorders>
                <w:vAlign w:val="bottom"/>
              </w:tcPr>
            </w:tcPrChange>
          </w:tcPr>
          <w:p w:rsidR="001425FF" w:rsidRDefault="007B1B89">
            <w:pPr>
              <w:jc w:val="left"/>
              <w:rPr>
                <w:sz w:val="22"/>
                <w:rPrChange w:id="1847" w:author="OpenAI" w:date="2026-10-01T18:07:00Z" w16du:dateUtc="2026-10-02T01:07:00Z">
                  <w:rPr/>
                </w:rPrChange>
              </w:rPr>
            </w:pPr>
            <w:r>
              <w:rPr>
                <w:sz w:val="22"/>
                <w:rPrChange w:id="1848" w:author="OpenAI" w:date="2026-10-01T18:07:00Z" w16du:dateUtc="2026-10-02T01:07:00Z">
                  <w:rPr/>
                </w:rPrChange>
              </w:rPr>
              <w:t>Monkey</w:t>
            </w:r>
          </w:p>
        </w:tc>
        <w:tc>
          <w:tcPr>
            <w:tcW w:w="1707" w:type="dxa"/>
            <w:tcBorders>
              <w:top w:val="single" w:sz="4" w:space="0" w:color="000000"/>
              <w:left w:val="single" w:sz="4" w:space="0" w:color="000000"/>
              <w:bottom w:val="single" w:sz="4" w:space="0" w:color="000000"/>
              <w:right w:val="single" w:sz="4" w:space="0" w:color="000000"/>
            </w:tcBorders>
            <w:vAlign w:val="center"/>
            <w:tcPrChange w:id="1849" w:author="OpenAI" w:date="2026-10-01T18:07:00Z" w16du:dateUtc="2026-10-02T01:07:00Z">
              <w:tcPr>
                <w:tcW w:w="1539"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850" w:author="OpenAI" w:date="2026-10-01T18:07:00Z" w16du:dateUtc="2026-10-02T01:07:00Z">
                  <w:rPr/>
                </w:rPrChange>
              </w:rPr>
            </w:pPr>
            <w:r>
              <w:rPr>
                <w:sz w:val="22"/>
                <w:rPrChange w:id="1851" w:author="OpenAI" w:date="2026-10-01T18:07:00Z" w16du:dateUtc="2026-10-02T01:07:00Z">
                  <w:rPr/>
                </w:rPrChange>
              </w:rPr>
              <w:t>Kd</w:t>
            </w:r>
          </w:p>
        </w:tc>
        <w:tc>
          <w:tcPr>
            <w:tcW w:w="1172" w:type="dxa"/>
            <w:tcBorders>
              <w:top w:val="single" w:sz="4" w:space="0" w:color="000000"/>
              <w:left w:val="single" w:sz="4" w:space="0" w:color="000000"/>
              <w:bottom w:val="single" w:sz="4" w:space="0" w:color="000000"/>
              <w:right w:val="single" w:sz="4" w:space="0" w:color="000000"/>
            </w:tcBorders>
            <w:vAlign w:val="center"/>
            <w:tcPrChange w:id="1852" w:author="OpenAI" w:date="2026-10-01T18:07:00Z" w16du:dateUtc="2026-10-02T01:07:00Z">
              <w:tcPr>
                <w:tcW w:w="1169"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right"/>
              <w:rPr>
                <w:sz w:val="22"/>
                <w:rPrChange w:id="1853" w:author="OpenAI" w:date="2026-10-01T18:07:00Z" w16du:dateUtc="2026-10-02T01:07:00Z">
                  <w:rPr/>
                </w:rPrChange>
              </w:rPr>
            </w:pPr>
            <w:r>
              <w:rPr>
                <w:sz w:val="22"/>
                <w:rPrChange w:id="1854" w:author="OpenAI" w:date="2026-10-01T18:07:00Z" w16du:dateUtc="2026-10-02T01:07:00Z">
                  <w:rPr/>
                </w:rPrChange>
              </w:rPr>
              <w:t>0.00031</w:t>
            </w:r>
          </w:p>
        </w:tc>
        <w:tc>
          <w:tcPr>
            <w:tcW w:w="807" w:type="dxa"/>
            <w:tcBorders>
              <w:top w:val="single" w:sz="4" w:space="0" w:color="000000"/>
              <w:left w:val="single" w:sz="4" w:space="0" w:color="000000"/>
              <w:bottom w:val="single" w:sz="4" w:space="0" w:color="000000"/>
              <w:right w:val="single" w:sz="4" w:space="0" w:color="000000"/>
            </w:tcBorders>
            <w:vAlign w:val="center"/>
            <w:tcPrChange w:id="1855" w:author="OpenAI" w:date="2026-10-01T18:07:00Z" w16du:dateUtc="2026-10-02T01:07:00Z">
              <w:tcPr>
                <w:tcW w:w="937"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856" w:author="OpenAI" w:date="2026-10-01T18:07:00Z" w16du:dateUtc="2026-10-02T01:07:00Z">
                  <w:rPr/>
                </w:rPrChange>
              </w:rPr>
            </w:pPr>
            <w:r>
              <w:rPr>
                <w:sz w:val="22"/>
                <w:rPrChange w:id="1857" w:author="OpenAI" w:date="2026-10-01T18:07:00Z" w16du:dateUtc="2026-10-02T01:07:00Z">
                  <w:rPr/>
                </w:rPrChange>
              </w:rPr>
              <w:t>uM</w:t>
            </w:r>
          </w:p>
        </w:tc>
        <w:tc>
          <w:tcPr>
            <w:tcW w:w="3059" w:type="dxa"/>
            <w:tcBorders>
              <w:top w:val="single" w:sz="4" w:space="0" w:color="000000"/>
              <w:left w:val="single" w:sz="4" w:space="0" w:color="000000"/>
              <w:bottom w:val="single" w:sz="4" w:space="0" w:color="000000"/>
              <w:right w:val="single" w:sz="4" w:space="0" w:color="000000"/>
            </w:tcBorders>
            <w:vAlign w:val="center"/>
            <w:tcPrChange w:id="1858" w:author="OpenAI" w:date="2026-10-01T18:07:00Z" w16du:dateUtc="2026-10-02T01:07:00Z">
              <w:tcPr>
                <w:tcW w:w="2663"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859" w:author="OpenAI" w:date="2026-10-01T18:07:00Z" w16du:dateUtc="2026-10-02T01:07:00Z">
                  <w:rPr/>
                </w:rPrChange>
              </w:rPr>
            </w:pPr>
            <w:r>
              <w:rPr>
                <w:sz w:val="22"/>
                <w:rPrChange w:id="1860" w:author="OpenAI" w:date="2026-10-01T18:07:00Z" w16du:dateUtc="2026-10-02T01:07:00Z">
                  <w:rPr/>
                </w:rPrChange>
              </w:rPr>
              <w:t>SPR/Biacore</w:t>
            </w:r>
          </w:p>
        </w:tc>
        <w:tc>
          <w:tcPr>
            <w:tcW w:w="1441" w:type="dxa"/>
            <w:tcBorders>
              <w:top w:val="single" w:sz="4" w:space="0" w:color="000000"/>
              <w:left w:val="single" w:sz="4" w:space="0" w:color="000000"/>
              <w:bottom w:val="single" w:sz="4" w:space="0" w:color="000000"/>
              <w:right w:val="single" w:sz="4" w:space="0" w:color="000000"/>
            </w:tcBorders>
            <w:cellDel w:id="1861" w:author="OpenAI" w:date="2026-10-01T18:07:00Z"/>
            <w:tcPrChange w:id="1862" w:author="OpenAI" w:date="2026-10-01T18:07:00Z" w16du:dateUtc="2026-10-02T01:07:00Z">
              <w:tcPr>
                <w:tcW w:w="1441" w:type="dxa"/>
                <w:gridSpan w:val="2"/>
                <w:tcBorders>
                  <w:top w:val="single" w:sz="4" w:space="0" w:color="000000"/>
                  <w:left w:val="single" w:sz="4" w:space="0" w:color="000000"/>
                  <w:bottom w:val="single" w:sz="4" w:space="0" w:color="000000"/>
                  <w:right w:val="single" w:sz="4" w:space="0" w:color="000000"/>
                </w:tcBorders>
                <w:vAlign w:val="center"/>
                <w:cellDel w:id="1863" w:author="OpenAI" w:date="2026-10-01T18:07:00Z"/>
              </w:tcPr>
            </w:tcPrChange>
          </w:tcPr>
          <w:p w:rsidR="007B1B89" w:rsidRDefault="007B1B89">
            <w:pPr>
              <w:jc w:val="center"/>
            </w:pPr>
            <w:del w:id="1864" w:author="OpenAI" w:date="2026-10-01T18:07:00Z" w16du:dateUtc="2026-10-02T01:07:00Z">
              <w:r>
                <w:delText>A Priori and Top Down</w:delText>
              </w:r>
            </w:del>
          </w:p>
        </w:tc>
        <w:tc>
          <w:tcPr>
            <w:tcW w:w="1172" w:type="dxa"/>
            <w:gridSpan w:val="2"/>
            <w:tcBorders>
              <w:top w:val="single" w:sz="4" w:space="0" w:color="000000"/>
              <w:left w:val="single" w:sz="4" w:space="0" w:color="000000"/>
              <w:bottom w:val="single" w:sz="4" w:space="0" w:color="000000"/>
              <w:right w:val="single" w:sz="4" w:space="0" w:color="000000"/>
            </w:tcBorders>
            <w:vAlign w:val="center"/>
            <w:tcPrChange w:id="1865" w:author="OpenAI" w:date="2026-10-01T18:07:00Z" w16du:dateUtc="2026-10-02T01:07:00Z">
              <w:tcPr>
                <w:tcW w:w="3115"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866" w:author="OpenAI" w:date="2026-10-01T18:07:00Z" w16du:dateUtc="2026-10-02T01:07:00Z">
                  <w:rPr/>
                </w:rPrChange>
              </w:rPr>
            </w:pPr>
            <w:r>
              <w:rPr>
                <w:sz w:val="22"/>
                <w:rPrChange w:id="1867" w:author="OpenAI" w:date="2026-10-01T18:07:00Z" w16du:dateUtc="2026-10-02T01:07:00Z">
                  <w:rPr/>
                </w:rPrChange>
              </w:rPr>
              <w:t>[13]</w:t>
            </w:r>
          </w:p>
        </w:tc>
      </w:tr>
      <w:tr w:rsidR="001425FF">
        <w:trPr>
          <w:trHeight w:val="720"/>
          <w:trPrChange w:id="1868" w:author="OpenAI" w:date="2026-10-01T18:07:00Z" w16du:dateUtc="2026-10-02T01:07:00Z">
            <w:trPr>
              <w:trHeight w:val="720"/>
            </w:trPr>
          </w:trPrChange>
        </w:trPr>
        <w:tc>
          <w:tcPr>
            <w:tcW w:w="1596" w:type="dxa"/>
            <w:tcBorders>
              <w:top w:val="single" w:sz="4" w:space="0" w:color="000000"/>
              <w:left w:val="single" w:sz="4" w:space="0" w:color="000000"/>
              <w:bottom w:val="single" w:sz="4" w:space="0" w:color="000000"/>
              <w:right w:val="single" w:sz="4" w:space="0" w:color="000000"/>
            </w:tcBorders>
            <w:vAlign w:val="center"/>
            <w:tcPrChange w:id="1869" w:author="OpenAI" w:date="2026-10-01T18:07:00Z" w16du:dateUtc="2026-10-02T01:07:00Z">
              <w:tcPr>
                <w:tcW w:w="1830"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870" w:author="OpenAI" w:date="2026-10-01T18:07:00Z" w16du:dateUtc="2026-10-02T01:07:00Z">
                  <w:rPr/>
                </w:rPrChange>
              </w:rPr>
            </w:pPr>
            <w:r>
              <w:rPr>
                <w:sz w:val="22"/>
                <w:rPrChange w:id="1871" w:author="OpenAI" w:date="2026-10-01T18:07:00Z" w16du:dateUtc="2026-10-02T01:07:00Z">
                  <w:rPr/>
                </w:rPrChange>
              </w:rPr>
              <w:t>Pembrolizumab</w:t>
            </w:r>
          </w:p>
        </w:tc>
        <w:tc>
          <w:tcPr>
            <w:tcW w:w="956" w:type="dxa"/>
            <w:tcBorders>
              <w:top w:val="single" w:sz="4" w:space="0" w:color="000000"/>
              <w:left w:val="single" w:sz="4" w:space="0" w:color="000000"/>
              <w:bottom w:val="single" w:sz="4" w:space="0" w:color="000000"/>
              <w:right w:val="single" w:sz="4" w:space="0" w:color="000000"/>
            </w:tcBorders>
            <w:vAlign w:val="bottom"/>
            <w:tcPrChange w:id="1872" w:author="OpenAI" w:date="2026-10-01T18:07:00Z" w16du:dateUtc="2026-10-02T01:07:00Z">
              <w:tcPr>
                <w:tcW w:w="1161" w:type="dxa"/>
                <w:gridSpan w:val="2"/>
                <w:tcBorders>
                  <w:top w:val="single" w:sz="4" w:space="0" w:color="000000"/>
                  <w:left w:val="single" w:sz="4" w:space="0" w:color="000000"/>
                  <w:bottom w:val="single" w:sz="4" w:space="0" w:color="000000"/>
                  <w:right w:val="single" w:sz="4" w:space="0" w:color="000000"/>
                </w:tcBorders>
                <w:vAlign w:val="bottom"/>
              </w:tcPr>
            </w:tcPrChange>
          </w:tcPr>
          <w:p w:rsidR="001425FF" w:rsidRDefault="007B1B89">
            <w:pPr>
              <w:jc w:val="left"/>
              <w:rPr>
                <w:sz w:val="22"/>
                <w:rPrChange w:id="1873" w:author="OpenAI" w:date="2026-10-01T18:07:00Z" w16du:dateUtc="2026-10-02T01:07:00Z">
                  <w:rPr/>
                </w:rPrChange>
              </w:rPr>
            </w:pPr>
            <w:r>
              <w:rPr>
                <w:sz w:val="22"/>
                <w:rPrChange w:id="1874" w:author="OpenAI" w:date="2026-10-01T18:07:00Z" w16du:dateUtc="2026-10-02T01:07:00Z">
                  <w:rPr/>
                </w:rPrChange>
              </w:rPr>
              <w:t>Monkey</w:t>
            </w:r>
          </w:p>
        </w:tc>
        <w:tc>
          <w:tcPr>
            <w:tcW w:w="1707" w:type="dxa"/>
            <w:tcBorders>
              <w:top w:val="single" w:sz="4" w:space="0" w:color="000000"/>
              <w:left w:val="single" w:sz="4" w:space="0" w:color="000000"/>
              <w:bottom w:val="single" w:sz="4" w:space="0" w:color="000000"/>
              <w:right w:val="single" w:sz="4" w:space="0" w:color="000000"/>
            </w:tcBorders>
            <w:vAlign w:val="center"/>
            <w:tcPrChange w:id="1875" w:author="OpenAI" w:date="2026-10-01T18:07:00Z" w16du:dateUtc="2026-10-02T01:07:00Z">
              <w:tcPr>
                <w:tcW w:w="1539"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876" w:author="OpenAI" w:date="2026-10-01T18:07:00Z" w16du:dateUtc="2026-10-02T01:07:00Z">
                  <w:rPr/>
                </w:rPrChange>
              </w:rPr>
            </w:pPr>
            <w:r>
              <w:rPr>
                <w:sz w:val="22"/>
                <w:rPrChange w:id="1877" w:author="OpenAI" w:date="2026-10-01T18:07:00Z" w16du:dateUtc="2026-10-02T01:07:00Z">
                  <w:rPr/>
                </w:rPrChange>
              </w:rPr>
              <w:t>koff</w:t>
            </w:r>
          </w:p>
        </w:tc>
        <w:tc>
          <w:tcPr>
            <w:tcW w:w="1172" w:type="dxa"/>
            <w:tcBorders>
              <w:top w:val="single" w:sz="4" w:space="0" w:color="000000"/>
              <w:left w:val="single" w:sz="4" w:space="0" w:color="000000"/>
              <w:bottom w:val="single" w:sz="4" w:space="0" w:color="000000"/>
              <w:right w:val="single" w:sz="4" w:space="0" w:color="000000"/>
            </w:tcBorders>
            <w:vAlign w:val="center"/>
            <w:tcPrChange w:id="1878" w:author="OpenAI" w:date="2026-10-01T18:07:00Z" w16du:dateUtc="2026-10-02T01:07:00Z">
              <w:tcPr>
                <w:tcW w:w="1169"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right"/>
              <w:rPr>
                <w:sz w:val="22"/>
                <w:rPrChange w:id="1879" w:author="OpenAI" w:date="2026-10-01T18:07:00Z" w16du:dateUtc="2026-10-02T01:07:00Z">
                  <w:rPr/>
                </w:rPrChange>
              </w:rPr>
            </w:pPr>
            <w:r>
              <w:rPr>
                <w:sz w:val="22"/>
                <w:rPrChange w:id="1880" w:author="OpenAI" w:date="2026-10-01T18:07:00Z" w16du:dateUtc="2026-10-02T01:07:00Z">
                  <w:rPr/>
                </w:rPrChange>
              </w:rPr>
              <w:t>0.0017</w:t>
            </w:r>
          </w:p>
        </w:tc>
        <w:tc>
          <w:tcPr>
            <w:tcW w:w="807" w:type="dxa"/>
            <w:tcBorders>
              <w:top w:val="single" w:sz="4" w:space="0" w:color="000000"/>
              <w:left w:val="single" w:sz="4" w:space="0" w:color="000000"/>
              <w:bottom w:val="single" w:sz="4" w:space="0" w:color="000000"/>
              <w:right w:val="single" w:sz="4" w:space="0" w:color="000000"/>
            </w:tcBorders>
            <w:vAlign w:val="center"/>
            <w:tcPrChange w:id="1881" w:author="OpenAI" w:date="2026-10-01T18:07:00Z" w16du:dateUtc="2026-10-02T01:07:00Z">
              <w:tcPr>
                <w:tcW w:w="937"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882" w:author="OpenAI" w:date="2026-10-01T18:07:00Z" w16du:dateUtc="2026-10-02T01:07:00Z">
                  <w:rPr/>
                </w:rPrChange>
              </w:rPr>
            </w:pPr>
            <w:r>
              <w:rPr>
                <w:sz w:val="22"/>
                <w:rPrChange w:id="1883" w:author="OpenAI" w:date="2026-10-01T18:07:00Z" w16du:dateUtc="2026-10-02T01:07:00Z">
                  <w:rPr/>
                </w:rPrChange>
              </w:rPr>
              <w:t>1/min</w:t>
            </w:r>
          </w:p>
        </w:tc>
        <w:tc>
          <w:tcPr>
            <w:tcW w:w="3059" w:type="dxa"/>
            <w:tcBorders>
              <w:top w:val="single" w:sz="4" w:space="0" w:color="000000"/>
              <w:left w:val="single" w:sz="4" w:space="0" w:color="000000"/>
              <w:bottom w:val="single" w:sz="4" w:space="0" w:color="000000"/>
              <w:right w:val="single" w:sz="4" w:space="0" w:color="000000"/>
            </w:tcBorders>
            <w:vAlign w:val="center"/>
            <w:tcPrChange w:id="1884" w:author="OpenAI" w:date="2026-10-01T18:07:00Z" w16du:dateUtc="2026-10-02T01:07:00Z">
              <w:tcPr>
                <w:tcW w:w="2663"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885" w:author="OpenAI" w:date="2026-10-01T18:07:00Z" w16du:dateUtc="2026-10-02T01:07:00Z">
                  <w:rPr/>
                </w:rPrChange>
              </w:rPr>
            </w:pPr>
            <w:r>
              <w:rPr>
                <w:sz w:val="22"/>
                <w:rPrChange w:id="1886" w:author="OpenAI" w:date="2026-10-01T18:07:00Z" w16du:dateUtc="2026-10-02T01:07:00Z">
                  <w:rPr/>
                </w:rPrChange>
              </w:rPr>
              <w:t>SPR/Biacore</w:t>
            </w:r>
          </w:p>
        </w:tc>
        <w:tc>
          <w:tcPr>
            <w:tcW w:w="1441" w:type="dxa"/>
            <w:tcBorders>
              <w:top w:val="single" w:sz="4" w:space="0" w:color="000000"/>
              <w:left w:val="single" w:sz="4" w:space="0" w:color="000000"/>
              <w:bottom w:val="single" w:sz="4" w:space="0" w:color="000000"/>
              <w:right w:val="single" w:sz="4" w:space="0" w:color="000000"/>
            </w:tcBorders>
            <w:cellDel w:id="1887" w:author="OpenAI" w:date="2026-10-01T18:07:00Z"/>
            <w:tcPrChange w:id="1888" w:author="OpenAI" w:date="2026-10-01T18:07:00Z" w16du:dateUtc="2026-10-02T01:07:00Z">
              <w:tcPr>
                <w:tcW w:w="1441" w:type="dxa"/>
                <w:gridSpan w:val="2"/>
                <w:tcBorders>
                  <w:top w:val="single" w:sz="4" w:space="0" w:color="000000"/>
                  <w:left w:val="single" w:sz="4" w:space="0" w:color="000000"/>
                  <w:bottom w:val="single" w:sz="4" w:space="0" w:color="000000"/>
                  <w:right w:val="single" w:sz="4" w:space="0" w:color="000000"/>
                </w:tcBorders>
                <w:vAlign w:val="center"/>
                <w:cellDel w:id="1889" w:author="OpenAI" w:date="2026-10-01T18:07:00Z"/>
              </w:tcPr>
            </w:tcPrChange>
          </w:tcPr>
          <w:p w:rsidR="007B1B89" w:rsidRDefault="007B1B89">
            <w:pPr>
              <w:jc w:val="center"/>
            </w:pPr>
            <w:del w:id="1890" w:author="OpenAI" w:date="2026-10-01T18:07:00Z" w16du:dateUtc="2026-10-02T01:07:00Z">
              <w:r>
                <w:delText>A Priori and Top Down</w:delText>
              </w:r>
            </w:del>
          </w:p>
        </w:tc>
        <w:tc>
          <w:tcPr>
            <w:tcW w:w="1172" w:type="dxa"/>
            <w:gridSpan w:val="2"/>
            <w:tcBorders>
              <w:top w:val="single" w:sz="4" w:space="0" w:color="000000"/>
              <w:left w:val="single" w:sz="4" w:space="0" w:color="000000"/>
              <w:bottom w:val="single" w:sz="4" w:space="0" w:color="000000"/>
              <w:right w:val="single" w:sz="4" w:space="0" w:color="000000"/>
            </w:tcBorders>
            <w:vAlign w:val="center"/>
            <w:tcPrChange w:id="1891" w:author="OpenAI" w:date="2026-10-01T18:07:00Z" w16du:dateUtc="2026-10-02T01:07:00Z">
              <w:tcPr>
                <w:tcW w:w="3115"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892" w:author="OpenAI" w:date="2026-10-01T18:07:00Z" w16du:dateUtc="2026-10-02T01:07:00Z">
                  <w:rPr/>
                </w:rPrChange>
              </w:rPr>
            </w:pPr>
            <w:r>
              <w:rPr>
                <w:sz w:val="22"/>
                <w:rPrChange w:id="1893" w:author="OpenAI" w:date="2026-10-01T18:07:00Z" w16du:dateUtc="2026-10-02T01:07:00Z">
                  <w:rPr/>
                </w:rPrChange>
              </w:rPr>
              <w:t>[13]</w:t>
            </w:r>
          </w:p>
        </w:tc>
      </w:tr>
      <w:tr w:rsidR="001425FF">
        <w:trPr>
          <w:trHeight w:val="720"/>
          <w:trPrChange w:id="1894" w:author="OpenAI" w:date="2026-10-01T18:07:00Z" w16du:dateUtc="2026-10-02T01:07:00Z">
            <w:trPr>
              <w:trHeight w:val="720"/>
            </w:trPr>
          </w:trPrChange>
        </w:trPr>
        <w:tc>
          <w:tcPr>
            <w:tcW w:w="1596" w:type="dxa"/>
            <w:tcBorders>
              <w:top w:val="single" w:sz="4" w:space="0" w:color="000000"/>
              <w:left w:val="single" w:sz="4" w:space="0" w:color="000000"/>
              <w:bottom w:val="single" w:sz="4" w:space="0" w:color="000000"/>
              <w:right w:val="single" w:sz="4" w:space="0" w:color="000000"/>
            </w:tcBorders>
            <w:vAlign w:val="center"/>
            <w:tcPrChange w:id="1895" w:author="OpenAI" w:date="2026-10-01T18:07:00Z" w16du:dateUtc="2026-10-02T01:07:00Z">
              <w:tcPr>
                <w:tcW w:w="1830"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896" w:author="OpenAI" w:date="2026-10-01T18:07:00Z" w16du:dateUtc="2026-10-02T01:07:00Z">
                  <w:rPr/>
                </w:rPrChange>
              </w:rPr>
            </w:pPr>
            <w:r>
              <w:rPr>
                <w:sz w:val="22"/>
                <w:rPrChange w:id="1897" w:author="OpenAI" w:date="2026-10-01T18:07:00Z" w16du:dateUtc="2026-10-02T01:07:00Z">
                  <w:rPr/>
                </w:rPrChange>
              </w:rPr>
              <w:t>Pembrolizumab</w:t>
            </w:r>
          </w:p>
        </w:tc>
        <w:tc>
          <w:tcPr>
            <w:tcW w:w="956" w:type="dxa"/>
            <w:tcBorders>
              <w:top w:val="single" w:sz="4" w:space="0" w:color="000000"/>
              <w:left w:val="single" w:sz="4" w:space="0" w:color="000000"/>
              <w:bottom w:val="single" w:sz="4" w:space="0" w:color="000000"/>
              <w:right w:val="single" w:sz="4" w:space="0" w:color="000000"/>
            </w:tcBorders>
            <w:vAlign w:val="bottom"/>
            <w:tcPrChange w:id="1898" w:author="OpenAI" w:date="2026-10-01T18:07:00Z" w16du:dateUtc="2026-10-02T01:07:00Z">
              <w:tcPr>
                <w:tcW w:w="1161" w:type="dxa"/>
                <w:gridSpan w:val="2"/>
                <w:tcBorders>
                  <w:top w:val="single" w:sz="4" w:space="0" w:color="000000"/>
                  <w:left w:val="single" w:sz="4" w:space="0" w:color="000000"/>
                  <w:bottom w:val="single" w:sz="4" w:space="0" w:color="000000"/>
                  <w:right w:val="single" w:sz="4" w:space="0" w:color="000000"/>
                </w:tcBorders>
                <w:vAlign w:val="bottom"/>
              </w:tcPr>
            </w:tcPrChange>
          </w:tcPr>
          <w:p w:rsidR="001425FF" w:rsidRDefault="007B1B89">
            <w:pPr>
              <w:jc w:val="left"/>
              <w:rPr>
                <w:sz w:val="22"/>
                <w:rPrChange w:id="1899" w:author="OpenAI" w:date="2026-10-01T18:07:00Z" w16du:dateUtc="2026-10-02T01:07:00Z">
                  <w:rPr/>
                </w:rPrChange>
              </w:rPr>
            </w:pPr>
            <w:r>
              <w:rPr>
                <w:sz w:val="22"/>
                <w:rPrChange w:id="1900" w:author="OpenAI" w:date="2026-10-01T18:07:00Z" w16du:dateUtc="2026-10-02T01:07:00Z">
                  <w:rPr/>
                </w:rPrChange>
              </w:rPr>
              <w:t>Monkey</w:t>
            </w:r>
          </w:p>
        </w:tc>
        <w:tc>
          <w:tcPr>
            <w:tcW w:w="1707" w:type="dxa"/>
            <w:tcBorders>
              <w:top w:val="single" w:sz="4" w:space="0" w:color="000000"/>
              <w:left w:val="single" w:sz="4" w:space="0" w:color="000000"/>
              <w:bottom w:val="single" w:sz="4" w:space="0" w:color="000000"/>
              <w:right w:val="single" w:sz="4" w:space="0" w:color="000000"/>
            </w:tcBorders>
            <w:vAlign w:val="center"/>
            <w:tcPrChange w:id="1901" w:author="OpenAI" w:date="2026-10-01T18:07:00Z" w16du:dateUtc="2026-10-02T01:07:00Z">
              <w:tcPr>
                <w:tcW w:w="1539"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902" w:author="OpenAI" w:date="2026-10-01T18:07:00Z" w16du:dateUtc="2026-10-02T01:07:00Z">
                  <w:rPr/>
                </w:rPrChange>
              </w:rPr>
            </w:pPr>
            <w:r>
              <w:rPr>
                <w:sz w:val="22"/>
                <w:rPrChange w:id="1903" w:author="OpenAI" w:date="2026-10-01T18:07:00Z" w16du:dateUtc="2026-10-02T01:07:00Z">
                  <w:rPr/>
                </w:rPrChange>
              </w:rPr>
              <w:t>kint</w:t>
            </w:r>
          </w:p>
        </w:tc>
        <w:tc>
          <w:tcPr>
            <w:tcW w:w="1172" w:type="dxa"/>
            <w:tcBorders>
              <w:top w:val="single" w:sz="4" w:space="0" w:color="000000"/>
              <w:left w:val="single" w:sz="4" w:space="0" w:color="000000"/>
              <w:bottom w:val="single" w:sz="4" w:space="0" w:color="000000"/>
              <w:right w:val="single" w:sz="4" w:space="0" w:color="000000"/>
            </w:tcBorders>
            <w:vAlign w:val="center"/>
            <w:tcPrChange w:id="1904" w:author="OpenAI" w:date="2026-10-01T18:07:00Z" w16du:dateUtc="2026-10-02T01:07:00Z">
              <w:tcPr>
                <w:tcW w:w="1169"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right"/>
              <w:rPr>
                <w:sz w:val="22"/>
                <w:rPrChange w:id="1905" w:author="OpenAI" w:date="2026-10-01T18:07:00Z" w16du:dateUtc="2026-10-02T01:07:00Z">
                  <w:rPr/>
                </w:rPrChange>
              </w:rPr>
            </w:pPr>
            <w:r>
              <w:rPr>
                <w:sz w:val="22"/>
                <w:rPrChange w:id="1906" w:author="OpenAI" w:date="2026-10-01T18:07:00Z" w16du:dateUtc="2026-10-02T01:07:00Z">
                  <w:rPr/>
                </w:rPrChange>
              </w:rPr>
              <w:t>0.027</w:t>
            </w:r>
          </w:p>
        </w:tc>
        <w:tc>
          <w:tcPr>
            <w:tcW w:w="807" w:type="dxa"/>
            <w:tcBorders>
              <w:top w:val="single" w:sz="4" w:space="0" w:color="000000"/>
              <w:left w:val="single" w:sz="4" w:space="0" w:color="000000"/>
              <w:bottom w:val="single" w:sz="4" w:space="0" w:color="000000"/>
              <w:right w:val="single" w:sz="4" w:space="0" w:color="000000"/>
            </w:tcBorders>
            <w:vAlign w:val="center"/>
            <w:tcPrChange w:id="1907" w:author="OpenAI" w:date="2026-10-01T18:07:00Z" w16du:dateUtc="2026-10-02T01:07:00Z">
              <w:tcPr>
                <w:tcW w:w="937"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1425FF">
            <w:pPr>
              <w:jc w:val="left"/>
              <w:rPr>
                <w:sz w:val="22"/>
                <w:rPrChange w:id="1908" w:author="OpenAI" w:date="2026-10-01T18:07:00Z" w16du:dateUtc="2026-10-02T01:07:00Z">
                  <w:rPr/>
                </w:rPrChange>
              </w:rPr>
            </w:pPr>
          </w:p>
        </w:tc>
        <w:tc>
          <w:tcPr>
            <w:tcW w:w="3059" w:type="dxa"/>
            <w:tcBorders>
              <w:top w:val="single" w:sz="4" w:space="0" w:color="000000"/>
              <w:left w:val="single" w:sz="4" w:space="0" w:color="000000"/>
              <w:bottom w:val="single" w:sz="4" w:space="0" w:color="000000"/>
              <w:right w:val="single" w:sz="4" w:space="0" w:color="000000"/>
            </w:tcBorders>
            <w:vAlign w:val="center"/>
            <w:tcPrChange w:id="1909" w:author="OpenAI" w:date="2026-10-01T18:07:00Z" w16du:dateUtc="2026-10-02T01:07:00Z">
              <w:tcPr>
                <w:tcW w:w="2663"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910" w:author="OpenAI" w:date="2026-10-01T18:07:00Z" w16du:dateUtc="2026-10-02T01:07:00Z">
                  <w:rPr/>
                </w:rPrChange>
              </w:rPr>
            </w:pPr>
            <w:r>
              <w:rPr>
                <w:sz w:val="22"/>
                <w:rPrChange w:id="1911" w:author="OpenAI" w:date="2026-10-01T18:07:00Z" w16du:dateUtc="2026-10-02T01:07:00Z">
                  <w:rPr/>
                </w:rPrChange>
              </w:rPr>
              <w:t>Model estimated by the authors</w:t>
            </w:r>
          </w:p>
        </w:tc>
        <w:tc>
          <w:tcPr>
            <w:tcW w:w="1441" w:type="dxa"/>
            <w:tcBorders>
              <w:top w:val="single" w:sz="4" w:space="0" w:color="000000"/>
              <w:left w:val="single" w:sz="4" w:space="0" w:color="000000"/>
              <w:bottom w:val="single" w:sz="4" w:space="0" w:color="000000"/>
              <w:right w:val="single" w:sz="4" w:space="0" w:color="000000"/>
            </w:tcBorders>
            <w:cellDel w:id="1912" w:author="OpenAI" w:date="2026-10-01T18:07:00Z"/>
            <w:tcPrChange w:id="1913" w:author="OpenAI" w:date="2026-10-01T18:07:00Z" w16du:dateUtc="2026-10-02T01:07:00Z">
              <w:tcPr>
                <w:tcW w:w="1441" w:type="dxa"/>
                <w:gridSpan w:val="2"/>
                <w:tcBorders>
                  <w:top w:val="single" w:sz="4" w:space="0" w:color="000000"/>
                  <w:left w:val="single" w:sz="4" w:space="0" w:color="000000"/>
                  <w:bottom w:val="single" w:sz="4" w:space="0" w:color="000000"/>
                  <w:right w:val="single" w:sz="4" w:space="0" w:color="000000"/>
                </w:tcBorders>
                <w:vAlign w:val="center"/>
                <w:cellDel w:id="1914" w:author="OpenAI" w:date="2026-10-01T18:07:00Z"/>
              </w:tcPr>
            </w:tcPrChange>
          </w:tcPr>
          <w:p w:rsidR="007B1B89" w:rsidRDefault="007B1B89">
            <w:pPr>
              <w:jc w:val="center"/>
            </w:pPr>
            <w:del w:id="1915" w:author="OpenAI" w:date="2026-10-01T18:07:00Z" w16du:dateUtc="2026-10-02T01:07:00Z">
              <w:r>
                <w:delText>A Priori and Top Down</w:delText>
              </w:r>
            </w:del>
          </w:p>
        </w:tc>
        <w:tc>
          <w:tcPr>
            <w:tcW w:w="1172" w:type="dxa"/>
            <w:gridSpan w:val="2"/>
            <w:tcBorders>
              <w:top w:val="single" w:sz="4" w:space="0" w:color="000000"/>
              <w:left w:val="single" w:sz="4" w:space="0" w:color="000000"/>
              <w:bottom w:val="single" w:sz="4" w:space="0" w:color="000000"/>
              <w:right w:val="single" w:sz="4" w:space="0" w:color="000000"/>
            </w:tcBorders>
            <w:vAlign w:val="center"/>
            <w:tcPrChange w:id="1916" w:author="OpenAI" w:date="2026-10-01T18:07:00Z" w16du:dateUtc="2026-10-02T01:07:00Z">
              <w:tcPr>
                <w:tcW w:w="3115"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917" w:author="OpenAI" w:date="2026-10-01T18:07:00Z" w16du:dateUtc="2026-10-02T01:07:00Z">
                  <w:rPr/>
                </w:rPrChange>
              </w:rPr>
            </w:pPr>
            <w:r>
              <w:rPr>
                <w:sz w:val="22"/>
                <w:rPrChange w:id="1918" w:author="OpenAI" w:date="2026-10-01T18:07:00Z" w16du:dateUtc="2026-10-02T01:07:00Z">
                  <w:rPr/>
                </w:rPrChange>
              </w:rPr>
              <w:t>[13]</w:t>
            </w:r>
          </w:p>
        </w:tc>
      </w:tr>
      <w:tr w:rsidR="001425FF">
        <w:trPr>
          <w:trHeight w:val="720"/>
          <w:trPrChange w:id="1919" w:author="OpenAI" w:date="2026-10-01T18:07:00Z" w16du:dateUtc="2026-10-02T01:07:00Z">
            <w:trPr>
              <w:trHeight w:val="720"/>
            </w:trPr>
          </w:trPrChange>
        </w:trPr>
        <w:tc>
          <w:tcPr>
            <w:tcW w:w="1596" w:type="dxa"/>
            <w:tcBorders>
              <w:top w:val="single" w:sz="4" w:space="0" w:color="000000"/>
              <w:left w:val="single" w:sz="4" w:space="0" w:color="000000"/>
              <w:bottom w:val="single" w:sz="4" w:space="0" w:color="000000"/>
              <w:right w:val="single" w:sz="4" w:space="0" w:color="000000"/>
            </w:tcBorders>
            <w:vAlign w:val="center"/>
            <w:tcPrChange w:id="1920" w:author="OpenAI" w:date="2026-10-01T18:07:00Z" w16du:dateUtc="2026-10-02T01:07:00Z">
              <w:tcPr>
                <w:tcW w:w="1830"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921" w:author="OpenAI" w:date="2026-10-01T18:07:00Z" w16du:dateUtc="2026-10-02T01:07:00Z">
                  <w:rPr/>
                </w:rPrChange>
              </w:rPr>
            </w:pPr>
            <w:r>
              <w:rPr>
                <w:sz w:val="22"/>
                <w:rPrChange w:id="1922" w:author="OpenAI" w:date="2026-10-01T18:07:00Z" w16du:dateUtc="2026-10-02T01:07:00Z">
                  <w:rPr/>
                </w:rPrChange>
              </w:rPr>
              <w:t>Pembrolizumab</w:t>
            </w:r>
          </w:p>
        </w:tc>
        <w:tc>
          <w:tcPr>
            <w:tcW w:w="956" w:type="dxa"/>
            <w:tcBorders>
              <w:top w:val="single" w:sz="4" w:space="0" w:color="000000"/>
              <w:left w:val="single" w:sz="4" w:space="0" w:color="000000"/>
              <w:bottom w:val="single" w:sz="4" w:space="0" w:color="000000"/>
              <w:right w:val="single" w:sz="4" w:space="0" w:color="000000"/>
            </w:tcBorders>
            <w:vAlign w:val="bottom"/>
            <w:tcPrChange w:id="1923" w:author="OpenAI" w:date="2026-10-01T18:07:00Z" w16du:dateUtc="2026-10-02T01:07:00Z">
              <w:tcPr>
                <w:tcW w:w="1161" w:type="dxa"/>
                <w:gridSpan w:val="2"/>
                <w:tcBorders>
                  <w:top w:val="single" w:sz="4" w:space="0" w:color="000000"/>
                  <w:left w:val="single" w:sz="4" w:space="0" w:color="000000"/>
                  <w:bottom w:val="single" w:sz="4" w:space="0" w:color="000000"/>
                  <w:right w:val="single" w:sz="4" w:space="0" w:color="000000"/>
                </w:tcBorders>
                <w:vAlign w:val="bottom"/>
              </w:tcPr>
            </w:tcPrChange>
          </w:tcPr>
          <w:p w:rsidR="001425FF" w:rsidRDefault="007B1B89">
            <w:pPr>
              <w:jc w:val="left"/>
              <w:rPr>
                <w:sz w:val="22"/>
                <w:rPrChange w:id="1924" w:author="OpenAI" w:date="2026-10-01T18:07:00Z" w16du:dateUtc="2026-10-02T01:07:00Z">
                  <w:rPr/>
                </w:rPrChange>
              </w:rPr>
            </w:pPr>
            <w:r>
              <w:rPr>
                <w:sz w:val="22"/>
                <w:rPrChange w:id="1925" w:author="OpenAI" w:date="2026-10-01T18:07:00Z" w16du:dateUtc="2026-10-02T01:07:00Z">
                  <w:rPr/>
                </w:rPrChange>
              </w:rPr>
              <w:t>Monkey</w:t>
            </w:r>
          </w:p>
        </w:tc>
        <w:tc>
          <w:tcPr>
            <w:tcW w:w="1707" w:type="dxa"/>
            <w:tcBorders>
              <w:top w:val="single" w:sz="4" w:space="0" w:color="000000"/>
              <w:left w:val="single" w:sz="4" w:space="0" w:color="000000"/>
              <w:bottom w:val="single" w:sz="4" w:space="0" w:color="000000"/>
              <w:right w:val="single" w:sz="4" w:space="0" w:color="000000"/>
            </w:tcBorders>
            <w:vAlign w:val="center"/>
            <w:tcPrChange w:id="1926" w:author="OpenAI" w:date="2026-10-01T18:07:00Z" w16du:dateUtc="2026-10-02T01:07:00Z">
              <w:tcPr>
                <w:tcW w:w="1539"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927" w:author="OpenAI" w:date="2026-10-01T18:07:00Z" w16du:dateUtc="2026-10-02T01:07:00Z">
                  <w:rPr/>
                </w:rPrChange>
              </w:rPr>
            </w:pPr>
            <w:r>
              <w:rPr>
                <w:sz w:val="22"/>
                <w:rPrChange w:id="1928" w:author="OpenAI" w:date="2026-10-01T18:07:00Z" w16du:dateUtc="2026-10-02T01:07:00Z">
                  <w:rPr/>
                </w:rPrChange>
              </w:rPr>
              <w:t>Reference target concentration</w:t>
            </w:r>
          </w:p>
        </w:tc>
        <w:tc>
          <w:tcPr>
            <w:tcW w:w="1172" w:type="dxa"/>
            <w:tcBorders>
              <w:top w:val="single" w:sz="4" w:space="0" w:color="000000"/>
              <w:left w:val="single" w:sz="4" w:space="0" w:color="000000"/>
              <w:bottom w:val="single" w:sz="4" w:space="0" w:color="000000"/>
              <w:right w:val="single" w:sz="4" w:space="0" w:color="000000"/>
            </w:tcBorders>
            <w:vAlign w:val="center"/>
            <w:tcPrChange w:id="1929" w:author="OpenAI" w:date="2026-10-01T18:07:00Z" w16du:dateUtc="2026-10-02T01:07:00Z">
              <w:tcPr>
                <w:tcW w:w="1169"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right"/>
              <w:rPr>
                <w:sz w:val="22"/>
                <w:rPrChange w:id="1930" w:author="OpenAI" w:date="2026-10-01T18:07:00Z" w16du:dateUtc="2026-10-02T01:07:00Z">
                  <w:rPr/>
                </w:rPrChange>
              </w:rPr>
            </w:pPr>
            <w:r>
              <w:rPr>
                <w:sz w:val="22"/>
                <w:rPrChange w:id="1931" w:author="OpenAI" w:date="2026-10-01T18:07:00Z" w16du:dateUtc="2026-10-02T01:07:00Z">
                  <w:rPr/>
                </w:rPrChange>
              </w:rPr>
              <w:t>0.0166</w:t>
            </w:r>
          </w:p>
        </w:tc>
        <w:tc>
          <w:tcPr>
            <w:tcW w:w="807" w:type="dxa"/>
            <w:tcBorders>
              <w:top w:val="single" w:sz="4" w:space="0" w:color="000000"/>
              <w:left w:val="single" w:sz="4" w:space="0" w:color="000000"/>
              <w:bottom w:val="single" w:sz="4" w:space="0" w:color="000000"/>
              <w:right w:val="single" w:sz="4" w:space="0" w:color="000000"/>
            </w:tcBorders>
            <w:vAlign w:val="center"/>
            <w:tcPrChange w:id="1932" w:author="OpenAI" w:date="2026-10-01T18:07:00Z" w16du:dateUtc="2026-10-02T01:07:00Z">
              <w:tcPr>
                <w:tcW w:w="937"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933" w:author="OpenAI" w:date="2026-10-01T18:07:00Z" w16du:dateUtc="2026-10-02T01:07:00Z">
                  <w:rPr/>
                </w:rPrChange>
              </w:rPr>
            </w:pPr>
            <w:r>
              <w:rPr>
                <w:sz w:val="22"/>
                <w:rPrChange w:id="1934" w:author="OpenAI" w:date="2026-10-01T18:07:00Z" w16du:dateUtc="2026-10-02T01:07:00Z">
                  <w:rPr/>
                </w:rPrChange>
              </w:rPr>
              <w:t>nM</w:t>
            </w:r>
          </w:p>
        </w:tc>
        <w:tc>
          <w:tcPr>
            <w:tcW w:w="3059" w:type="dxa"/>
            <w:tcBorders>
              <w:top w:val="single" w:sz="4" w:space="0" w:color="000000"/>
              <w:left w:val="single" w:sz="4" w:space="0" w:color="000000"/>
              <w:bottom w:val="single" w:sz="4" w:space="0" w:color="000000"/>
              <w:right w:val="single" w:sz="4" w:space="0" w:color="000000"/>
            </w:tcBorders>
            <w:vAlign w:val="center"/>
            <w:tcPrChange w:id="1935" w:author="OpenAI" w:date="2026-10-01T18:07:00Z" w16du:dateUtc="2026-10-02T01:07:00Z">
              <w:tcPr>
                <w:tcW w:w="2663"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936" w:author="OpenAI" w:date="2026-10-01T18:07:00Z" w16du:dateUtc="2026-10-02T01:07:00Z">
                  <w:rPr/>
                </w:rPrChange>
              </w:rPr>
            </w:pPr>
            <w:r>
              <w:rPr>
                <w:sz w:val="22"/>
                <w:rPrChange w:id="1937" w:author="OpenAI" w:date="2026-10-01T18:07:00Z" w16du:dateUtc="2026-10-02T01:07:00Z">
                  <w:rPr/>
                </w:rPrChange>
              </w:rPr>
              <w:t>Model estimated by the authors</w:t>
            </w:r>
          </w:p>
        </w:tc>
        <w:tc>
          <w:tcPr>
            <w:tcW w:w="1441" w:type="dxa"/>
            <w:tcBorders>
              <w:top w:val="single" w:sz="4" w:space="0" w:color="000000"/>
              <w:left w:val="single" w:sz="4" w:space="0" w:color="000000"/>
              <w:bottom w:val="single" w:sz="4" w:space="0" w:color="000000"/>
              <w:right w:val="single" w:sz="4" w:space="0" w:color="000000"/>
            </w:tcBorders>
            <w:cellDel w:id="1938" w:author="OpenAI" w:date="2026-10-01T18:07:00Z"/>
            <w:tcPrChange w:id="1939" w:author="OpenAI" w:date="2026-10-01T18:07:00Z" w16du:dateUtc="2026-10-02T01:07:00Z">
              <w:tcPr>
                <w:tcW w:w="1441" w:type="dxa"/>
                <w:gridSpan w:val="2"/>
                <w:tcBorders>
                  <w:top w:val="single" w:sz="4" w:space="0" w:color="000000"/>
                  <w:left w:val="single" w:sz="4" w:space="0" w:color="000000"/>
                  <w:bottom w:val="single" w:sz="4" w:space="0" w:color="000000"/>
                  <w:right w:val="single" w:sz="4" w:space="0" w:color="000000"/>
                </w:tcBorders>
                <w:vAlign w:val="center"/>
                <w:cellDel w:id="1940" w:author="OpenAI" w:date="2026-10-01T18:07:00Z"/>
              </w:tcPr>
            </w:tcPrChange>
          </w:tcPr>
          <w:p w:rsidR="007B1B89" w:rsidRDefault="007B1B89">
            <w:pPr>
              <w:jc w:val="center"/>
            </w:pPr>
            <w:del w:id="1941" w:author="OpenAI" w:date="2026-10-01T18:07:00Z" w16du:dateUtc="2026-10-02T01:07:00Z">
              <w:r>
                <w:delText>A Priori and Top Down</w:delText>
              </w:r>
            </w:del>
          </w:p>
        </w:tc>
        <w:tc>
          <w:tcPr>
            <w:tcW w:w="1172" w:type="dxa"/>
            <w:gridSpan w:val="2"/>
            <w:tcBorders>
              <w:top w:val="single" w:sz="4" w:space="0" w:color="000000"/>
              <w:left w:val="single" w:sz="4" w:space="0" w:color="000000"/>
              <w:bottom w:val="single" w:sz="4" w:space="0" w:color="000000"/>
              <w:right w:val="single" w:sz="4" w:space="0" w:color="000000"/>
            </w:tcBorders>
            <w:vAlign w:val="center"/>
            <w:tcPrChange w:id="1942" w:author="OpenAI" w:date="2026-10-01T18:07:00Z" w16du:dateUtc="2026-10-02T01:07:00Z">
              <w:tcPr>
                <w:tcW w:w="3115"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943" w:author="OpenAI" w:date="2026-10-01T18:07:00Z" w16du:dateUtc="2026-10-02T01:07:00Z">
                  <w:rPr/>
                </w:rPrChange>
              </w:rPr>
            </w:pPr>
            <w:r>
              <w:rPr>
                <w:sz w:val="22"/>
                <w:rPrChange w:id="1944" w:author="OpenAI" w:date="2026-10-01T18:07:00Z" w16du:dateUtc="2026-10-02T01:07:00Z">
                  <w:rPr/>
                </w:rPrChange>
              </w:rPr>
              <w:t>[13]</w:t>
            </w:r>
          </w:p>
        </w:tc>
      </w:tr>
      <w:tr w:rsidR="001425FF">
        <w:trPr>
          <w:trHeight w:val="720"/>
          <w:trPrChange w:id="1945" w:author="OpenAI" w:date="2026-10-01T18:07:00Z" w16du:dateUtc="2026-10-02T01:07:00Z">
            <w:trPr>
              <w:trHeight w:val="720"/>
            </w:trPr>
          </w:trPrChange>
        </w:trPr>
        <w:tc>
          <w:tcPr>
            <w:tcW w:w="1596" w:type="dxa"/>
            <w:tcBorders>
              <w:top w:val="single" w:sz="4" w:space="0" w:color="000000"/>
              <w:left w:val="single" w:sz="4" w:space="0" w:color="000000"/>
              <w:bottom w:val="single" w:sz="4" w:space="0" w:color="000000"/>
              <w:right w:val="single" w:sz="4" w:space="0" w:color="000000"/>
            </w:tcBorders>
            <w:vAlign w:val="center"/>
            <w:tcPrChange w:id="1946" w:author="OpenAI" w:date="2026-10-01T18:07:00Z" w16du:dateUtc="2026-10-02T01:07:00Z">
              <w:tcPr>
                <w:tcW w:w="1830"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947" w:author="OpenAI" w:date="2026-10-01T18:07:00Z" w16du:dateUtc="2026-10-02T01:07:00Z">
                  <w:rPr/>
                </w:rPrChange>
              </w:rPr>
            </w:pPr>
            <w:r>
              <w:rPr>
                <w:sz w:val="22"/>
                <w:rPrChange w:id="1948" w:author="OpenAI" w:date="2026-10-01T18:07:00Z" w16du:dateUtc="2026-10-02T01:07:00Z">
                  <w:rPr/>
                </w:rPrChange>
              </w:rPr>
              <w:t>Pembrolizumab</w:t>
            </w:r>
          </w:p>
        </w:tc>
        <w:tc>
          <w:tcPr>
            <w:tcW w:w="956" w:type="dxa"/>
            <w:tcBorders>
              <w:top w:val="single" w:sz="4" w:space="0" w:color="000000"/>
              <w:left w:val="single" w:sz="4" w:space="0" w:color="000000"/>
              <w:bottom w:val="single" w:sz="4" w:space="0" w:color="000000"/>
              <w:right w:val="single" w:sz="4" w:space="0" w:color="000000"/>
            </w:tcBorders>
            <w:vAlign w:val="bottom"/>
            <w:tcPrChange w:id="1949" w:author="OpenAI" w:date="2026-10-01T18:07:00Z" w16du:dateUtc="2026-10-02T01:07:00Z">
              <w:tcPr>
                <w:tcW w:w="1161" w:type="dxa"/>
                <w:gridSpan w:val="2"/>
                <w:tcBorders>
                  <w:top w:val="single" w:sz="4" w:space="0" w:color="000000"/>
                  <w:left w:val="single" w:sz="4" w:space="0" w:color="000000"/>
                  <w:bottom w:val="single" w:sz="4" w:space="0" w:color="000000"/>
                  <w:right w:val="single" w:sz="4" w:space="0" w:color="000000"/>
                </w:tcBorders>
                <w:vAlign w:val="bottom"/>
              </w:tcPr>
            </w:tcPrChange>
          </w:tcPr>
          <w:p w:rsidR="001425FF" w:rsidRDefault="007B1B89">
            <w:pPr>
              <w:jc w:val="left"/>
              <w:rPr>
                <w:sz w:val="22"/>
                <w:rPrChange w:id="1950" w:author="OpenAI" w:date="2026-10-01T18:07:00Z" w16du:dateUtc="2026-10-02T01:07:00Z">
                  <w:rPr/>
                </w:rPrChange>
              </w:rPr>
            </w:pPr>
            <w:r>
              <w:rPr>
                <w:sz w:val="22"/>
                <w:rPrChange w:id="1951" w:author="OpenAI" w:date="2026-10-01T18:07:00Z" w16du:dateUtc="2026-10-02T01:07:00Z">
                  <w:rPr/>
                </w:rPrChange>
              </w:rPr>
              <w:t>Monkey</w:t>
            </w:r>
          </w:p>
        </w:tc>
        <w:tc>
          <w:tcPr>
            <w:tcW w:w="1707" w:type="dxa"/>
            <w:tcBorders>
              <w:top w:val="single" w:sz="4" w:space="0" w:color="000000"/>
              <w:left w:val="single" w:sz="4" w:space="0" w:color="000000"/>
              <w:bottom w:val="single" w:sz="4" w:space="0" w:color="000000"/>
              <w:right w:val="single" w:sz="4" w:space="0" w:color="000000"/>
            </w:tcBorders>
            <w:vAlign w:val="center"/>
            <w:tcPrChange w:id="1952" w:author="OpenAI" w:date="2026-10-01T18:07:00Z" w16du:dateUtc="2026-10-02T01:07:00Z">
              <w:tcPr>
                <w:tcW w:w="1539"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953" w:author="OpenAI" w:date="2026-10-01T18:07:00Z" w16du:dateUtc="2026-10-02T01:07:00Z">
                  <w:rPr/>
                </w:rPrChange>
              </w:rPr>
            </w:pPr>
            <w:r>
              <w:rPr>
                <w:sz w:val="22"/>
                <w:rPrChange w:id="1954" w:author="OpenAI" w:date="2026-10-01T18:07:00Z" w16du:dateUtc="2026-10-02T01:07:00Z">
                  <w:rPr/>
                </w:rPrChange>
              </w:rPr>
              <w:t>kdeg</w:t>
            </w:r>
          </w:p>
        </w:tc>
        <w:tc>
          <w:tcPr>
            <w:tcW w:w="1172" w:type="dxa"/>
            <w:tcBorders>
              <w:top w:val="single" w:sz="4" w:space="0" w:color="000000"/>
              <w:left w:val="single" w:sz="4" w:space="0" w:color="000000"/>
              <w:bottom w:val="single" w:sz="4" w:space="0" w:color="000000"/>
              <w:right w:val="single" w:sz="4" w:space="0" w:color="000000"/>
            </w:tcBorders>
            <w:vAlign w:val="center"/>
            <w:tcPrChange w:id="1955" w:author="OpenAI" w:date="2026-10-01T18:07:00Z" w16du:dateUtc="2026-10-02T01:07:00Z">
              <w:tcPr>
                <w:tcW w:w="1169"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right"/>
              <w:rPr>
                <w:sz w:val="22"/>
                <w:rPrChange w:id="1956" w:author="OpenAI" w:date="2026-10-01T18:07:00Z" w16du:dateUtc="2026-10-02T01:07:00Z">
                  <w:rPr/>
                </w:rPrChange>
              </w:rPr>
            </w:pPr>
            <w:r>
              <w:rPr>
                <w:sz w:val="22"/>
                <w:rPrChange w:id="1957" w:author="OpenAI" w:date="2026-10-01T18:07:00Z" w16du:dateUtc="2026-10-02T01:07:00Z">
                  <w:rPr/>
                </w:rPrChange>
              </w:rPr>
              <w:t>0.027</w:t>
            </w:r>
          </w:p>
        </w:tc>
        <w:tc>
          <w:tcPr>
            <w:tcW w:w="807" w:type="dxa"/>
            <w:tcBorders>
              <w:top w:val="single" w:sz="4" w:space="0" w:color="000000"/>
              <w:left w:val="single" w:sz="4" w:space="0" w:color="000000"/>
              <w:bottom w:val="single" w:sz="4" w:space="0" w:color="000000"/>
              <w:right w:val="single" w:sz="4" w:space="0" w:color="000000"/>
            </w:tcBorders>
            <w:vAlign w:val="center"/>
            <w:tcPrChange w:id="1958" w:author="OpenAI" w:date="2026-10-01T18:07:00Z" w16du:dateUtc="2026-10-02T01:07:00Z">
              <w:tcPr>
                <w:tcW w:w="937"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959" w:author="OpenAI" w:date="2026-10-01T18:07:00Z" w16du:dateUtc="2026-10-02T01:07:00Z">
                  <w:rPr/>
                </w:rPrChange>
              </w:rPr>
            </w:pPr>
            <w:r>
              <w:rPr>
                <w:sz w:val="22"/>
                <w:rPrChange w:id="1960" w:author="OpenAI" w:date="2026-10-01T18:07:00Z" w16du:dateUtc="2026-10-02T01:07:00Z">
                  <w:rPr/>
                </w:rPrChange>
              </w:rPr>
              <w:t>1/h</w:t>
            </w:r>
          </w:p>
        </w:tc>
        <w:tc>
          <w:tcPr>
            <w:tcW w:w="3059" w:type="dxa"/>
            <w:tcBorders>
              <w:top w:val="single" w:sz="4" w:space="0" w:color="000000"/>
              <w:left w:val="single" w:sz="4" w:space="0" w:color="000000"/>
              <w:bottom w:val="single" w:sz="4" w:space="0" w:color="000000"/>
              <w:right w:val="single" w:sz="4" w:space="0" w:color="000000"/>
            </w:tcBorders>
            <w:vAlign w:val="center"/>
            <w:tcPrChange w:id="1961" w:author="OpenAI" w:date="2026-10-01T18:07:00Z" w16du:dateUtc="2026-10-02T01:07:00Z">
              <w:tcPr>
                <w:tcW w:w="2663"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962" w:author="OpenAI" w:date="2026-10-01T18:07:00Z" w16du:dateUtc="2026-10-02T01:07:00Z">
                  <w:rPr/>
                </w:rPrChange>
              </w:rPr>
            </w:pPr>
            <w:r>
              <w:rPr>
                <w:sz w:val="22"/>
                <w:rPrChange w:id="1963" w:author="OpenAI" w:date="2026-10-01T18:07:00Z" w16du:dateUtc="2026-10-02T01:07:00Z">
                  <w:rPr/>
                </w:rPrChange>
              </w:rPr>
              <w:t>Model estimated by the authors</w:t>
            </w:r>
          </w:p>
        </w:tc>
        <w:tc>
          <w:tcPr>
            <w:tcW w:w="1441" w:type="dxa"/>
            <w:tcBorders>
              <w:top w:val="single" w:sz="4" w:space="0" w:color="000000"/>
              <w:left w:val="single" w:sz="4" w:space="0" w:color="000000"/>
              <w:bottom w:val="single" w:sz="4" w:space="0" w:color="000000"/>
              <w:right w:val="single" w:sz="4" w:space="0" w:color="000000"/>
            </w:tcBorders>
            <w:cellDel w:id="1964" w:author="OpenAI" w:date="2026-10-01T18:07:00Z"/>
            <w:tcPrChange w:id="1965" w:author="OpenAI" w:date="2026-10-01T18:07:00Z" w16du:dateUtc="2026-10-02T01:07:00Z">
              <w:tcPr>
                <w:tcW w:w="1441" w:type="dxa"/>
                <w:gridSpan w:val="2"/>
                <w:tcBorders>
                  <w:top w:val="single" w:sz="4" w:space="0" w:color="000000"/>
                  <w:left w:val="single" w:sz="4" w:space="0" w:color="000000"/>
                  <w:bottom w:val="single" w:sz="4" w:space="0" w:color="000000"/>
                  <w:right w:val="single" w:sz="4" w:space="0" w:color="000000"/>
                </w:tcBorders>
                <w:vAlign w:val="center"/>
                <w:cellDel w:id="1966" w:author="OpenAI" w:date="2026-10-01T18:07:00Z"/>
              </w:tcPr>
            </w:tcPrChange>
          </w:tcPr>
          <w:p w:rsidR="007B1B89" w:rsidRDefault="007B1B89">
            <w:pPr>
              <w:jc w:val="center"/>
            </w:pPr>
            <w:del w:id="1967" w:author="OpenAI" w:date="2026-10-01T18:07:00Z" w16du:dateUtc="2026-10-02T01:07:00Z">
              <w:r>
                <w:delText>A Priori and Top Down</w:delText>
              </w:r>
            </w:del>
          </w:p>
        </w:tc>
        <w:tc>
          <w:tcPr>
            <w:tcW w:w="1172" w:type="dxa"/>
            <w:gridSpan w:val="2"/>
            <w:tcBorders>
              <w:top w:val="single" w:sz="4" w:space="0" w:color="000000"/>
              <w:left w:val="single" w:sz="4" w:space="0" w:color="000000"/>
              <w:bottom w:val="single" w:sz="4" w:space="0" w:color="000000"/>
              <w:right w:val="single" w:sz="4" w:space="0" w:color="000000"/>
            </w:tcBorders>
            <w:vAlign w:val="center"/>
            <w:tcPrChange w:id="1968" w:author="OpenAI" w:date="2026-10-01T18:07:00Z" w16du:dateUtc="2026-10-02T01:07:00Z">
              <w:tcPr>
                <w:tcW w:w="3115"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969" w:author="OpenAI" w:date="2026-10-01T18:07:00Z" w16du:dateUtc="2026-10-02T01:07:00Z">
                  <w:rPr/>
                </w:rPrChange>
              </w:rPr>
            </w:pPr>
            <w:r>
              <w:rPr>
                <w:sz w:val="22"/>
                <w:rPrChange w:id="1970" w:author="OpenAI" w:date="2026-10-01T18:07:00Z" w16du:dateUtc="2026-10-02T01:07:00Z">
                  <w:rPr/>
                </w:rPrChange>
              </w:rPr>
              <w:t>[13]</w:t>
            </w:r>
          </w:p>
        </w:tc>
      </w:tr>
      <w:tr w:rsidR="001425FF">
        <w:trPr>
          <w:trHeight w:val="720"/>
          <w:trPrChange w:id="1971" w:author="OpenAI" w:date="2026-10-01T18:07:00Z" w16du:dateUtc="2026-10-02T01:07:00Z">
            <w:trPr>
              <w:trHeight w:val="720"/>
            </w:trPr>
          </w:trPrChange>
        </w:trPr>
        <w:tc>
          <w:tcPr>
            <w:tcW w:w="1596" w:type="dxa"/>
            <w:tcBorders>
              <w:top w:val="single" w:sz="4" w:space="0" w:color="000000"/>
              <w:left w:val="single" w:sz="4" w:space="0" w:color="000000"/>
              <w:bottom w:val="single" w:sz="4" w:space="0" w:color="000000"/>
              <w:right w:val="single" w:sz="4" w:space="0" w:color="000000"/>
            </w:tcBorders>
            <w:vAlign w:val="center"/>
            <w:tcPrChange w:id="1972" w:author="OpenAI" w:date="2026-10-01T18:07:00Z" w16du:dateUtc="2026-10-02T01:07:00Z">
              <w:tcPr>
                <w:tcW w:w="1830"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973" w:author="OpenAI" w:date="2026-10-01T18:07:00Z" w16du:dateUtc="2026-10-02T01:07:00Z">
                  <w:rPr/>
                </w:rPrChange>
              </w:rPr>
            </w:pPr>
            <w:r>
              <w:rPr>
                <w:sz w:val="22"/>
                <w:rPrChange w:id="1974" w:author="OpenAI" w:date="2026-10-01T18:07:00Z" w16du:dateUtc="2026-10-02T01:07:00Z">
                  <w:rPr/>
                </w:rPrChange>
              </w:rPr>
              <w:t>Pembrolizumab</w:t>
            </w:r>
          </w:p>
        </w:tc>
        <w:tc>
          <w:tcPr>
            <w:tcW w:w="956" w:type="dxa"/>
            <w:tcBorders>
              <w:top w:val="single" w:sz="4" w:space="0" w:color="000000"/>
              <w:left w:val="single" w:sz="4" w:space="0" w:color="000000"/>
              <w:bottom w:val="single" w:sz="4" w:space="0" w:color="000000"/>
              <w:right w:val="single" w:sz="4" w:space="0" w:color="000000"/>
            </w:tcBorders>
            <w:vAlign w:val="bottom"/>
            <w:tcPrChange w:id="1975" w:author="OpenAI" w:date="2026-10-01T18:07:00Z" w16du:dateUtc="2026-10-02T01:07:00Z">
              <w:tcPr>
                <w:tcW w:w="1161" w:type="dxa"/>
                <w:gridSpan w:val="2"/>
                <w:tcBorders>
                  <w:top w:val="single" w:sz="4" w:space="0" w:color="000000"/>
                  <w:left w:val="single" w:sz="4" w:space="0" w:color="000000"/>
                  <w:bottom w:val="single" w:sz="4" w:space="0" w:color="000000"/>
                  <w:right w:val="single" w:sz="4" w:space="0" w:color="000000"/>
                </w:tcBorders>
                <w:vAlign w:val="bottom"/>
              </w:tcPr>
            </w:tcPrChange>
          </w:tcPr>
          <w:p w:rsidR="001425FF" w:rsidRDefault="007B1B89">
            <w:pPr>
              <w:jc w:val="left"/>
              <w:rPr>
                <w:sz w:val="22"/>
                <w:rPrChange w:id="1976" w:author="OpenAI" w:date="2026-10-01T18:07:00Z" w16du:dateUtc="2026-10-02T01:07:00Z">
                  <w:rPr/>
                </w:rPrChange>
              </w:rPr>
            </w:pPr>
            <w:r>
              <w:rPr>
                <w:sz w:val="22"/>
                <w:rPrChange w:id="1977" w:author="OpenAI" w:date="2026-10-01T18:07:00Z" w16du:dateUtc="2026-10-02T01:07:00Z">
                  <w:rPr/>
                </w:rPrChange>
              </w:rPr>
              <w:t>Monkey</w:t>
            </w:r>
          </w:p>
        </w:tc>
        <w:tc>
          <w:tcPr>
            <w:tcW w:w="1707" w:type="dxa"/>
            <w:tcBorders>
              <w:top w:val="single" w:sz="4" w:space="0" w:color="000000"/>
              <w:left w:val="single" w:sz="4" w:space="0" w:color="000000"/>
              <w:bottom w:val="single" w:sz="4" w:space="0" w:color="000000"/>
              <w:right w:val="single" w:sz="4" w:space="0" w:color="000000"/>
            </w:tcBorders>
            <w:vAlign w:val="center"/>
            <w:tcPrChange w:id="1978" w:author="OpenAI" w:date="2026-10-01T18:07:00Z" w16du:dateUtc="2026-10-02T01:07:00Z">
              <w:tcPr>
                <w:tcW w:w="1539"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979" w:author="OpenAI" w:date="2026-10-01T18:07:00Z" w16du:dateUtc="2026-10-02T01:07:00Z">
                  <w:rPr/>
                </w:rPrChange>
              </w:rPr>
            </w:pPr>
            <w:r>
              <w:rPr>
                <w:sz w:val="22"/>
                <w:rPrChange w:id="1980" w:author="OpenAI" w:date="2026-10-01T18:07:00Z" w16du:dateUtc="2026-10-02T01:07:00Z">
                  <w:rPr/>
                </w:rPrChange>
              </w:rPr>
              <w:t>Kd (FcRn) in endosomal space</w:t>
            </w:r>
          </w:p>
        </w:tc>
        <w:tc>
          <w:tcPr>
            <w:tcW w:w="1172" w:type="dxa"/>
            <w:tcBorders>
              <w:top w:val="single" w:sz="4" w:space="0" w:color="000000"/>
              <w:left w:val="single" w:sz="4" w:space="0" w:color="000000"/>
              <w:bottom w:val="single" w:sz="4" w:space="0" w:color="000000"/>
              <w:right w:val="single" w:sz="4" w:space="0" w:color="000000"/>
            </w:tcBorders>
            <w:vAlign w:val="center"/>
            <w:tcPrChange w:id="1981" w:author="OpenAI" w:date="2026-10-01T18:07:00Z" w16du:dateUtc="2026-10-02T01:07:00Z">
              <w:tcPr>
                <w:tcW w:w="1169"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right"/>
              <w:rPr>
                <w:sz w:val="22"/>
                <w:rPrChange w:id="1982" w:author="OpenAI" w:date="2026-10-01T18:07:00Z" w16du:dateUtc="2026-10-02T01:07:00Z">
                  <w:rPr/>
                </w:rPrChange>
              </w:rPr>
            </w:pPr>
            <w:r>
              <w:rPr>
                <w:sz w:val="22"/>
                <w:rPrChange w:id="1983" w:author="OpenAI" w:date="2026-10-01T18:07:00Z" w16du:dateUtc="2026-10-02T01:07:00Z">
                  <w:rPr/>
                </w:rPrChange>
              </w:rPr>
              <w:t>0.081</w:t>
            </w:r>
          </w:p>
        </w:tc>
        <w:tc>
          <w:tcPr>
            <w:tcW w:w="807" w:type="dxa"/>
            <w:tcBorders>
              <w:top w:val="single" w:sz="4" w:space="0" w:color="000000"/>
              <w:left w:val="single" w:sz="4" w:space="0" w:color="000000"/>
              <w:bottom w:val="single" w:sz="4" w:space="0" w:color="000000"/>
              <w:right w:val="single" w:sz="4" w:space="0" w:color="000000"/>
            </w:tcBorders>
            <w:vAlign w:val="center"/>
            <w:tcPrChange w:id="1984" w:author="OpenAI" w:date="2026-10-01T18:07:00Z" w16du:dateUtc="2026-10-02T01:07:00Z">
              <w:tcPr>
                <w:tcW w:w="937"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985" w:author="OpenAI" w:date="2026-10-01T18:07:00Z" w16du:dateUtc="2026-10-02T01:07:00Z">
                  <w:rPr/>
                </w:rPrChange>
              </w:rPr>
            </w:pPr>
            <w:r>
              <w:rPr>
                <w:sz w:val="22"/>
                <w:rPrChange w:id="1986" w:author="OpenAI" w:date="2026-10-01T18:07:00Z" w16du:dateUtc="2026-10-02T01:07:00Z">
                  <w:rPr/>
                </w:rPrChange>
              </w:rPr>
              <w:t>uM</w:t>
            </w:r>
          </w:p>
        </w:tc>
        <w:tc>
          <w:tcPr>
            <w:tcW w:w="3059" w:type="dxa"/>
            <w:tcBorders>
              <w:top w:val="single" w:sz="4" w:space="0" w:color="000000"/>
              <w:left w:val="single" w:sz="4" w:space="0" w:color="000000"/>
              <w:bottom w:val="single" w:sz="4" w:space="0" w:color="000000"/>
              <w:right w:val="single" w:sz="4" w:space="0" w:color="000000"/>
            </w:tcBorders>
            <w:vAlign w:val="center"/>
            <w:tcPrChange w:id="1987" w:author="OpenAI" w:date="2026-10-01T18:07:00Z" w16du:dateUtc="2026-10-02T01:07:00Z">
              <w:tcPr>
                <w:tcW w:w="2663"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988" w:author="OpenAI" w:date="2026-10-01T18:07:00Z" w16du:dateUtc="2026-10-02T01:07:00Z">
                  <w:rPr/>
                </w:rPrChange>
              </w:rPr>
            </w:pPr>
            <w:r>
              <w:rPr>
                <w:sz w:val="22"/>
                <w:rPrChange w:id="1989" w:author="OpenAI" w:date="2026-10-01T18:07:00Z" w16du:dateUtc="2026-10-02T01:07:00Z">
                  <w:rPr/>
                </w:rPrChange>
              </w:rPr>
              <w:t>SPR/Biacore</w:t>
            </w:r>
          </w:p>
        </w:tc>
        <w:tc>
          <w:tcPr>
            <w:tcW w:w="1441" w:type="dxa"/>
            <w:tcBorders>
              <w:top w:val="single" w:sz="4" w:space="0" w:color="000000"/>
              <w:left w:val="single" w:sz="4" w:space="0" w:color="000000"/>
              <w:bottom w:val="single" w:sz="4" w:space="0" w:color="000000"/>
              <w:right w:val="single" w:sz="4" w:space="0" w:color="000000"/>
            </w:tcBorders>
            <w:cellDel w:id="1990" w:author="OpenAI" w:date="2026-10-01T18:07:00Z"/>
            <w:tcPrChange w:id="1991" w:author="OpenAI" w:date="2026-10-01T18:07:00Z" w16du:dateUtc="2026-10-02T01:07:00Z">
              <w:tcPr>
                <w:tcW w:w="1441" w:type="dxa"/>
                <w:gridSpan w:val="2"/>
                <w:tcBorders>
                  <w:top w:val="single" w:sz="4" w:space="0" w:color="000000"/>
                  <w:left w:val="single" w:sz="4" w:space="0" w:color="000000"/>
                  <w:bottom w:val="single" w:sz="4" w:space="0" w:color="000000"/>
                  <w:right w:val="single" w:sz="4" w:space="0" w:color="000000"/>
                </w:tcBorders>
                <w:vAlign w:val="center"/>
                <w:cellDel w:id="1992" w:author="OpenAI" w:date="2026-10-01T18:07:00Z"/>
              </w:tcPr>
            </w:tcPrChange>
          </w:tcPr>
          <w:p w:rsidR="007B1B89" w:rsidRDefault="007B1B89">
            <w:pPr>
              <w:jc w:val="center"/>
            </w:pPr>
            <w:del w:id="1993" w:author="OpenAI" w:date="2026-10-01T18:07:00Z" w16du:dateUtc="2026-10-02T01:07:00Z">
              <w:r>
                <w:delText>A Priori</w:delText>
              </w:r>
            </w:del>
          </w:p>
        </w:tc>
        <w:tc>
          <w:tcPr>
            <w:tcW w:w="1172" w:type="dxa"/>
            <w:gridSpan w:val="2"/>
            <w:tcBorders>
              <w:top w:val="single" w:sz="4" w:space="0" w:color="000000"/>
              <w:left w:val="single" w:sz="4" w:space="0" w:color="000000"/>
              <w:bottom w:val="single" w:sz="4" w:space="0" w:color="000000"/>
              <w:right w:val="single" w:sz="4" w:space="0" w:color="000000"/>
            </w:tcBorders>
            <w:vAlign w:val="center"/>
            <w:tcPrChange w:id="1994" w:author="OpenAI" w:date="2026-10-01T18:07:00Z" w16du:dateUtc="2026-10-02T01:07:00Z">
              <w:tcPr>
                <w:tcW w:w="3115"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995" w:author="OpenAI" w:date="2026-10-01T18:07:00Z" w16du:dateUtc="2026-10-02T01:07:00Z">
                  <w:rPr/>
                </w:rPrChange>
              </w:rPr>
            </w:pPr>
            <w:r>
              <w:rPr>
                <w:sz w:val="22"/>
                <w:rPrChange w:id="1996" w:author="OpenAI" w:date="2026-10-01T18:07:00Z" w16du:dateUtc="2026-10-02T01:07:00Z">
                  <w:rPr/>
                </w:rPrChange>
              </w:rPr>
              <w:t>[13]</w:t>
            </w:r>
          </w:p>
        </w:tc>
      </w:tr>
      <w:tr w:rsidR="001425FF">
        <w:trPr>
          <w:trHeight w:val="720"/>
          <w:trPrChange w:id="1997" w:author="OpenAI" w:date="2026-10-01T18:07:00Z" w16du:dateUtc="2026-10-02T01:07:00Z">
            <w:trPr>
              <w:trHeight w:val="720"/>
            </w:trPr>
          </w:trPrChange>
        </w:trPr>
        <w:tc>
          <w:tcPr>
            <w:tcW w:w="1596" w:type="dxa"/>
            <w:tcBorders>
              <w:top w:val="single" w:sz="4" w:space="0" w:color="000000"/>
              <w:left w:val="single" w:sz="4" w:space="0" w:color="000000"/>
              <w:bottom w:val="single" w:sz="4" w:space="0" w:color="000000"/>
              <w:right w:val="single" w:sz="4" w:space="0" w:color="000000"/>
            </w:tcBorders>
            <w:vAlign w:val="center"/>
            <w:tcPrChange w:id="1998" w:author="OpenAI" w:date="2026-10-01T18:07:00Z" w16du:dateUtc="2026-10-02T01:07:00Z">
              <w:tcPr>
                <w:tcW w:w="1830"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1999" w:author="OpenAI" w:date="2026-10-01T18:07:00Z" w16du:dateUtc="2026-10-02T01:07:00Z">
                  <w:rPr/>
                </w:rPrChange>
              </w:rPr>
            </w:pPr>
            <w:r>
              <w:rPr>
                <w:sz w:val="22"/>
                <w:rPrChange w:id="2000" w:author="OpenAI" w:date="2026-10-01T18:07:00Z" w16du:dateUtc="2026-10-02T01:07:00Z">
                  <w:rPr/>
                </w:rPrChange>
              </w:rPr>
              <w:t>Tocilizumab</w:t>
            </w:r>
          </w:p>
        </w:tc>
        <w:tc>
          <w:tcPr>
            <w:tcW w:w="956" w:type="dxa"/>
            <w:tcBorders>
              <w:top w:val="single" w:sz="4" w:space="0" w:color="000000"/>
              <w:left w:val="single" w:sz="4" w:space="0" w:color="000000"/>
              <w:bottom w:val="single" w:sz="4" w:space="0" w:color="000000"/>
              <w:right w:val="single" w:sz="4" w:space="0" w:color="000000"/>
            </w:tcBorders>
            <w:vAlign w:val="bottom"/>
            <w:tcPrChange w:id="2001" w:author="OpenAI" w:date="2026-10-01T18:07:00Z" w16du:dateUtc="2026-10-02T01:07:00Z">
              <w:tcPr>
                <w:tcW w:w="1161" w:type="dxa"/>
                <w:gridSpan w:val="2"/>
                <w:tcBorders>
                  <w:top w:val="single" w:sz="4" w:space="0" w:color="000000"/>
                  <w:left w:val="single" w:sz="4" w:space="0" w:color="000000"/>
                  <w:bottom w:val="single" w:sz="4" w:space="0" w:color="000000"/>
                  <w:right w:val="single" w:sz="4" w:space="0" w:color="000000"/>
                </w:tcBorders>
                <w:vAlign w:val="bottom"/>
              </w:tcPr>
            </w:tcPrChange>
          </w:tcPr>
          <w:p w:rsidR="001425FF" w:rsidRDefault="007B1B89">
            <w:pPr>
              <w:jc w:val="left"/>
              <w:rPr>
                <w:sz w:val="22"/>
                <w:rPrChange w:id="2002" w:author="OpenAI" w:date="2026-10-01T18:07:00Z" w16du:dateUtc="2026-10-02T01:07:00Z">
                  <w:rPr/>
                </w:rPrChange>
              </w:rPr>
            </w:pPr>
            <w:r>
              <w:rPr>
                <w:sz w:val="22"/>
                <w:rPrChange w:id="2003" w:author="OpenAI" w:date="2026-10-01T18:07:00Z" w16du:dateUtc="2026-10-02T01:07:00Z">
                  <w:rPr/>
                </w:rPrChange>
              </w:rPr>
              <w:t>Monkey</w:t>
            </w:r>
          </w:p>
        </w:tc>
        <w:tc>
          <w:tcPr>
            <w:tcW w:w="1707" w:type="dxa"/>
            <w:tcBorders>
              <w:top w:val="single" w:sz="4" w:space="0" w:color="000000"/>
              <w:left w:val="single" w:sz="4" w:space="0" w:color="000000"/>
              <w:bottom w:val="single" w:sz="4" w:space="0" w:color="000000"/>
              <w:right w:val="single" w:sz="4" w:space="0" w:color="000000"/>
            </w:tcBorders>
            <w:vAlign w:val="center"/>
            <w:tcPrChange w:id="2004" w:author="OpenAI" w:date="2026-10-01T18:07:00Z" w16du:dateUtc="2026-10-02T01:07:00Z">
              <w:tcPr>
                <w:tcW w:w="1539"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005" w:author="OpenAI" w:date="2026-10-01T18:07:00Z" w16du:dateUtc="2026-10-02T01:07:00Z">
                  <w:rPr/>
                </w:rPrChange>
              </w:rPr>
            </w:pPr>
            <w:r>
              <w:rPr>
                <w:sz w:val="22"/>
                <w:rPrChange w:id="2006" w:author="OpenAI" w:date="2026-10-01T18:07:00Z" w16du:dateUtc="2026-10-02T01:07:00Z">
                  <w:rPr/>
                </w:rPrChange>
              </w:rPr>
              <w:t>Kd</w:t>
            </w:r>
          </w:p>
        </w:tc>
        <w:tc>
          <w:tcPr>
            <w:tcW w:w="1172" w:type="dxa"/>
            <w:tcBorders>
              <w:top w:val="single" w:sz="4" w:space="0" w:color="000000"/>
              <w:left w:val="single" w:sz="4" w:space="0" w:color="000000"/>
              <w:bottom w:val="single" w:sz="4" w:space="0" w:color="000000"/>
              <w:right w:val="single" w:sz="4" w:space="0" w:color="000000"/>
            </w:tcBorders>
            <w:vAlign w:val="center"/>
            <w:tcPrChange w:id="2007" w:author="OpenAI" w:date="2026-10-01T18:07:00Z" w16du:dateUtc="2026-10-02T01:07:00Z">
              <w:tcPr>
                <w:tcW w:w="1169"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right"/>
              <w:rPr>
                <w:sz w:val="22"/>
                <w:rPrChange w:id="2008" w:author="OpenAI" w:date="2026-10-01T18:07:00Z" w16du:dateUtc="2026-10-02T01:07:00Z">
                  <w:rPr/>
                </w:rPrChange>
              </w:rPr>
            </w:pPr>
            <w:r>
              <w:rPr>
                <w:sz w:val="22"/>
                <w:rPrChange w:id="2009" w:author="OpenAI" w:date="2026-10-01T18:07:00Z" w16du:dateUtc="2026-10-02T01:07:00Z">
                  <w:rPr/>
                </w:rPrChange>
              </w:rPr>
              <w:t>0.00134</w:t>
            </w:r>
          </w:p>
        </w:tc>
        <w:tc>
          <w:tcPr>
            <w:tcW w:w="807" w:type="dxa"/>
            <w:tcBorders>
              <w:top w:val="single" w:sz="4" w:space="0" w:color="000000"/>
              <w:left w:val="single" w:sz="4" w:space="0" w:color="000000"/>
              <w:bottom w:val="single" w:sz="4" w:space="0" w:color="000000"/>
              <w:right w:val="single" w:sz="4" w:space="0" w:color="000000"/>
            </w:tcBorders>
            <w:vAlign w:val="center"/>
            <w:tcPrChange w:id="2010" w:author="OpenAI" w:date="2026-10-01T18:07:00Z" w16du:dateUtc="2026-10-02T01:07:00Z">
              <w:tcPr>
                <w:tcW w:w="937"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011" w:author="OpenAI" w:date="2026-10-01T18:07:00Z" w16du:dateUtc="2026-10-02T01:07:00Z">
                  <w:rPr/>
                </w:rPrChange>
              </w:rPr>
            </w:pPr>
            <w:r>
              <w:rPr>
                <w:sz w:val="22"/>
                <w:rPrChange w:id="2012" w:author="OpenAI" w:date="2026-10-01T18:07:00Z" w16du:dateUtc="2026-10-02T01:07:00Z">
                  <w:rPr/>
                </w:rPrChange>
              </w:rPr>
              <w:t>uM</w:t>
            </w:r>
          </w:p>
        </w:tc>
        <w:tc>
          <w:tcPr>
            <w:tcW w:w="3059" w:type="dxa"/>
            <w:tcBorders>
              <w:top w:val="single" w:sz="4" w:space="0" w:color="000000"/>
              <w:left w:val="single" w:sz="4" w:space="0" w:color="000000"/>
              <w:bottom w:val="single" w:sz="4" w:space="0" w:color="000000"/>
              <w:right w:val="single" w:sz="4" w:space="0" w:color="000000"/>
            </w:tcBorders>
            <w:vAlign w:val="center"/>
            <w:tcPrChange w:id="2013" w:author="OpenAI" w:date="2026-10-01T18:07:00Z" w16du:dateUtc="2026-10-02T01:07:00Z">
              <w:tcPr>
                <w:tcW w:w="2663"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014" w:author="OpenAI" w:date="2026-10-01T18:07:00Z" w16du:dateUtc="2026-10-02T01:07:00Z">
                  <w:rPr/>
                </w:rPrChange>
              </w:rPr>
            </w:pPr>
            <w:r>
              <w:rPr>
                <w:sz w:val="22"/>
                <w:rPrChange w:id="2015" w:author="OpenAI" w:date="2026-10-01T18:07:00Z" w16du:dateUtc="2026-10-02T01:07:00Z">
                  <w:rPr/>
                </w:rPrChange>
              </w:rPr>
              <w:t>SPR/Biacore</w:t>
            </w:r>
          </w:p>
        </w:tc>
        <w:tc>
          <w:tcPr>
            <w:tcW w:w="1441" w:type="dxa"/>
            <w:tcBorders>
              <w:top w:val="single" w:sz="4" w:space="0" w:color="000000"/>
              <w:left w:val="single" w:sz="4" w:space="0" w:color="000000"/>
              <w:bottom w:val="single" w:sz="4" w:space="0" w:color="000000"/>
              <w:right w:val="single" w:sz="4" w:space="0" w:color="000000"/>
            </w:tcBorders>
            <w:cellDel w:id="2016" w:author="OpenAI" w:date="2026-10-01T18:07:00Z"/>
            <w:tcPrChange w:id="2017" w:author="OpenAI" w:date="2026-10-01T18:07:00Z" w16du:dateUtc="2026-10-02T01:07:00Z">
              <w:tcPr>
                <w:tcW w:w="1441" w:type="dxa"/>
                <w:gridSpan w:val="2"/>
                <w:tcBorders>
                  <w:top w:val="single" w:sz="4" w:space="0" w:color="000000"/>
                  <w:left w:val="single" w:sz="4" w:space="0" w:color="000000"/>
                  <w:bottom w:val="single" w:sz="4" w:space="0" w:color="000000"/>
                  <w:right w:val="single" w:sz="4" w:space="0" w:color="000000"/>
                </w:tcBorders>
                <w:vAlign w:val="center"/>
                <w:cellDel w:id="2018" w:author="OpenAI" w:date="2026-10-01T18:07:00Z"/>
              </w:tcPr>
            </w:tcPrChange>
          </w:tcPr>
          <w:p w:rsidR="007B1B89" w:rsidRDefault="007B1B89">
            <w:pPr>
              <w:jc w:val="center"/>
            </w:pPr>
            <w:del w:id="2019" w:author="OpenAI" w:date="2026-10-01T18:07:00Z" w16du:dateUtc="2026-10-02T01:07:00Z">
              <w:r>
                <w:delText>A Priori and Top Down</w:delText>
              </w:r>
            </w:del>
          </w:p>
        </w:tc>
        <w:tc>
          <w:tcPr>
            <w:tcW w:w="1172" w:type="dxa"/>
            <w:gridSpan w:val="2"/>
            <w:tcBorders>
              <w:top w:val="single" w:sz="4" w:space="0" w:color="000000"/>
              <w:left w:val="single" w:sz="4" w:space="0" w:color="000000"/>
              <w:bottom w:val="single" w:sz="4" w:space="0" w:color="000000"/>
              <w:right w:val="single" w:sz="4" w:space="0" w:color="000000"/>
            </w:tcBorders>
            <w:vAlign w:val="center"/>
            <w:tcPrChange w:id="2020" w:author="OpenAI" w:date="2026-10-01T18:07:00Z" w16du:dateUtc="2026-10-02T01:07:00Z">
              <w:tcPr>
                <w:tcW w:w="3115"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021" w:author="OpenAI" w:date="2026-10-01T18:07:00Z" w16du:dateUtc="2026-10-02T01:07:00Z">
                  <w:rPr/>
                </w:rPrChange>
              </w:rPr>
            </w:pPr>
            <w:r>
              <w:rPr>
                <w:sz w:val="22"/>
                <w:rPrChange w:id="2022" w:author="OpenAI" w:date="2026-10-01T18:07:00Z" w16du:dateUtc="2026-10-02T01:07:00Z">
                  <w:rPr/>
                </w:rPrChange>
              </w:rPr>
              <w:t>[14]</w:t>
            </w:r>
          </w:p>
        </w:tc>
      </w:tr>
      <w:tr w:rsidR="001425FF">
        <w:trPr>
          <w:trHeight w:val="720"/>
          <w:trPrChange w:id="2023" w:author="OpenAI" w:date="2026-10-01T18:07:00Z" w16du:dateUtc="2026-10-02T01:07:00Z">
            <w:trPr>
              <w:trHeight w:val="720"/>
            </w:trPr>
          </w:trPrChange>
        </w:trPr>
        <w:tc>
          <w:tcPr>
            <w:tcW w:w="1596" w:type="dxa"/>
            <w:tcBorders>
              <w:top w:val="single" w:sz="4" w:space="0" w:color="000000"/>
              <w:left w:val="single" w:sz="4" w:space="0" w:color="000000"/>
              <w:bottom w:val="single" w:sz="4" w:space="0" w:color="000000"/>
              <w:right w:val="single" w:sz="4" w:space="0" w:color="000000"/>
            </w:tcBorders>
            <w:vAlign w:val="center"/>
            <w:tcPrChange w:id="2024" w:author="OpenAI" w:date="2026-10-01T18:07:00Z" w16du:dateUtc="2026-10-02T01:07:00Z">
              <w:tcPr>
                <w:tcW w:w="1830"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025" w:author="OpenAI" w:date="2026-10-01T18:07:00Z" w16du:dateUtc="2026-10-02T01:07:00Z">
                  <w:rPr/>
                </w:rPrChange>
              </w:rPr>
            </w:pPr>
            <w:r>
              <w:rPr>
                <w:sz w:val="22"/>
                <w:rPrChange w:id="2026" w:author="OpenAI" w:date="2026-10-01T18:07:00Z" w16du:dateUtc="2026-10-02T01:07:00Z">
                  <w:rPr/>
                </w:rPrChange>
              </w:rPr>
              <w:t>Tocilizumab</w:t>
            </w:r>
          </w:p>
        </w:tc>
        <w:tc>
          <w:tcPr>
            <w:tcW w:w="956" w:type="dxa"/>
            <w:tcBorders>
              <w:top w:val="single" w:sz="4" w:space="0" w:color="000000"/>
              <w:left w:val="single" w:sz="4" w:space="0" w:color="000000"/>
              <w:bottom w:val="single" w:sz="4" w:space="0" w:color="000000"/>
              <w:right w:val="single" w:sz="4" w:space="0" w:color="000000"/>
            </w:tcBorders>
            <w:vAlign w:val="bottom"/>
            <w:tcPrChange w:id="2027" w:author="OpenAI" w:date="2026-10-01T18:07:00Z" w16du:dateUtc="2026-10-02T01:07:00Z">
              <w:tcPr>
                <w:tcW w:w="1161" w:type="dxa"/>
                <w:gridSpan w:val="2"/>
                <w:tcBorders>
                  <w:top w:val="single" w:sz="4" w:space="0" w:color="000000"/>
                  <w:left w:val="single" w:sz="4" w:space="0" w:color="000000"/>
                  <w:bottom w:val="single" w:sz="4" w:space="0" w:color="000000"/>
                  <w:right w:val="single" w:sz="4" w:space="0" w:color="000000"/>
                </w:tcBorders>
                <w:vAlign w:val="bottom"/>
              </w:tcPr>
            </w:tcPrChange>
          </w:tcPr>
          <w:p w:rsidR="001425FF" w:rsidRDefault="007B1B89">
            <w:pPr>
              <w:jc w:val="left"/>
              <w:rPr>
                <w:sz w:val="22"/>
                <w:rPrChange w:id="2028" w:author="OpenAI" w:date="2026-10-01T18:07:00Z" w16du:dateUtc="2026-10-02T01:07:00Z">
                  <w:rPr/>
                </w:rPrChange>
              </w:rPr>
            </w:pPr>
            <w:r>
              <w:rPr>
                <w:sz w:val="22"/>
                <w:rPrChange w:id="2029" w:author="OpenAI" w:date="2026-10-01T18:07:00Z" w16du:dateUtc="2026-10-02T01:07:00Z">
                  <w:rPr/>
                </w:rPrChange>
              </w:rPr>
              <w:t>Monkey</w:t>
            </w:r>
          </w:p>
        </w:tc>
        <w:tc>
          <w:tcPr>
            <w:tcW w:w="1707" w:type="dxa"/>
            <w:tcBorders>
              <w:top w:val="single" w:sz="4" w:space="0" w:color="000000"/>
              <w:left w:val="single" w:sz="4" w:space="0" w:color="000000"/>
              <w:bottom w:val="single" w:sz="4" w:space="0" w:color="000000"/>
              <w:right w:val="single" w:sz="4" w:space="0" w:color="000000"/>
            </w:tcBorders>
            <w:vAlign w:val="center"/>
            <w:tcPrChange w:id="2030" w:author="OpenAI" w:date="2026-10-01T18:07:00Z" w16du:dateUtc="2026-10-02T01:07:00Z">
              <w:tcPr>
                <w:tcW w:w="1539"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031" w:author="OpenAI" w:date="2026-10-01T18:07:00Z" w16du:dateUtc="2026-10-02T01:07:00Z">
                  <w:rPr/>
                </w:rPrChange>
              </w:rPr>
            </w:pPr>
            <w:r>
              <w:rPr>
                <w:sz w:val="22"/>
                <w:rPrChange w:id="2032" w:author="OpenAI" w:date="2026-10-01T18:07:00Z" w16du:dateUtc="2026-10-02T01:07:00Z">
                  <w:rPr/>
                </w:rPrChange>
              </w:rPr>
              <w:t>koff</w:t>
            </w:r>
          </w:p>
        </w:tc>
        <w:tc>
          <w:tcPr>
            <w:tcW w:w="1172" w:type="dxa"/>
            <w:tcBorders>
              <w:top w:val="single" w:sz="4" w:space="0" w:color="000000"/>
              <w:left w:val="single" w:sz="4" w:space="0" w:color="000000"/>
              <w:bottom w:val="single" w:sz="4" w:space="0" w:color="000000"/>
              <w:right w:val="single" w:sz="4" w:space="0" w:color="000000"/>
            </w:tcBorders>
            <w:vAlign w:val="center"/>
            <w:tcPrChange w:id="2033" w:author="OpenAI" w:date="2026-10-01T18:07:00Z" w16du:dateUtc="2026-10-02T01:07:00Z">
              <w:tcPr>
                <w:tcW w:w="1169"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right"/>
              <w:rPr>
                <w:sz w:val="22"/>
                <w:rPrChange w:id="2034" w:author="OpenAI" w:date="2026-10-01T18:07:00Z" w16du:dateUtc="2026-10-02T01:07:00Z">
                  <w:rPr/>
                </w:rPrChange>
              </w:rPr>
            </w:pPr>
            <w:r>
              <w:rPr>
                <w:sz w:val="22"/>
                <w:rPrChange w:id="2035" w:author="OpenAI" w:date="2026-10-01T18:07:00Z" w16du:dateUtc="2026-10-02T01:07:00Z">
                  <w:rPr/>
                </w:rPrChange>
              </w:rPr>
              <w:t>0.01284</w:t>
            </w:r>
          </w:p>
        </w:tc>
        <w:tc>
          <w:tcPr>
            <w:tcW w:w="807" w:type="dxa"/>
            <w:tcBorders>
              <w:top w:val="single" w:sz="4" w:space="0" w:color="000000"/>
              <w:left w:val="single" w:sz="4" w:space="0" w:color="000000"/>
              <w:bottom w:val="single" w:sz="4" w:space="0" w:color="000000"/>
              <w:right w:val="single" w:sz="4" w:space="0" w:color="000000"/>
            </w:tcBorders>
            <w:vAlign w:val="center"/>
            <w:tcPrChange w:id="2036" w:author="OpenAI" w:date="2026-10-01T18:07:00Z" w16du:dateUtc="2026-10-02T01:07:00Z">
              <w:tcPr>
                <w:tcW w:w="937"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037" w:author="OpenAI" w:date="2026-10-01T18:07:00Z" w16du:dateUtc="2026-10-02T01:07:00Z">
                  <w:rPr/>
                </w:rPrChange>
              </w:rPr>
            </w:pPr>
            <w:r>
              <w:rPr>
                <w:sz w:val="22"/>
                <w:rPrChange w:id="2038" w:author="OpenAI" w:date="2026-10-01T18:07:00Z" w16du:dateUtc="2026-10-02T01:07:00Z">
                  <w:rPr/>
                </w:rPrChange>
              </w:rPr>
              <w:t>1/min</w:t>
            </w:r>
          </w:p>
        </w:tc>
        <w:tc>
          <w:tcPr>
            <w:tcW w:w="3059" w:type="dxa"/>
            <w:tcBorders>
              <w:top w:val="single" w:sz="4" w:space="0" w:color="000000"/>
              <w:left w:val="single" w:sz="4" w:space="0" w:color="000000"/>
              <w:bottom w:val="single" w:sz="4" w:space="0" w:color="000000"/>
              <w:right w:val="single" w:sz="4" w:space="0" w:color="000000"/>
            </w:tcBorders>
            <w:vAlign w:val="center"/>
            <w:tcPrChange w:id="2039" w:author="OpenAI" w:date="2026-10-01T18:07:00Z" w16du:dateUtc="2026-10-02T01:07:00Z">
              <w:tcPr>
                <w:tcW w:w="2663"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040" w:author="OpenAI" w:date="2026-10-01T18:07:00Z" w16du:dateUtc="2026-10-02T01:07:00Z">
                  <w:rPr/>
                </w:rPrChange>
              </w:rPr>
            </w:pPr>
            <w:r>
              <w:rPr>
                <w:sz w:val="22"/>
                <w:rPrChange w:id="2041" w:author="OpenAI" w:date="2026-10-01T18:07:00Z" w16du:dateUtc="2026-10-02T01:07:00Z">
                  <w:rPr/>
                </w:rPrChange>
              </w:rPr>
              <w:t>SPR/Biacore</w:t>
            </w:r>
          </w:p>
        </w:tc>
        <w:tc>
          <w:tcPr>
            <w:tcW w:w="1441" w:type="dxa"/>
            <w:tcBorders>
              <w:top w:val="single" w:sz="4" w:space="0" w:color="000000"/>
              <w:left w:val="single" w:sz="4" w:space="0" w:color="000000"/>
              <w:bottom w:val="single" w:sz="4" w:space="0" w:color="000000"/>
              <w:right w:val="single" w:sz="4" w:space="0" w:color="000000"/>
            </w:tcBorders>
            <w:cellDel w:id="2042" w:author="OpenAI" w:date="2026-10-01T18:07:00Z"/>
            <w:tcPrChange w:id="2043" w:author="OpenAI" w:date="2026-10-01T18:07:00Z" w16du:dateUtc="2026-10-02T01:07:00Z">
              <w:tcPr>
                <w:tcW w:w="1441" w:type="dxa"/>
                <w:gridSpan w:val="2"/>
                <w:tcBorders>
                  <w:top w:val="single" w:sz="4" w:space="0" w:color="000000"/>
                  <w:left w:val="single" w:sz="4" w:space="0" w:color="000000"/>
                  <w:bottom w:val="single" w:sz="4" w:space="0" w:color="000000"/>
                  <w:right w:val="single" w:sz="4" w:space="0" w:color="000000"/>
                </w:tcBorders>
                <w:vAlign w:val="center"/>
                <w:cellDel w:id="2044" w:author="OpenAI" w:date="2026-10-01T18:07:00Z"/>
              </w:tcPr>
            </w:tcPrChange>
          </w:tcPr>
          <w:p w:rsidR="007B1B89" w:rsidRDefault="007B1B89">
            <w:pPr>
              <w:jc w:val="center"/>
            </w:pPr>
            <w:del w:id="2045" w:author="OpenAI" w:date="2026-10-01T18:07:00Z" w16du:dateUtc="2026-10-02T01:07:00Z">
              <w:r>
                <w:delText>A Priori and Top Down</w:delText>
              </w:r>
            </w:del>
          </w:p>
        </w:tc>
        <w:tc>
          <w:tcPr>
            <w:tcW w:w="1172" w:type="dxa"/>
            <w:gridSpan w:val="2"/>
            <w:tcBorders>
              <w:top w:val="single" w:sz="4" w:space="0" w:color="000000"/>
              <w:left w:val="single" w:sz="4" w:space="0" w:color="000000"/>
              <w:bottom w:val="single" w:sz="4" w:space="0" w:color="000000"/>
              <w:right w:val="single" w:sz="4" w:space="0" w:color="000000"/>
            </w:tcBorders>
            <w:vAlign w:val="center"/>
            <w:tcPrChange w:id="2046" w:author="OpenAI" w:date="2026-10-01T18:07:00Z" w16du:dateUtc="2026-10-02T01:07:00Z">
              <w:tcPr>
                <w:tcW w:w="3115"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047" w:author="OpenAI" w:date="2026-10-01T18:07:00Z" w16du:dateUtc="2026-10-02T01:07:00Z">
                  <w:rPr/>
                </w:rPrChange>
              </w:rPr>
            </w:pPr>
            <w:r>
              <w:rPr>
                <w:sz w:val="22"/>
                <w:rPrChange w:id="2048" w:author="OpenAI" w:date="2026-10-01T18:07:00Z" w16du:dateUtc="2026-10-02T01:07:00Z">
                  <w:rPr/>
                </w:rPrChange>
              </w:rPr>
              <w:t>[14]</w:t>
            </w:r>
          </w:p>
        </w:tc>
      </w:tr>
      <w:tr w:rsidR="001425FF">
        <w:trPr>
          <w:trHeight w:val="720"/>
          <w:trPrChange w:id="2049" w:author="OpenAI" w:date="2026-10-01T18:07:00Z" w16du:dateUtc="2026-10-02T01:07:00Z">
            <w:trPr>
              <w:trHeight w:val="720"/>
            </w:trPr>
          </w:trPrChange>
        </w:trPr>
        <w:tc>
          <w:tcPr>
            <w:tcW w:w="1596" w:type="dxa"/>
            <w:tcBorders>
              <w:top w:val="single" w:sz="4" w:space="0" w:color="000000"/>
              <w:left w:val="single" w:sz="4" w:space="0" w:color="000000"/>
              <w:bottom w:val="single" w:sz="4" w:space="0" w:color="000000"/>
              <w:right w:val="single" w:sz="4" w:space="0" w:color="000000"/>
            </w:tcBorders>
            <w:vAlign w:val="center"/>
            <w:tcPrChange w:id="2050" w:author="OpenAI" w:date="2026-10-01T18:07:00Z" w16du:dateUtc="2026-10-02T01:07:00Z">
              <w:tcPr>
                <w:tcW w:w="1830"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051" w:author="OpenAI" w:date="2026-10-01T18:07:00Z" w16du:dateUtc="2026-10-02T01:07:00Z">
                  <w:rPr/>
                </w:rPrChange>
              </w:rPr>
            </w:pPr>
            <w:r>
              <w:rPr>
                <w:sz w:val="22"/>
                <w:rPrChange w:id="2052" w:author="OpenAI" w:date="2026-10-01T18:07:00Z" w16du:dateUtc="2026-10-02T01:07:00Z">
                  <w:rPr/>
                </w:rPrChange>
              </w:rPr>
              <w:t>Tocilizumab</w:t>
            </w:r>
          </w:p>
        </w:tc>
        <w:tc>
          <w:tcPr>
            <w:tcW w:w="956" w:type="dxa"/>
            <w:tcBorders>
              <w:top w:val="single" w:sz="4" w:space="0" w:color="000000"/>
              <w:left w:val="single" w:sz="4" w:space="0" w:color="000000"/>
              <w:bottom w:val="single" w:sz="4" w:space="0" w:color="000000"/>
              <w:right w:val="single" w:sz="4" w:space="0" w:color="000000"/>
            </w:tcBorders>
            <w:vAlign w:val="bottom"/>
            <w:tcPrChange w:id="2053" w:author="OpenAI" w:date="2026-10-01T18:07:00Z" w16du:dateUtc="2026-10-02T01:07:00Z">
              <w:tcPr>
                <w:tcW w:w="1161" w:type="dxa"/>
                <w:gridSpan w:val="2"/>
                <w:tcBorders>
                  <w:top w:val="single" w:sz="4" w:space="0" w:color="000000"/>
                  <w:left w:val="single" w:sz="4" w:space="0" w:color="000000"/>
                  <w:bottom w:val="single" w:sz="4" w:space="0" w:color="000000"/>
                  <w:right w:val="single" w:sz="4" w:space="0" w:color="000000"/>
                </w:tcBorders>
                <w:vAlign w:val="bottom"/>
              </w:tcPr>
            </w:tcPrChange>
          </w:tcPr>
          <w:p w:rsidR="001425FF" w:rsidRDefault="007B1B89">
            <w:pPr>
              <w:jc w:val="left"/>
              <w:rPr>
                <w:sz w:val="22"/>
                <w:rPrChange w:id="2054" w:author="OpenAI" w:date="2026-10-01T18:07:00Z" w16du:dateUtc="2026-10-02T01:07:00Z">
                  <w:rPr/>
                </w:rPrChange>
              </w:rPr>
            </w:pPr>
            <w:r>
              <w:rPr>
                <w:sz w:val="22"/>
                <w:rPrChange w:id="2055" w:author="OpenAI" w:date="2026-10-01T18:07:00Z" w16du:dateUtc="2026-10-02T01:07:00Z">
                  <w:rPr/>
                </w:rPrChange>
              </w:rPr>
              <w:t>Monkey</w:t>
            </w:r>
          </w:p>
        </w:tc>
        <w:tc>
          <w:tcPr>
            <w:tcW w:w="1707" w:type="dxa"/>
            <w:tcBorders>
              <w:top w:val="single" w:sz="4" w:space="0" w:color="000000"/>
              <w:left w:val="single" w:sz="4" w:space="0" w:color="000000"/>
              <w:bottom w:val="single" w:sz="4" w:space="0" w:color="000000"/>
              <w:right w:val="single" w:sz="4" w:space="0" w:color="000000"/>
            </w:tcBorders>
            <w:vAlign w:val="center"/>
            <w:tcPrChange w:id="2056" w:author="OpenAI" w:date="2026-10-01T18:07:00Z" w16du:dateUtc="2026-10-02T01:07:00Z">
              <w:tcPr>
                <w:tcW w:w="1539"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057" w:author="OpenAI" w:date="2026-10-01T18:07:00Z" w16du:dateUtc="2026-10-02T01:07:00Z">
                  <w:rPr/>
                </w:rPrChange>
              </w:rPr>
            </w:pPr>
            <w:r>
              <w:rPr>
                <w:sz w:val="22"/>
                <w:rPrChange w:id="2058" w:author="OpenAI" w:date="2026-10-01T18:07:00Z" w16du:dateUtc="2026-10-02T01:07:00Z">
                  <w:rPr/>
                </w:rPrChange>
              </w:rPr>
              <w:t>kint</w:t>
            </w:r>
          </w:p>
        </w:tc>
        <w:tc>
          <w:tcPr>
            <w:tcW w:w="1172" w:type="dxa"/>
            <w:tcBorders>
              <w:top w:val="single" w:sz="4" w:space="0" w:color="000000"/>
              <w:left w:val="single" w:sz="4" w:space="0" w:color="000000"/>
              <w:bottom w:val="single" w:sz="4" w:space="0" w:color="000000"/>
              <w:right w:val="single" w:sz="4" w:space="0" w:color="000000"/>
            </w:tcBorders>
            <w:vAlign w:val="center"/>
            <w:tcPrChange w:id="2059" w:author="OpenAI" w:date="2026-10-01T18:07:00Z" w16du:dateUtc="2026-10-02T01:07:00Z">
              <w:tcPr>
                <w:tcW w:w="1169"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right"/>
              <w:rPr>
                <w:sz w:val="22"/>
                <w:rPrChange w:id="2060" w:author="OpenAI" w:date="2026-10-01T18:07:00Z" w16du:dateUtc="2026-10-02T01:07:00Z">
                  <w:rPr/>
                </w:rPrChange>
              </w:rPr>
            </w:pPr>
            <w:r>
              <w:rPr>
                <w:sz w:val="22"/>
                <w:rPrChange w:id="2061" w:author="OpenAI" w:date="2026-10-01T18:07:00Z" w16du:dateUtc="2026-10-02T01:07:00Z">
                  <w:rPr/>
                </w:rPrChange>
              </w:rPr>
              <w:t>0.28</w:t>
            </w:r>
          </w:p>
        </w:tc>
        <w:tc>
          <w:tcPr>
            <w:tcW w:w="807" w:type="dxa"/>
            <w:tcBorders>
              <w:top w:val="single" w:sz="4" w:space="0" w:color="000000"/>
              <w:left w:val="single" w:sz="4" w:space="0" w:color="000000"/>
              <w:bottom w:val="single" w:sz="4" w:space="0" w:color="000000"/>
              <w:right w:val="single" w:sz="4" w:space="0" w:color="000000"/>
            </w:tcBorders>
            <w:vAlign w:val="center"/>
            <w:tcPrChange w:id="2062" w:author="OpenAI" w:date="2026-10-01T18:07:00Z" w16du:dateUtc="2026-10-02T01:07:00Z">
              <w:tcPr>
                <w:tcW w:w="937"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063" w:author="OpenAI" w:date="2026-10-01T18:07:00Z" w16du:dateUtc="2026-10-02T01:07:00Z">
                  <w:rPr/>
                </w:rPrChange>
              </w:rPr>
            </w:pPr>
            <w:r>
              <w:rPr>
                <w:sz w:val="22"/>
                <w:rPrChange w:id="2064" w:author="OpenAI" w:date="2026-10-01T18:07:00Z" w16du:dateUtc="2026-10-02T01:07:00Z">
                  <w:rPr/>
                </w:rPrChange>
              </w:rPr>
              <w:t>1/h</w:t>
            </w:r>
          </w:p>
        </w:tc>
        <w:tc>
          <w:tcPr>
            <w:tcW w:w="3059" w:type="dxa"/>
            <w:tcBorders>
              <w:top w:val="single" w:sz="4" w:space="0" w:color="000000"/>
              <w:left w:val="single" w:sz="4" w:space="0" w:color="000000"/>
              <w:bottom w:val="single" w:sz="4" w:space="0" w:color="000000"/>
              <w:right w:val="single" w:sz="4" w:space="0" w:color="000000"/>
            </w:tcBorders>
            <w:vAlign w:val="center"/>
            <w:tcPrChange w:id="2065" w:author="OpenAI" w:date="2026-10-01T18:07:00Z" w16du:dateUtc="2026-10-02T01:07:00Z">
              <w:tcPr>
                <w:tcW w:w="2663"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066" w:author="OpenAI" w:date="2026-10-01T18:07:00Z" w16du:dateUtc="2026-10-02T01:07:00Z">
                  <w:rPr/>
                </w:rPrChange>
              </w:rPr>
            </w:pPr>
            <w:r>
              <w:rPr>
                <w:sz w:val="22"/>
                <w:rPrChange w:id="2067" w:author="OpenAI" w:date="2026-10-01T18:07:00Z" w16du:dateUtc="2026-10-02T01:07:00Z">
                  <w:rPr/>
                </w:rPrChange>
              </w:rPr>
              <w:t>Assumed same as kdeg; Pulse chase experiments</w:t>
            </w:r>
          </w:p>
        </w:tc>
        <w:tc>
          <w:tcPr>
            <w:tcW w:w="1441" w:type="dxa"/>
            <w:tcBorders>
              <w:top w:val="single" w:sz="4" w:space="0" w:color="000000"/>
              <w:left w:val="single" w:sz="4" w:space="0" w:color="000000"/>
              <w:bottom w:val="single" w:sz="4" w:space="0" w:color="000000"/>
              <w:right w:val="single" w:sz="4" w:space="0" w:color="000000"/>
            </w:tcBorders>
            <w:cellDel w:id="2068" w:author="OpenAI" w:date="2026-10-01T18:07:00Z"/>
            <w:tcPrChange w:id="2069" w:author="OpenAI" w:date="2026-10-01T18:07:00Z" w16du:dateUtc="2026-10-02T01:07:00Z">
              <w:tcPr>
                <w:tcW w:w="1441" w:type="dxa"/>
                <w:gridSpan w:val="2"/>
                <w:tcBorders>
                  <w:top w:val="single" w:sz="4" w:space="0" w:color="000000"/>
                  <w:left w:val="single" w:sz="4" w:space="0" w:color="000000"/>
                  <w:bottom w:val="single" w:sz="4" w:space="0" w:color="000000"/>
                  <w:right w:val="single" w:sz="4" w:space="0" w:color="000000"/>
                </w:tcBorders>
                <w:vAlign w:val="center"/>
                <w:cellDel w:id="2070" w:author="OpenAI" w:date="2026-10-01T18:07:00Z"/>
              </w:tcPr>
            </w:tcPrChange>
          </w:tcPr>
          <w:p w:rsidR="007B1B89" w:rsidRDefault="007B1B89">
            <w:pPr>
              <w:jc w:val="center"/>
            </w:pPr>
            <w:del w:id="2071" w:author="OpenAI" w:date="2026-10-01T18:07:00Z" w16du:dateUtc="2026-10-02T01:07:00Z">
              <w:r>
                <w:delText>A Priori and Top Down</w:delText>
              </w:r>
            </w:del>
          </w:p>
        </w:tc>
        <w:tc>
          <w:tcPr>
            <w:tcW w:w="1172" w:type="dxa"/>
            <w:gridSpan w:val="2"/>
            <w:tcBorders>
              <w:top w:val="single" w:sz="4" w:space="0" w:color="000000"/>
              <w:left w:val="single" w:sz="4" w:space="0" w:color="000000"/>
              <w:bottom w:val="single" w:sz="4" w:space="0" w:color="000000"/>
              <w:right w:val="single" w:sz="4" w:space="0" w:color="000000"/>
            </w:tcBorders>
            <w:vAlign w:val="center"/>
            <w:tcPrChange w:id="2072" w:author="OpenAI" w:date="2026-10-01T18:07:00Z" w16du:dateUtc="2026-10-02T01:07:00Z">
              <w:tcPr>
                <w:tcW w:w="3115"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073" w:author="OpenAI" w:date="2026-10-01T18:07:00Z" w16du:dateUtc="2026-10-02T01:07:00Z">
                  <w:rPr/>
                </w:rPrChange>
              </w:rPr>
            </w:pPr>
            <w:r>
              <w:rPr>
                <w:sz w:val="22"/>
                <w:rPrChange w:id="2074" w:author="OpenAI" w:date="2026-10-01T18:07:00Z" w16du:dateUtc="2026-10-02T01:07:00Z">
                  <w:rPr/>
                </w:rPrChange>
              </w:rPr>
              <w:t>[15]</w:t>
            </w:r>
          </w:p>
        </w:tc>
      </w:tr>
      <w:tr w:rsidR="001425FF">
        <w:trPr>
          <w:trHeight w:val="720"/>
          <w:trPrChange w:id="2075" w:author="OpenAI" w:date="2026-10-01T18:07:00Z" w16du:dateUtc="2026-10-02T01:07:00Z">
            <w:trPr>
              <w:trHeight w:val="720"/>
            </w:trPr>
          </w:trPrChange>
        </w:trPr>
        <w:tc>
          <w:tcPr>
            <w:tcW w:w="1596" w:type="dxa"/>
            <w:tcBorders>
              <w:top w:val="single" w:sz="4" w:space="0" w:color="000000"/>
              <w:left w:val="single" w:sz="4" w:space="0" w:color="000000"/>
              <w:bottom w:val="single" w:sz="4" w:space="0" w:color="000000"/>
              <w:right w:val="single" w:sz="4" w:space="0" w:color="000000"/>
            </w:tcBorders>
            <w:vAlign w:val="center"/>
            <w:tcPrChange w:id="2076" w:author="OpenAI" w:date="2026-10-01T18:07:00Z" w16du:dateUtc="2026-10-02T01:07:00Z">
              <w:tcPr>
                <w:tcW w:w="1830"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077" w:author="OpenAI" w:date="2026-10-01T18:07:00Z" w16du:dateUtc="2026-10-02T01:07:00Z">
                  <w:rPr/>
                </w:rPrChange>
              </w:rPr>
            </w:pPr>
            <w:r>
              <w:rPr>
                <w:sz w:val="22"/>
                <w:rPrChange w:id="2078" w:author="OpenAI" w:date="2026-10-01T18:07:00Z" w16du:dateUtc="2026-10-02T01:07:00Z">
                  <w:rPr/>
                </w:rPrChange>
              </w:rPr>
              <w:t>Tocilizumab</w:t>
            </w:r>
          </w:p>
        </w:tc>
        <w:tc>
          <w:tcPr>
            <w:tcW w:w="956" w:type="dxa"/>
            <w:tcBorders>
              <w:top w:val="single" w:sz="4" w:space="0" w:color="000000"/>
              <w:left w:val="single" w:sz="4" w:space="0" w:color="000000"/>
              <w:bottom w:val="single" w:sz="4" w:space="0" w:color="000000"/>
              <w:right w:val="single" w:sz="4" w:space="0" w:color="000000"/>
            </w:tcBorders>
            <w:vAlign w:val="bottom"/>
            <w:tcPrChange w:id="2079" w:author="OpenAI" w:date="2026-10-01T18:07:00Z" w16du:dateUtc="2026-10-02T01:07:00Z">
              <w:tcPr>
                <w:tcW w:w="1161" w:type="dxa"/>
                <w:gridSpan w:val="2"/>
                <w:tcBorders>
                  <w:top w:val="single" w:sz="4" w:space="0" w:color="000000"/>
                  <w:left w:val="single" w:sz="4" w:space="0" w:color="000000"/>
                  <w:bottom w:val="single" w:sz="4" w:space="0" w:color="000000"/>
                  <w:right w:val="single" w:sz="4" w:space="0" w:color="000000"/>
                </w:tcBorders>
                <w:vAlign w:val="bottom"/>
              </w:tcPr>
            </w:tcPrChange>
          </w:tcPr>
          <w:p w:rsidR="001425FF" w:rsidRDefault="007B1B89">
            <w:pPr>
              <w:jc w:val="left"/>
              <w:rPr>
                <w:sz w:val="22"/>
                <w:rPrChange w:id="2080" w:author="OpenAI" w:date="2026-10-01T18:07:00Z" w16du:dateUtc="2026-10-02T01:07:00Z">
                  <w:rPr/>
                </w:rPrChange>
              </w:rPr>
            </w:pPr>
            <w:r>
              <w:rPr>
                <w:sz w:val="22"/>
                <w:rPrChange w:id="2081" w:author="OpenAI" w:date="2026-10-01T18:07:00Z" w16du:dateUtc="2026-10-02T01:07:00Z">
                  <w:rPr/>
                </w:rPrChange>
              </w:rPr>
              <w:t>Monkey</w:t>
            </w:r>
          </w:p>
        </w:tc>
        <w:tc>
          <w:tcPr>
            <w:tcW w:w="1707" w:type="dxa"/>
            <w:tcBorders>
              <w:top w:val="single" w:sz="4" w:space="0" w:color="000000"/>
              <w:left w:val="single" w:sz="4" w:space="0" w:color="000000"/>
              <w:bottom w:val="single" w:sz="4" w:space="0" w:color="000000"/>
              <w:right w:val="single" w:sz="4" w:space="0" w:color="000000"/>
            </w:tcBorders>
            <w:vAlign w:val="center"/>
            <w:tcPrChange w:id="2082" w:author="OpenAI" w:date="2026-10-01T18:07:00Z" w16du:dateUtc="2026-10-02T01:07:00Z">
              <w:tcPr>
                <w:tcW w:w="1539"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083" w:author="OpenAI" w:date="2026-10-01T18:07:00Z" w16du:dateUtc="2026-10-02T01:07:00Z">
                  <w:rPr/>
                </w:rPrChange>
              </w:rPr>
            </w:pPr>
            <w:r>
              <w:rPr>
                <w:sz w:val="22"/>
                <w:rPrChange w:id="2084" w:author="OpenAI" w:date="2026-10-01T18:07:00Z" w16du:dateUtc="2026-10-02T01:07:00Z">
                  <w:rPr/>
                </w:rPrChange>
              </w:rPr>
              <w:t>Reference target concentration</w:t>
            </w:r>
          </w:p>
        </w:tc>
        <w:tc>
          <w:tcPr>
            <w:tcW w:w="1172" w:type="dxa"/>
            <w:tcBorders>
              <w:top w:val="single" w:sz="4" w:space="0" w:color="000000"/>
              <w:left w:val="single" w:sz="4" w:space="0" w:color="000000"/>
              <w:bottom w:val="single" w:sz="4" w:space="0" w:color="000000"/>
              <w:right w:val="single" w:sz="4" w:space="0" w:color="000000"/>
            </w:tcBorders>
            <w:vAlign w:val="center"/>
            <w:tcPrChange w:id="2085" w:author="OpenAI" w:date="2026-10-01T18:07:00Z" w16du:dateUtc="2026-10-02T01:07:00Z">
              <w:tcPr>
                <w:tcW w:w="1169"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right"/>
              <w:rPr>
                <w:sz w:val="22"/>
                <w:rPrChange w:id="2086" w:author="OpenAI" w:date="2026-10-01T18:07:00Z" w16du:dateUtc="2026-10-02T01:07:00Z">
                  <w:rPr/>
                </w:rPrChange>
              </w:rPr>
            </w:pPr>
            <w:r>
              <w:rPr>
                <w:sz w:val="22"/>
                <w:rPrChange w:id="2087" w:author="OpenAI" w:date="2026-10-01T18:07:00Z" w16du:dateUtc="2026-10-02T01:07:00Z">
                  <w:rPr/>
                </w:rPrChange>
              </w:rPr>
              <w:t>2.2</w:t>
            </w:r>
          </w:p>
        </w:tc>
        <w:tc>
          <w:tcPr>
            <w:tcW w:w="807" w:type="dxa"/>
            <w:tcBorders>
              <w:top w:val="single" w:sz="4" w:space="0" w:color="000000"/>
              <w:left w:val="single" w:sz="4" w:space="0" w:color="000000"/>
              <w:bottom w:val="single" w:sz="4" w:space="0" w:color="000000"/>
              <w:right w:val="single" w:sz="4" w:space="0" w:color="000000"/>
            </w:tcBorders>
            <w:vAlign w:val="center"/>
            <w:tcPrChange w:id="2088" w:author="OpenAI" w:date="2026-10-01T18:07:00Z" w16du:dateUtc="2026-10-02T01:07:00Z">
              <w:tcPr>
                <w:tcW w:w="937"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089" w:author="OpenAI" w:date="2026-10-01T18:07:00Z" w16du:dateUtc="2026-10-02T01:07:00Z">
                  <w:rPr/>
                </w:rPrChange>
              </w:rPr>
            </w:pPr>
            <w:r>
              <w:rPr>
                <w:sz w:val="22"/>
                <w:rPrChange w:id="2090" w:author="OpenAI" w:date="2026-10-01T18:07:00Z" w16du:dateUtc="2026-10-02T01:07:00Z">
                  <w:rPr/>
                </w:rPrChange>
              </w:rPr>
              <w:t>nM</w:t>
            </w:r>
          </w:p>
        </w:tc>
        <w:tc>
          <w:tcPr>
            <w:tcW w:w="3059" w:type="dxa"/>
            <w:tcBorders>
              <w:top w:val="single" w:sz="4" w:space="0" w:color="000000"/>
              <w:left w:val="single" w:sz="4" w:space="0" w:color="000000"/>
              <w:bottom w:val="single" w:sz="4" w:space="0" w:color="000000"/>
              <w:right w:val="single" w:sz="4" w:space="0" w:color="000000"/>
            </w:tcBorders>
            <w:vAlign w:val="center"/>
            <w:tcPrChange w:id="2091" w:author="OpenAI" w:date="2026-10-01T18:07:00Z" w16du:dateUtc="2026-10-02T01:07:00Z">
              <w:tcPr>
                <w:tcW w:w="2663"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092" w:author="OpenAI" w:date="2026-10-01T18:07:00Z" w16du:dateUtc="2026-10-02T01:07:00Z">
                  <w:rPr/>
                </w:rPrChange>
              </w:rPr>
            </w:pPr>
            <w:r>
              <w:rPr>
                <w:sz w:val="22"/>
                <w:rPrChange w:id="2093" w:author="OpenAI" w:date="2026-10-01T18:07:00Z" w16du:dateUtc="2026-10-02T01:07:00Z">
                  <w:rPr/>
                </w:rPrChange>
              </w:rPr>
              <w:t>Ligand-binding receptor assay (assumed same across species)</w:t>
            </w:r>
          </w:p>
        </w:tc>
        <w:tc>
          <w:tcPr>
            <w:tcW w:w="1441" w:type="dxa"/>
            <w:tcBorders>
              <w:top w:val="single" w:sz="4" w:space="0" w:color="000000"/>
              <w:left w:val="single" w:sz="4" w:space="0" w:color="000000"/>
              <w:bottom w:val="single" w:sz="4" w:space="0" w:color="000000"/>
              <w:right w:val="single" w:sz="4" w:space="0" w:color="000000"/>
            </w:tcBorders>
            <w:cellDel w:id="2094" w:author="OpenAI" w:date="2026-10-01T18:07:00Z"/>
            <w:tcPrChange w:id="2095" w:author="OpenAI" w:date="2026-10-01T18:07:00Z" w16du:dateUtc="2026-10-02T01:07:00Z">
              <w:tcPr>
                <w:tcW w:w="1441" w:type="dxa"/>
                <w:gridSpan w:val="2"/>
                <w:tcBorders>
                  <w:top w:val="single" w:sz="4" w:space="0" w:color="000000"/>
                  <w:left w:val="single" w:sz="4" w:space="0" w:color="000000"/>
                  <w:bottom w:val="single" w:sz="4" w:space="0" w:color="000000"/>
                  <w:right w:val="single" w:sz="4" w:space="0" w:color="000000"/>
                </w:tcBorders>
                <w:vAlign w:val="center"/>
                <w:cellDel w:id="2096" w:author="OpenAI" w:date="2026-10-01T18:07:00Z"/>
              </w:tcPr>
            </w:tcPrChange>
          </w:tcPr>
          <w:p w:rsidR="007B1B89" w:rsidRDefault="007B1B89">
            <w:pPr>
              <w:jc w:val="center"/>
            </w:pPr>
            <w:del w:id="2097" w:author="OpenAI" w:date="2026-10-01T18:07:00Z" w16du:dateUtc="2026-10-02T01:07:00Z">
              <w:r>
                <w:delText>A Priori and Top Down</w:delText>
              </w:r>
            </w:del>
          </w:p>
        </w:tc>
        <w:tc>
          <w:tcPr>
            <w:tcW w:w="1172" w:type="dxa"/>
            <w:gridSpan w:val="2"/>
            <w:tcBorders>
              <w:top w:val="single" w:sz="4" w:space="0" w:color="000000"/>
              <w:left w:val="single" w:sz="4" w:space="0" w:color="000000"/>
              <w:bottom w:val="single" w:sz="4" w:space="0" w:color="000000"/>
              <w:right w:val="single" w:sz="4" w:space="0" w:color="000000"/>
            </w:tcBorders>
            <w:vAlign w:val="center"/>
            <w:tcPrChange w:id="2098" w:author="OpenAI" w:date="2026-10-01T18:07:00Z" w16du:dateUtc="2026-10-02T01:07:00Z">
              <w:tcPr>
                <w:tcW w:w="3115"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099" w:author="OpenAI" w:date="2026-10-01T18:07:00Z" w16du:dateUtc="2026-10-02T01:07:00Z">
                  <w:rPr/>
                </w:rPrChange>
              </w:rPr>
            </w:pPr>
            <w:r>
              <w:rPr>
                <w:sz w:val="22"/>
                <w:rPrChange w:id="2100" w:author="OpenAI" w:date="2026-10-01T18:07:00Z" w16du:dateUtc="2026-10-02T01:07:00Z">
                  <w:rPr/>
                </w:rPrChange>
              </w:rPr>
              <w:t>[16]</w:t>
            </w:r>
          </w:p>
        </w:tc>
      </w:tr>
      <w:tr w:rsidR="001425FF">
        <w:trPr>
          <w:trHeight w:val="720"/>
          <w:trPrChange w:id="2101" w:author="OpenAI" w:date="2026-10-01T18:07:00Z" w16du:dateUtc="2026-10-02T01:07:00Z">
            <w:trPr>
              <w:trHeight w:val="720"/>
            </w:trPr>
          </w:trPrChange>
        </w:trPr>
        <w:tc>
          <w:tcPr>
            <w:tcW w:w="1596" w:type="dxa"/>
            <w:tcBorders>
              <w:top w:val="single" w:sz="4" w:space="0" w:color="000000"/>
              <w:left w:val="single" w:sz="4" w:space="0" w:color="000000"/>
              <w:bottom w:val="single" w:sz="4" w:space="0" w:color="000000"/>
              <w:right w:val="single" w:sz="4" w:space="0" w:color="000000"/>
            </w:tcBorders>
            <w:vAlign w:val="center"/>
            <w:tcPrChange w:id="2102" w:author="OpenAI" w:date="2026-10-01T18:07:00Z" w16du:dateUtc="2026-10-02T01:07:00Z">
              <w:tcPr>
                <w:tcW w:w="1830"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103" w:author="OpenAI" w:date="2026-10-01T18:07:00Z" w16du:dateUtc="2026-10-02T01:07:00Z">
                  <w:rPr/>
                </w:rPrChange>
              </w:rPr>
            </w:pPr>
            <w:r>
              <w:rPr>
                <w:sz w:val="22"/>
                <w:rPrChange w:id="2104" w:author="OpenAI" w:date="2026-10-01T18:07:00Z" w16du:dateUtc="2026-10-02T01:07:00Z">
                  <w:rPr/>
                </w:rPrChange>
              </w:rPr>
              <w:t>Tocilizumab</w:t>
            </w:r>
          </w:p>
        </w:tc>
        <w:tc>
          <w:tcPr>
            <w:tcW w:w="956" w:type="dxa"/>
            <w:tcBorders>
              <w:top w:val="single" w:sz="4" w:space="0" w:color="000000"/>
              <w:left w:val="single" w:sz="4" w:space="0" w:color="000000"/>
              <w:bottom w:val="single" w:sz="4" w:space="0" w:color="000000"/>
              <w:right w:val="single" w:sz="4" w:space="0" w:color="000000"/>
            </w:tcBorders>
            <w:vAlign w:val="bottom"/>
            <w:tcPrChange w:id="2105" w:author="OpenAI" w:date="2026-10-01T18:07:00Z" w16du:dateUtc="2026-10-02T01:07:00Z">
              <w:tcPr>
                <w:tcW w:w="1161" w:type="dxa"/>
                <w:gridSpan w:val="2"/>
                <w:tcBorders>
                  <w:top w:val="single" w:sz="4" w:space="0" w:color="000000"/>
                  <w:left w:val="single" w:sz="4" w:space="0" w:color="000000"/>
                  <w:bottom w:val="single" w:sz="4" w:space="0" w:color="000000"/>
                  <w:right w:val="single" w:sz="4" w:space="0" w:color="000000"/>
                </w:tcBorders>
                <w:vAlign w:val="bottom"/>
              </w:tcPr>
            </w:tcPrChange>
          </w:tcPr>
          <w:p w:rsidR="001425FF" w:rsidRDefault="007B1B89">
            <w:pPr>
              <w:jc w:val="left"/>
              <w:rPr>
                <w:sz w:val="22"/>
                <w:rPrChange w:id="2106" w:author="OpenAI" w:date="2026-10-01T18:07:00Z" w16du:dateUtc="2026-10-02T01:07:00Z">
                  <w:rPr/>
                </w:rPrChange>
              </w:rPr>
            </w:pPr>
            <w:r>
              <w:rPr>
                <w:sz w:val="22"/>
                <w:rPrChange w:id="2107" w:author="OpenAI" w:date="2026-10-01T18:07:00Z" w16du:dateUtc="2026-10-02T01:07:00Z">
                  <w:rPr/>
                </w:rPrChange>
              </w:rPr>
              <w:t>Monkey</w:t>
            </w:r>
          </w:p>
        </w:tc>
        <w:tc>
          <w:tcPr>
            <w:tcW w:w="1707" w:type="dxa"/>
            <w:tcBorders>
              <w:top w:val="single" w:sz="4" w:space="0" w:color="000000"/>
              <w:left w:val="single" w:sz="4" w:space="0" w:color="000000"/>
              <w:bottom w:val="single" w:sz="4" w:space="0" w:color="000000"/>
              <w:right w:val="single" w:sz="4" w:space="0" w:color="000000"/>
            </w:tcBorders>
            <w:vAlign w:val="center"/>
            <w:tcPrChange w:id="2108" w:author="OpenAI" w:date="2026-10-01T18:07:00Z" w16du:dateUtc="2026-10-02T01:07:00Z">
              <w:tcPr>
                <w:tcW w:w="1539"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109" w:author="OpenAI" w:date="2026-10-01T18:07:00Z" w16du:dateUtc="2026-10-02T01:07:00Z">
                  <w:rPr/>
                </w:rPrChange>
              </w:rPr>
            </w:pPr>
            <w:r>
              <w:rPr>
                <w:sz w:val="22"/>
                <w:rPrChange w:id="2110" w:author="OpenAI" w:date="2026-10-01T18:07:00Z" w16du:dateUtc="2026-10-02T01:07:00Z">
                  <w:rPr/>
                </w:rPrChange>
              </w:rPr>
              <w:t>kdeg</w:t>
            </w:r>
          </w:p>
        </w:tc>
        <w:tc>
          <w:tcPr>
            <w:tcW w:w="1172" w:type="dxa"/>
            <w:tcBorders>
              <w:top w:val="single" w:sz="4" w:space="0" w:color="000000"/>
              <w:left w:val="single" w:sz="4" w:space="0" w:color="000000"/>
              <w:bottom w:val="single" w:sz="4" w:space="0" w:color="000000"/>
              <w:right w:val="single" w:sz="4" w:space="0" w:color="000000"/>
            </w:tcBorders>
            <w:vAlign w:val="center"/>
            <w:tcPrChange w:id="2111" w:author="OpenAI" w:date="2026-10-01T18:07:00Z" w16du:dateUtc="2026-10-02T01:07:00Z">
              <w:tcPr>
                <w:tcW w:w="1169"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right"/>
              <w:rPr>
                <w:sz w:val="22"/>
                <w:rPrChange w:id="2112" w:author="OpenAI" w:date="2026-10-01T18:07:00Z" w16du:dateUtc="2026-10-02T01:07:00Z">
                  <w:rPr/>
                </w:rPrChange>
              </w:rPr>
            </w:pPr>
            <w:r>
              <w:rPr>
                <w:sz w:val="22"/>
                <w:rPrChange w:id="2113" w:author="OpenAI" w:date="2026-10-01T18:07:00Z" w16du:dateUtc="2026-10-02T01:07:00Z">
                  <w:rPr/>
                </w:rPrChange>
              </w:rPr>
              <w:t>0.28</w:t>
            </w:r>
          </w:p>
        </w:tc>
        <w:tc>
          <w:tcPr>
            <w:tcW w:w="807" w:type="dxa"/>
            <w:tcBorders>
              <w:top w:val="single" w:sz="4" w:space="0" w:color="000000"/>
              <w:left w:val="single" w:sz="4" w:space="0" w:color="000000"/>
              <w:bottom w:val="single" w:sz="4" w:space="0" w:color="000000"/>
              <w:right w:val="single" w:sz="4" w:space="0" w:color="000000"/>
            </w:tcBorders>
            <w:vAlign w:val="center"/>
            <w:tcPrChange w:id="2114" w:author="OpenAI" w:date="2026-10-01T18:07:00Z" w16du:dateUtc="2026-10-02T01:07:00Z">
              <w:tcPr>
                <w:tcW w:w="937"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115" w:author="OpenAI" w:date="2026-10-01T18:07:00Z" w16du:dateUtc="2026-10-02T01:07:00Z">
                  <w:rPr/>
                </w:rPrChange>
              </w:rPr>
            </w:pPr>
            <w:r>
              <w:rPr>
                <w:sz w:val="22"/>
                <w:rPrChange w:id="2116" w:author="OpenAI" w:date="2026-10-01T18:07:00Z" w16du:dateUtc="2026-10-02T01:07:00Z">
                  <w:rPr/>
                </w:rPrChange>
              </w:rPr>
              <w:t>1/h</w:t>
            </w:r>
          </w:p>
        </w:tc>
        <w:tc>
          <w:tcPr>
            <w:tcW w:w="3059" w:type="dxa"/>
            <w:tcBorders>
              <w:top w:val="single" w:sz="4" w:space="0" w:color="000000"/>
              <w:left w:val="single" w:sz="4" w:space="0" w:color="000000"/>
              <w:bottom w:val="single" w:sz="4" w:space="0" w:color="000000"/>
              <w:right w:val="single" w:sz="4" w:space="0" w:color="000000"/>
            </w:tcBorders>
            <w:vAlign w:val="center"/>
            <w:tcPrChange w:id="2117" w:author="OpenAI" w:date="2026-10-01T18:07:00Z" w16du:dateUtc="2026-10-02T01:07:00Z">
              <w:tcPr>
                <w:tcW w:w="2663"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118" w:author="OpenAI" w:date="2026-10-01T18:07:00Z" w16du:dateUtc="2026-10-02T01:07:00Z">
                  <w:rPr/>
                </w:rPrChange>
              </w:rPr>
            </w:pPr>
            <w:r>
              <w:rPr>
                <w:sz w:val="22"/>
                <w:rPrChange w:id="2119" w:author="OpenAI" w:date="2026-10-01T18:07:00Z" w16du:dateUtc="2026-10-02T01:07:00Z">
                  <w:rPr/>
                </w:rPrChange>
              </w:rPr>
              <w:t>Pulse chase experiments</w:t>
            </w:r>
          </w:p>
        </w:tc>
        <w:tc>
          <w:tcPr>
            <w:tcW w:w="1441" w:type="dxa"/>
            <w:tcBorders>
              <w:top w:val="single" w:sz="4" w:space="0" w:color="000000"/>
              <w:left w:val="single" w:sz="4" w:space="0" w:color="000000"/>
              <w:bottom w:val="single" w:sz="4" w:space="0" w:color="000000"/>
              <w:right w:val="single" w:sz="4" w:space="0" w:color="000000"/>
            </w:tcBorders>
            <w:cellDel w:id="2120" w:author="OpenAI" w:date="2026-10-01T18:07:00Z"/>
            <w:tcPrChange w:id="2121" w:author="OpenAI" w:date="2026-10-01T18:07:00Z" w16du:dateUtc="2026-10-02T01:07:00Z">
              <w:tcPr>
                <w:tcW w:w="1441" w:type="dxa"/>
                <w:gridSpan w:val="2"/>
                <w:tcBorders>
                  <w:top w:val="single" w:sz="4" w:space="0" w:color="000000"/>
                  <w:left w:val="single" w:sz="4" w:space="0" w:color="000000"/>
                  <w:bottom w:val="single" w:sz="4" w:space="0" w:color="000000"/>
                  <w:right w:val="single" w:sz="4" w:space="0" w:color="000000"/>
                </w:tcBorders>
                <w:vAlign w:val="center"/>
                <w:cellDel w:id="2122" w:author="OpenAI" w:date="2026-10-01T18:07:00Z"/>
              </w:tcPr>
            </w:tcPrChange>
          </w:tcPr>
          <w:p w:rsidR="007B1B89" w:rsidRDefault="007B1B89">
            <w:pPr>
              <w:jc w:val="center"/>
            </w:pPr>
            <w:del w:id="2123" w:author="OpenAI" w:date="2026-10-01T18:07:00Z" w16du:dateUtc="2026-10-02T01:07:00Z">
              <w:r>
                <w:delText>A Priori and Top Down</w:delText>
              </w:r>
            </w:del>
          </w:p>
        </w:tc>
        <w:tc>
          <w:tcPr>
            <w:tcW w:w="1172" w:type="dxa"/>
            <w:gridSpan w:val="2"/>
            <w:tcBorders>
              <w:top w:val="single" w:sz="4" w:space="0" w:color="000000"/>
              <w:left w:val="single" w:sz="4" w:space="0" w:color="000000"/>
              <w:bottom w:val="single" w:sz="4" w:space="0" w:color="000000"/>
              <w:right w:val="single" w:sz="4" w:space="0" w:color="000000"/>
            </w:tcBorders>
            <w:vAlign w:val="center"/>
            <w:tcPrChange w:id="2124" w:author="OpenAI" w:date="2026-10-01T18:07:00Z" w16du:dateUtc="2026-10-02T01:07:00Z">
              <w:tcPr>
                <w:tcW w:w="3115"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125" w:author="OpenAI" w:date="2026-10-01T18:07:00Z" w16du:dateUtc="2026-10-02T01:07:00Z">
                  <w:rPr/>
                </w:rPrChange>
              </w:rPr>
            </w:pPr>
            <w:r>
              <w:rPr>
                <w:sz w:val="22"/>
                <w:rPrChange w:id="2126" w:author="OpenAI" w:date="2026-10-01T18:07:00Z" w16du:dateUtc="2026-10-02T01:07:00Z">
                  <w:rPr/>
                </w:rPrChange>
              </w:rPr>
              <w:t>[15]</w:t>
            </w:r>
          </w:p>
        </w:tc>
      </w:tr>
      <w:tr w:rsidR="001425FF">
        <w:trPr>
          <w:trHeight w:val="720"/>
          <w:trPrChange w:id="2127" w:author="OpenAI" w:date="2026-10-01T18:07:00Z" w16du:dateUtc="2026-10-02T01:07:00Z">
            <w:trPr>
              <w:trHeight w:val="720"/>
            </w:trPr>
          </w:trPrChange>
        </w:trPr>
        <w:tc>
          <w:tcPr>
            <w:tcW w:w="1596" w:type="dxa"/>
            <w:tcBorders>
              <w:top w:val="single" w:sz="4" w:space="0" w:color="000000"/>
              <w:left w:val="single" w:sz="4" w:space="0" w:color="000000"/>
              <w:bottom w:val="single" w:sz="4" w:space="0" w:color="000000"/>
              <w:right w:val="single" w:sz="4" w:space="0" w:color="000000"/>
            </w:tcBorders>
            <w:vAlign w:val="center"/>
            <w:tcPrChange w:id="2128" w:author="OpenAI" w:date="2026-10-01T18:07:00Z" w16du:dateUtc="2026-10-02T01:07:00Z">
              <w:tcPr>
                <w:tcW w:w="1830"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129" w:author="OpenAI" w:date="2026-10-01T18:07:00Z" w16du:dateUtc="2026-10-02T01:07:00Z">
                  <w:rPr/>
                </w:rPrChange>
              </w:rPr>
            </w:pPr>
            <w:r>
              <w:rPr>
                <w:sz w:val="22"/>
                <w:rPrChange w:id="2130" w:author="OpenAI" w:date="2026-10-01T18:07:00Z" w16du:dateUtc="2026-10-02T01:07:00Z">
                  <w:rPr/>
                </w:rPrChange>
              </w:rPr>
              <w:t>Tocilizumab</w:t>
            </w:r>
          </w:p>
        </w:tc>
        <w:tc>
          <w:tcPr>
            <w:tcW w:w="956" w:type="dxa"/>
            <w:tcBorders>
              <w:top w:val="single" w:sz="4" w:space="0" w:color="000000"/>
              <w:left w:val="single" w:sz="4" w:space="0" w:color="000000"/>
              <w:bottom w:val="single" w:sz="4" w:space="0" w:color="000000"/>
              <w:right w:val="single" w:sz="4" w:space="0" w:color="000000"/>
            </w:tcBorders>
            <w:vAlign w:val="bottom"/>
            <w:tcPrChange w:id="2131" w:author="OpenAI" w:date="2026-10-01T18:07:00Z" w16du:dateUtc="2026-10-02T01:07:00Z">
              <w:tcPr>
                <w:tcW w:w="1161" w:type="dxa"/>
                <w:gridSpan w:val="2"/>
                <w:tcBorders>
                  <w:top w:val="single" w:sz="4" w:space="0" w:color="000000"/>
                  <w:left w:val="single" w:sz="4" w:space="0" w:color="000000"/>
                  <w:bottom w:val="single" w:sz="4" w:space="0" w:color="000000"/>
                  <w:right w:val="single" w:sz="4" w:space="0" w:color="000000"/>
                </w:tcBorders>
                <w:vAlign w:val="bottom"/>
              </w:tcPr>
            </w:tcPrChange>
          </w:tcPr>
          <w:p w:rsidR="001425FF" w:rsidRDefault="007B1B89">
            <w:pPr>
              <w:jc w:val="left"/>
              <w:rPr>
                <w:sz w:val="22"/>
                <w:rPrChange w:id="2132" w:author="OpenAI" w:date="2026-10-01T18:07:00Z" w16du:dateUtc="2026-10-02T01:07:00Z">
                  <w:rPr/>
                </w:rPrChange>
              </w:rPr>
            </w:pPr>
            <w:r>
              <w:rPr>
                <w:sz w:val="22"/>
                <w:rPrChange w:id="2133" w:author="OpenAI" w:date="2026-10-01T18:07:00Z" w16du:dateUtc="2026-10-02T01:07:00Z">
                  <w:rPr/>
                </w:rPrChange>
              </w:rPr>
              <w:t>Monkey</w:t>
            </w:r>
          </w:p>
        </w:tc>
        <w:tc>
          <w:tcPr>
            <w:tcW w:w="1707" w:type="dxa"/>
            <w:tcBorders>
              <w:top w:val="single" w:sz="4" w:space="0" w:color="000000"/>
              <w:left w:val="single" w:sz="4" w:space="0" w:color="000000"/>
              <w:bottom w:val="single" w:sz="4" w:space="0" w:color="000000"/>
              <w:right w:val="single" w:sz="4" w:space="0" w:color="000000"/>
            </w:tcBorders>
            <w:vAlign w:val="center"/>
            <w:tcPrChange w:id="2134" w:author="OpenAI" w:date="2026-10-01T18:07:00Z" w16du:dateUtc="2026-10-02T01:07:00Z">
              <w:tcPr>
                <w:tcW w:w="1539"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135" w:author="OpenAI" w:date="2026-10-01T18:07:00Z" w16du:dateUtc="2026-10-02T01:07:00Z">
                  <w:rPr/>
                </w:rPrChange>
              </w:rPr>
            </w:pPr>
            <w:r>
              <w:rPr>
                <w:sz w:val="22"/>
                <w:rPrChange w:id="2136" w:author="OpenAI" w:date="2026-10-01T18:07:00Z" w16du:dateUtc="2026-10-02T01:07:00Z">
                  <w:rPr/>
                </w:rPrChange>
              </w:rPr>
              <w:t>Kd (FcRn) in endosomal space</w:t>
            </w:r>
          </w:p>
        </w:tc>
        <w:tc>
          <w:tcPr>
            <w:tcW w:w="1172" w:type="dxa"/>
            <w:tcBorders>
              <w:top w:val="single" w:sz="4" w:space="0" w:color="000000"/>
              <w:left w:val="single" w:sz="4" w:space="0" w:color="000000"/>
              <w:bottom w:val="single" w:sz="4" w:space="0" w:color="000000"/>
              <w:right w:val="single" w:sz="4" w:space="0" w:color="000000"/>
            </w:tcBorders>
            <w:vAlign w:val="center"/>
            <w:tcPrChange w:id="2137" w:author="OpenAI" w:date="2026-10-01T18:07:00Z" w16du:dateUtc="2026-10-02T01:07:00Z">
              <w:tcPr>
                <w:tcW w:w="1169"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right"/>
              <w:rPr>
                <w:sz w:val="22"/>
                <w:rPrChange w:id="2138" w:author="OpenAI" w:date="2026-10-01T18:07:00Z" w16du:dateUtc="2026-10-02T01:07:00Z">
                  <w:rPr/>
                </w:rPrChange>
              </w:rPr>
            </w:pPr>
            <w:r>
              <w:rPr>
                <w:sz w:val="22"/>
                <w:rPrChange w:id="2139" w:author="OpenAI" w:date="2026-10-01T18:07:00Z" w16du:dateUtc="2026-10-02T01:07:00Z">
                  <w:rPr/>
                </w:rPrChange>
              </w:rPr>
              <w:t>1.07</w:t>
            </w:r>
          </w:p>
        </w:tc>
        <w:tc>
          <w:tcPr>
            <w:tcW w:w="807" w:type="dxa"/>
            <w:tcBorders>
              <w:top w:val="single" w:sz="4" w:space="0" w:color="000000"/>
              <w:left w:val="single" w:sz="4" w:space="0" w:color="000000"/>
              <w:bottom w:val="single" w:sz="4" w:space="0" w:color="000000"/>
              <w:right w:val="single" w:sz="4" w:space="0" w:color="000000"/>
            </w:tcBorders>
            <w:vAlign w:val="center"/>
            <w:tcPrChange w:id="2140" w:author="OpenAI" w:date="2026-10-01T18:07:00Z" w16du:dateUtc="2026-10-02T01:07:00Z">
              <w:tcPr>
                <w:tcW w:w="937"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141" w:author="OpenAI" w:date="2026-10-01T18:07:00Z" w16du:dateUtc="2026-10-02T01:07:00Z">
                  <w:rPr/>
                </w:rPrChange>
              </w:rPr>
            </w:pPr>
            <w:r>
              <w:rPr>
                <w:sz w:val="22"/>
                <w:rPrChange w:id="2142" w:author="OpenAI" w:date="2026-10-01T18:07:00Z" w16du:dateUtc="2026-10-02T01:07:00Z">
                  <w:rPr/>
                </w:rPrChange>
              </w:rPr>
              <w:t>uM</w:t>
            </w:r>
          </w:p>
        </w:tc>
        <w:tc>
          <w:tcPr>
            <w:tcW w:w="3059" w:type="dxa"/>
            <w:tcBorders>
              <w:top w:val="single" w:sz="4" w:space="0" w:color="000000"/>
              <w:left w:val="single" w:sz="4" w:space="0" w:color="000000"/>
              <w:bottom w:val="single" w:sz="4" w:space="0" w:color="000000"/>
              <w:right w:val="single" w:sz="4" w:space="0" w:color="000000"/>
            </w:tcBorders>
            <w:vAlign w:val="center"/>
            <w:tcPrChange w:id="2143" w:author="OpenAI" w:date="2026-10-01T18:07:00Z" w16du:dateUtc="2026-10-02T01:07:00Z">
              <w:tcPr>
                <w:tcW w:w="2663"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144" w:author="OpenAI" w:date="2026-10-01T18:07:00Z" w16du:dateUtc="2026-10-02T01:07:00Z">
                  <w:rPr/>
                </w:rPrChange>
              </w:rPr>
            </w:pPr>
            <w:r>
              <w:rPr>
                <w:sz w:val="22"/>
                <w:rPrChange w:id="2145" w:author="OpenAI" w:date="2026-10-01T18:07:00Z" w16du:dateUtc="2026-10-02T01:07:00Z">
                  <w:rPr/>
                </w:rPrChange>
              </w:rPr>
              <w:t>Model-based meta analysis</w:t>
            </w:r>
          </w:p>
        </w:tc>
        <w:tc>
          <w:tcPr>
            <w:tcW w:w="1441" w:type="dxa"/>
            <w:tcBorders>
              <w:top w:val="single" w:sz="4" w:space="0" w:color="000000"/>
              <w:left w:val="single" w:sz="4" w:space="0" w:color="000000"/>
              <w:bottom w:val="single" w:sz="4" w:space="0" w:color="000000"/>
              <w:right w:val="single" w:sz="4" w:space="0" w:color="000000"/>
            </w:tcBorders>
            <w:cellDel w:id="2146" w:author="OpenAI" w:date="2026-10-01T18:07:00Z"/>
            <w:tcPrChange w:id="2147" w:author="OpenAI" w:date="2026-10-01T18:07:00Z" w16du:dateUtc="2026-10-02T01:07:00Z">
              <w:tcPr>
                <w:tcW w:w="1441" w:type="dxa"/>
                <w:gridSpan w:val="2"/>
                <w:tcBorders>
                  <w:top w:val="single" w:sz="4" w:space="0" w:color="000000"/>
                  <w:left w:val="single" w:sz="4" w:space="0" w:color="000000"/>
                  <w:bottom w:val="single" w:sz="4" w:space="0" w:color="000000"/>
                  <w:right w:val="single" w:sz="4" w:space="0" w:color="000000"/>
                </w:tcBorders>
                <w:vAlign w:val="center"/>
                <w:cellDel w:id="2148" w:author="OpenAI" w:date="2026-10-01T18:07:00Z"/>
              </w:tcPr>
            </w:tcPrChange>
          </w:tcPr>
          <w:p w:rsidR="007B1B89" w:rsidRDefault="007B1B89">
            <w:pPr>
              <w:jc w:val="center"/>
            </w:pPr>
            <w:del w:id="2149" w:author="OpenAI" w:date="2026-10-01T18:07:00Z" w16du:dateUtc="2026-10-02T01:07:00Z">
              <w:r>
                <w:delText>A Priori</w:delText>
              </w:r>
            </w:del>
          </w:p>
        </w:tc>
        <w:tc>
          <w:tcPr>
            <w:tcW w:w="1172" w:type="dxa"/>
            <w:gridSpan w:val="2"/>
            <w:tcBorders>
              <w:top w:val="single" w:sz="4" w:space="0" w:color="000000"/>
              <w:left w:val="single" w:sz="4" w:space="0" w:color="000000"/>
              <w:bottom w:val="single" w:sz="4" w:space="0" w:color="000000"/>
              <w:right w:val="single" w:sz="4" w:space="0" w:color="000000"/>
            </w:tcBorders>
            <w:vAlign w:val="center"/>
            <w:tcPrChange w:id="2150" w:author="OpenAI" w:date="2026-10-01T18:07:00Z" w16du:dateUtc="2026-10-02T01:07:00Z">
              <w:tcPr>
                <w:tcW w:w="3115"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151" w:author="OpenAI" w:date="2026-10-01T18:07:00Z" w16du:dateUtc="2026-10-02T01:07:00Z">
                  <w:rPr/>
                </w:rPrChange>
              </w:rPr>
            </w:pPr>
            <w:r>
              <w:rPr>
                <w:sz w:val="22"/>
                <w:rPrChange w:id="2152" w:author="OpenAI" w:date="2026-10-01T18:07:00Z" w16du:dateUtc="2026-10-02T01:07:00Z">
                  <w:rPr/>
                </w:rPrChange>
              </w:rPr>
              <w:t>[5]</w:t>
            </w:r>
          </w:p>
        </w:tc>
      </w:tr>
      <w:tr w:rsidR="001425FF">
        <w:trPr>
          <w:trHeight w:val="417"/>
          <w:trPrChange w:id="2153" w:author="OpenAI" w:date="2026-10-01T18:07:00Z" w16du:dateUtc="2026-10-02T01:07:00Z">
            <w:trPr>
              <w:trHeight w:val="417"/>
            </w:trPr>
          </w:trPrChange>
        </w:trPr>
        <w:tc>
          <w:tcPr>
            <w:tcW w:w="1596" w:type="dxa"/>
            <w:tcBorders>
              <w:top w:val="single" w:sz="4" w:space="0" w:color="000000"/>
              <w:left w:val="single" w:sz="4" w:space="0" w:color="000000"/>
              <w:bottom w:val="single" w:sz="4" w:space="0" w:color="000000"/>
              <w:right w:val="single" w:sz="4" w:space="0" w:color="000000"/>
            </w:tcBorders>
            <w:vAlign w:val="center"/>
            <w:tcPrChange w:id="2154" w:author="OpenAI" w:date="2026-10-01T18:07:00Z" w16du:dateUtc="2026-10-02T01:07:00Z">
              <w:tcPr>
                <w:tcW w:w="1830"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155" w:author="OpenAI" w:date="2026-10-01T18:07:00Z" w16du:dateUtc="2026-10-02T01:07:00Z">
                  <w:rPr/>
                </w:rPrChange>
              </w:rPr>
            </w:pPr>
            <w:r>
              <w:rPr>
                <w:sz w:val="22"/>
                <w:rPrChange w:id="2156" w:author="OpenAI" w:date="2026-10-01T18:07:00Z" w16du:dateUtc="2026-10-02T01:07:00Z">
                  <w:rPr/>
                </w:rPrChange>
              </w:rPr>
              <w:t>Adalimumab</w:t>
            </w:r>
          </w:p>
        </w:tc>
        <w:tc>
          <w:tcPr>
            <w:tcW w:w="956" w:type="dxa"/>
            <w:tcBorders>
              <w:top w:val="single" w:sz="4" w:space="0" w:color="000000"/>
              <w:left w:val="single" w:sz="4" w:space="0" w:color="000000"/>
              <w:bottom w:val="single" w:sz="4" w:space="0" w:color="000000"/>
              <w:right w:val="single" w:sz="4" w:space="0" w:color="000000"/>
            </w:tcBorders>
            <w:vAlign w:val="bottom"/>
            <w:tcPrChange w:id="2157" w:author="OpenAI" w:date="2026-10-01T18:07:00Z" w16du:dateUtc="2026-10-02T01:07:00Z">
              <w:tcPr>
                <w:tcW w:w="1161" w:type="dxa"/>
                <w:gridSpan w:val="2"/>
                <w:tcBorders>
                  <w:top w:val="single" w:sz="4" w:space="0" w:color="000000"/>
                  <w:left w:val="single" w:sz="4" w:space="0" w:color="000000"/>
                  <w:bottom w:val="single" w:sz="4" w:space="0" w:color="000000"/>
                  <w:right w:val="single" w:sz="4" w:space="0" w:color="000000"/>
                </w:tcBorders>
                <w:vAlign w:val="bottom"/>
              </w:tcPr>
            </w:tcPrChange>
          </w:tcPr>
          <w:p w:rsidR="001425FF" w:rsidRDefault="007B1B89">
            <w:pPr>
              <w:jc w:val="left"/>
              <w:rPr>
                <w:sz w:val="22"/>
                <w:rPrChange w:id="2158" w:author="OpenAI" w:date="2026-10-01T18:07:00Z" w16du:dateUtc="2026-10-02T01:07:00Z">
                  <w:rPr/>
                </w:rPrChange>
              </w:rPr>
            </w:pPr>
            <w:r>
              <w:rPr>
                <w:sz w:val="22"/>
                <w:rPrChange w:id="2159" w:author="OpenAI" w:date="2026-10-01T18:07:00Z" w16du:dateUtc="2026-10-02T01:07:00Z">
                  <w:rPr/>
                </w:rPrChange>
              </w:rPr>
              <w:t>Human</w:t>
            </w:r>
          </w:p>
        </w:tc>
        <w:tc>
          <w:tcPr>
            <w:tcW w:w="1707" w:type="dxa"/>
            <w:tcBorders>
              <w:top w:val="single" w:sz="4" w:space="0" w:color="000000"/>
              <w:left w:val="single" w:sz="4" w:space="0" w:color="000000"/>
              <w:bottom w:val="single" w:sz="4" w:space="0" w:color="000000"/>
              <w:right w:val="single" w:sz="4" w:space="0" w:color="000000"/>
            </w:tcBorders>
            <w:vAlign w:val="center"/>
            <w:tcPrChange w:id="2160" w:author="OpenAI" w:date="2026-10-01T18:07:00Z" w16du:dateUtc="2026-10-02T01:07:00Z">
              <w:tcPr>
                <w:tcW w:w="1539"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161" w:author="OpenAI" w:date="2026-10-01T18:07:00Z" w16du:dateUtc="2026-10-02T01:07:00Z">
                  <w:rPr/>
                </w:rPrChange>
              </w:rPr>
            </w:pPr>
            <w:r>
              <w:rPr>
                <w:sz w:val="22"/>
                <w:rPrChange w:id="2162" w:author="OpenAI" w:date="2026-10-01T18:07:00Z" w16du:dateUtc="2026-10-02T01:07:00Z">
                  <w:rPr/>
                </w:rPrChange>
              </w:rPr>
              <w:t>Kd</w:t>
            </w:r>
          </w:p>
        </w:tc>
        <w:tc>
          <w:tcPr>
            <w:tcW w:w="1172" w:type="dxa"/>
            <w:tcBorders>
              <w:top w:val="single" w:sz="4" w:space="0" w:color="000000"/>
              <w:left w:val="single" w:sz="4" w:space="0" w:color="000000"/>
              <w:bottom w:val="single" w:sz="4" w:space="0" w:color="000000"/>
              <w:right w:val="single" w:sz="4" w:space="0" w:color="000000"/>
            </w:tcBorders>
            <w:vAlign w:val="center"/>
            <w:tcPrChange w:id="2163" w:author="OpenAI" w:date="2026-10-01T18:07:00Z" w16du:dateUtc="2026-10-02T01:07:00Z">
              <w:tcPr>
                <w:tcW w:w="1169"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right"/>
              <w:rPr>
                <w:sz w:val="22"/>
                <w:rPrChange w:id="2164" w:author="OpenAI" w:date="2026-10-01T18:07:00Z" w16du:dateUtc="2026-10-02T01:07:00Z">
                  <w:rPr/>
                </w:rPrChange>
              </w:rPr>
            </w:pPr>
            <w:r>
              <w:rPr>
                <w:sz w:val="22"/>
                <w:rPrChange w:id="2165" w:author="OpenAI" w:date="2026-10-01T18:07:00Z" w16du:dateUtc="2026-10-02T01:07:00Z">
                  <w:rPr/>
                </w:rPrChange>
              </w:rPr>
              <w:t>0.000127</w:t>
            </w:r>
          </w:p>
        </w:tc>
        <w:tc>
          <w:tcPr>
            <w:tcW w:w="807" w:type="dxa"/>
            <w:tcBorders>
              <w:top w:val="single" w:sz="4" w:space="0" w:color="000000"/>
              <w:left w:val="single" w:sz="4" w:space="0" w:color="000000"/>
              <w:bottom w:val="single" w:sz="4" w:space="0" w:color="000000"/>
              <w:right w:val="single" w:sz="4" w:space="0" w:color="000000"/>
            </w:tcBorders>
            <w:vAlign w:val="center"/>
            <w:tcPrChange w:id="2166" w:author="OpenAI" w:date="2026-10-01T18:07:00Z" w16du:dateUtc="2026-10-02T01:07:00Z">
              <w:tcPr>
                <w:tcW w:w="937"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167" w:author="OpenAI" w:date="2026-10-01T18:07:00Z" w16du:dateUtc="2026-10-02T01:07:00Z">
                  <w:rPr/>
                </w:rPrChange>
              </w:rPr>
            </w:pPr>
            <w:r>
              <w:rPr>
                <w:sz w:val="22"/>
                <w:rPrChange w:id="2168" w:author="OpenAI" w:date="2026-10-01T18:07:00Z" w16du:dateUtc="2026-10-02T01:07:00Z">
                  <w:rPr/>
                </w:rPrChange>
              </w:rPr>
              <w:t>uM</w:t>
            </w:r>
          </w:p>
        </w:tc>
        <w:tc>
          <w:tcPr>
            <w:tcW w:w="3059" w:type="dxa"/>
            <w:gridSpan w:val="2"/>
            <w:tcBorders>
              <w:top w:val="single" w:sz="4" w:space="0" w:color="000000"/>
              <w:left w:val="single" w:sz="4" w:space="0" w:color="000000"/>
              <w:bottom w:val="single" w:sz="4" w:space="0" w:color="000000"/>
              <w:right w:val="single" w:sz="4" w:space="0" w:color="000000"/>
            </w:tcBorders>
            <w:vAlign w:val="center"/>
            <w:tcPrChange w:id="2169" w:author="OpenAI" w:date="2026-10-01T18:07:00Z" w16du:dateUtc="2026-10-02T01:07:00Z">
              <w:tcPr>
                <w:tcW w:w="2663"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170" w:author="OpenAI" w:date="2026-10-01T18:07:00Z" w16du:dateUtc="2026-10-02T01:07:00Z">
                  <w:rPr/>
                </w:rPrChange>
              </w:rPr>
            </w:pPr>
            <w:r>
              <w:rPr>
                <w:sz w:val="22"/>
                <w:rPrChange w:id="2171" w:author="OpenAI" w:date="2026-10-01T18:07:00Z" w16du:dateUtc="2026-10-02T01:07:00Z">
                  <w:rPr/>
                </w:rPrChange>
              </w:rPr>
              <w:t>SPR/Biacore (Biacore 3000)</w:t>
            </w:r>
          </w:p>
        </w:tc>
        <w:tc>
          <w:tcPr>
            <w:tcW w:w="1172" w:type="dxa"/>
            <w:tcBorders>
              <w:top w:val="single" w:sz="4" w:space="0" w:color="000000"/>
              <w:left w:val="single" w:sz="4" w:space="0" w:color="000000"/>
              <w:bottom w:val="single" w:sz="4" w:space="0" w:color="000000"/>
              <w:right w:val="single" w:sz="4" w:space="0" w:color="000000"/>
            </w:tcBorders>
            <w:vAlign w:val="center"/>
            <w:tcPrChange w:id="2172" w:author="OpenAI" w:date="2026-10-01T18:07:00Z" w16du:dateUtc="2026-10-02T01:07:00Z">
              <w:tcPr>
                <w:tcW w:w="1441"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173" w:author="OpenAI" w:date="2026-10-01T18:07:00Z" w16du:dateUtc="2026-10-02T01:07:00Z">
                  <w:rPr/>
                </w:rPrChange>
              </w:rPr>
              <w:pPrChange w:id="2174" w:author="OpenAI" w:date="2026-10-01T18:07:00Z" w16du:dateUtc="2026-10-02T01:07:00Z">
                <w:pPr>
                  <w:jc w:val="center"/>
                </w:pPr>
              </w:pPrChange>
            </w:pPr>
            <w:del w:id="2175" w:author="OpenAI" w:date="2026-10-01T18:07:00Z" w16du:dateUtc="2026-10-02T01:07:00Z">
              <w:r>
                <w:delText>A Priori and Top Down</w:delText>
              </w:r>
            </w:del>
            <w:ins w:id="2176" w:author="OpenAI" w:date="2026-10-01T18:07:00Z" w16du:dateUtc="2026-10-02T01:07:00Z">
              <w:r>
                <w:rPr>
                  <w:sz w:val="22"/>
                  <w:szCs w:val="22"/>
                </w:rPr>
                <w:t>[1]</w:t>
              </w:r>
            </w:ins>
          </w:p>
        </w:tc>
        <w:tc>
          <w:tcPr>
            <w:tcW w:w="3115" w:type="dxa"/>
            <w:tcBorders>
              <w:top w:val="single" w:sz="4" w:space="0" w:color="000000"/>
              <w:left w:val="single" w:sz="4" w:space="0" w:color="000000"/>
              <w:bottom w:val="single" w:sz="4" w:space="0" w:color="000000"/>
              <w:right w:val="single" w:sz="4" w:space="0" w:color="000000"/>
            </w:tcBorders>
            <w:cellDel w:id="2177" w:author="OpenAI" w:date="2026-10-01T18:07:00Z"/>
            <w:tcPrChange w:id="2178" w:author="OpenAI" w:date="2026-10-01T18:07:00Z" w16du:dateUtc="2026-10-02T01:07:00Z">
              <w:tcPr>
                <w:tcW w:w="3115" w:type="dxa"/>
                <w:tcBorders>
                  <w:top w:val="single" w:sz="4" w:space="0" w:color="000000"/>
                  <w:left w:val="single" w:sz="4" w:space="0" w:color="000000"/>
                  <w:bottom w:val="single" w:sz="4" w:space="0" w:color="000000"/>
                  <w:right w:val="single" w:sz="4" w:space="0" w:color="000000"/>
                </w:tcBorders>
                <w:vAlign w:val="center"/>
                <w:cellDel w:id="2179" w:author="OpenAI" w:date="2026-10-01T18:07:00Z"/>
              </w:tcPr>
            </w:tcPrChange>
          </w:tcPr>
          <w:p w:rsidR="007B1B89" w:rsidRDefault="007B1B89">
            <w:pPr>
              <w:jc w:val="left"/>
            </w:pPr>
            <w:del w:id="2180" w:author="OpenAI" w:date="2026-10-01T18:07:00Z" w16du:dateUtc="2026-10-02T01:07:00Z">
              <w:r>
                <w:delText>[1]</w:delText>
              </w:r>
            </w:del>
          </w:p>
        </w:tc>
      </w:tr>
      <w:tr w:rsidR="001425FF">
        <w:trPr>
          <w:trHeight w:val="417"/>
          <w:trPrChange w:id="2181" w:author="OpenAI" w:date="2026-10-01T18:07:00Z" w16du:dateUtc="2026-10-02T01:07:00Z">
            <w:trPr>
              <w:trHeight w:val="417"/>
            </w:trPr>
          </w:trPrChange>
        </w:trPr>
        <w:tc>
          <w:tcPr>
            <w:tcW w:w="1596" w:type="dxa"/>
            <w:tcBorders>
              <w:top w:val="single" w:sz="4" w:space="0" w:color="000000"/>
              <w:left w:val="single" w:sz="4" w:space="0" w:color="000000"/>
              <w:bottom w:val="single" w:sz="4" w:space="0" w:color="000000"/>
              <w:right w:val="single" w:sz="4" w:space="0" w:color="000000"/>
            </w:tcBorders>
            <w:vAlign w:val="center"/>
            <w:tcPrChange w:id="2182" w:author="OpenAI" w:date="2026-10-01T18:07:00Z" w16du:dateUtc="2026-10-02T01:07:00Z">
              <w:tcPr>
                <w:tcW w:w="1830"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183" w:author="OpenAI" w:date="2026-10-01T18:07:00Z" w16du:dateUtc="2026-10-02T01:07:00Z">
                  <w:rPr/>
                </w:rPrChange>
              </w:rPr>
            </w:pPr>
            <w:r>
              <w:rPr>
                <w:sz w:val="22"/>
                <w:rPrChange w:id="2184" w:author="OpenAI" w:date="2026-10-01T18:07:00Z" w16du:dateUtc="2026-10-02T01:07:00Z">
                  <w:rPr/>
                </w:rPrChange>
              </w:rPr>
              <w:t>Adalimumab</w:t>
            </w:r>
          </w:p>
        </w:tc>
        <w:tc>
          <w:tcPr>
            <w:tcW w:w="956" w:type="dxa"/>
            <w:tcBorders>
              <w:top w:val="single" w:sz="4" w:space="0" w:color="000000"/>
              <w:left w:val="single" w:sz="4" w:space="0" w:color="000000"/>
              <w:bottom w:val="single" w:sz="4" w:space="0" w:color="000000"/>
              <w:right w:val="single" w:sz="4" w:space="0" w:color="000000"/>
            </w:tcBorders>
            <w:vAlign w:val="bottom"/>
            <w:tcPrChange w:id="2185" w:author="OpenAI" w:date="2026-10-01T18:07:00Z" w16du:dateUtc="2026-10-02T01:07:00Z">
              <w:tcPr>
                <w:tcW w:w="1161" w:type="dxa"/>
                <w:gridSpan w:val="2"/>
                <w:tcBorders>
                  <w:top w:val="single" w:sz="4" w:space="0" w:color="000000"/>
                  <w:left w:val="single" w:sz="4" w:space="0" w:color="000000"/>
                  <w:bottom w:val="single" w:sz="4" w:space="0" w:color="000000"/>
                  <w:right w:val="single" w:sz="4" w:space="0" w:color="000000"/>
                </w:tcBorders>
                <w:vAlign w:val="bottom"/>
              </w:tcPr>
            </w:tcPrChange>
          </w:tcPr>
          <w:p w:rsidR="001425FF" w:rsidRDefault="007B1B89">
            <w:pPr>
              <w:jc w:val="left"/>
              <w:rPr>
                <w:sz w:val="22"/>
                <w:rPrChange w:id="2186" w:author="OpenAI" w:date="2026-10-01T18:07:00Z" w16du:dateUtc="2026-10-02T01:07:00Z">
                  <w:rPr/>
                </w:rPrChange>
              </w:rPr>
            </w:pPr>
            <w:r>
              <w:rPr>
                <w:sz w:val="22"/>
                <w:rPrChange w:id="2187" w:author="OpenAI" w:date="2026-10-01T18:07:00Z" w16du:dateUtc="2026-10-02T01:07:00Z">
                  <w:rPr/>
                </w:rPrChange>
              </w:rPr>
              <w:t>Human</w:t>
            </w:r>
          </w:p>
        </w:tc>
        <w:tc>
          <w:tcPr>
            <w:tcW w:w="1707" w:type="dxa"/>
            <w:tcBorders>
              <w:top w:val="single" w:sz="4" w:space="0" w:color="000000"/>
              <w:left w:val="single" w:sz="4" w:space="0" w:color="000000"/>
              <w:bottom w:val="single" w:sz="4" w:space="0" w:color="000000"/>
              <w:right w:val="single" w:sz="4" w:space="0" w:color="000000"/>
            </w:tcBorders>
            <w:vAlign w:val="center"/>
            <w:tcPrChange w:id="2188" w:author="OpenAI" w:date="2026-10-01T18:07:00Z" w16du:dateUtc="2026-10-02T01:07:00Z">
              <w:tcPr>
                <w:tcW w:w="1539"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189" w:author="OpenAI" w:date="2026-10-01T18:07:00Z" w16du:dateUtc="2026-10-02T01:07:00Z">
                  <w:rPr/>
                </w:rPrChange>
              </w:rPr>
            </w:pPr>
            <w:r>
              <w:rPr>
                <w:sz w:val="22"/>
                <w:rPrChange w:id="2190" w:author="OpenAI" w:date="2026-10-01T18:07:00Z" w16du:dateUtc="2026-10-02T01:07:00Z">
                  <w:rPr/>
                </w:rPrChange>
              </w:rPr>
              <w:t>koff</w:t>
            </w:r>
          </w:p>
        </w:tc>
        <w:tc>
          <w:tcPr>
            <w:tcW w:w="1172" w:type="dxa"/>
            <w:tcBorders>
              <w:top w:val="single" w:sz="4" w:space="0" w:color="000000"/>
              <w:left w:val="single" w:sz="4" w:space="0" w:color="000000"/>
              <w:bottom w:val="single" w:sz="4" w:space="0" w:color="000000"/>
              <w:right w:val="single" w:sz="4" w:space="0" w:color="000000"/>
            </w:tcBorders>
            <w:vAlign w:val="center"/>
            <w:tcPrChange w:id="2191" w:author="OpenAI" w:date="2026-10-01T18:07:00Z" w16du:dateUtc="2026-10-02T01:07:00Z">
              <w:tcPr>
                <w:tcW w:w="1169"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right"/>
              <w:rPr>
                <w:sz w:val="22"/>
                <w:rPrChange w:id="2192" w:author="OpenAI" w:date="2026-10-01T18:07:00Z" w16du:dateUtc="2026-10-02T01:07:00Z">
                  <w:rPr/>
                </w:rPrChange>
              </w:rPr>
            </w:pPr>
            <w:r>
              <w:rPr>
                <w:sz w:val="22"/>
                <w:rPrChange w:id="2193" w:author="OpenAI" w:date="2026-10-01T18:07:00Z" w16du:dateUtc="2026-10-02T01:07:00Z">
                  <w:rPr/>
                </w:rPrChange>
              </w:rPr>
              <w:t>0.0096</w:t>
            </w:r>
          </w:p>
        </w:tc>
        <w:tc>
          <w:tcPr>
            <w:tcW w:w="807" w:type="dxa"/>
            <w:tcBorders>
              <w:top w:val="single" w:sz="4" w:space="0" w:color="000000"/>
              <w:left w:val="single" w:sz="4" w:space="0" w:color="000000"/>
              <w:bottom w:val="single" w:sz="4" w:space="0" w:color="000000"/>
              <w:right w:val="single" w:sz="4" w:space="0" w:color="000000"/>
            </w:tcBorders>
            <w:vAlign w:val="center"/>
            <w:tcPrChange w:id="2194" w:author="OpenAI" w:date="2026-10-01T18:07:00Z" w16du:dateUtc="2026-10-02T01:07:00Z">
              <w:tcPr>
                <w:tcW w:w="937"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195" w:author="OpenAI" w:date="2026-10-01T18:07:00Z" w16du:dateUtc="2026-10-02T01:07:00Z">
                  <w:rPr/>
                </w:rPrChange>
              </w:rPr>
            </w:pPr>
            <w:r>
              <w:rPr>
                <w:sz w:val="22"/>
                <w:rPrChange w:id="2196" w:author="OpenAI" w:date="2026-10-01T18:07:00Z" w16du:dateUtc="2026-10-02T01:07:00Z">
                  <w:rPr/>
                </w:rPrChange>
              </w:rPr>
              <w:t>1/min</w:t>
            </w:r>
          </w:p>
        </w:tc>
        <w:tc>
          <w:tcPr>
            <w:tcW w:w="3059" w:type="dxa"/>
            <w:gridSpan w:val="2"/>
            <w:tcBorders>
              <w:top w:val="single" w:sz="4" w:space="0" w:color="000000"/>
              <w:left w:val="single" w:sz="4" w:space="0" w:color="000000"/>
              <w:bottom w:val="single" w:sz="4" w:space="0" w:color="000000"/>
              <w:right w:val="single" w:sz="4" w:space="0" w:color="000000"/>
            </w:tcBorders>
            <w:vAlign w:val="center"/>
            <w:tcPrChange w:id="2197" w:author="OpenAI" w:date="2026-10-01T18:07:00Z" w16du:dateUtc="2026-10-02T01:07:00Z">
              <w:tcPr>
                <w:tcW w:w="2663"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198" w:author="OpenAI" w:date="2026-10-01T18:07:00Z" w16du:dateUtc="2026-10-02T01:07:00Z">
                  <w:rPr/>
                </w:rPrChange>
              </w:rPr>
            </w:pPr>
            <w:r>
              <w:rPr>
                <w:sz w:val="22"/>
                <w:rPrChange w:id="2199" w:author="OpenAI" w:date="2026-10-01T18:07:00Z" w16du:dateUtc="2026-10-02T01:07:00Z">
                  <w:rPr/>
                </w:rPrChange>
              </w:rPr>
              <w:t>SPR/Biacore (Biacore 3000)</w:t>
            </w:r>
          </w:p>
        </w:tc>
        <w:tc>
          <w:tcPr>
            <w:tcW w:w="1172" w:type="dxa"/>
            <w:tcBorders>
              <w:top w:val="single" w:sz="4" w:space="0" w:color="000000"/>
              <w:left w:val="single" w:sz="4" w:space="0" w:color="000000"/>
              <w:bottom w:val="single" w:sz="4" w:space="0" w:color="000000"/>
              <w:right w:val="single" w:sz="4" w:space="0" w:color="000000"/>
            </w:tcBorders>
            <w:vAlign w:val="center"/>
            <w:tcPrChange w:id="2200" w:author="OpenAI" w:date="2026-10-01T18:07:00Z" w16du:dateUtc="2026-10-02T01:07:00Z">
              <w:tcPr>
                <w:tcW w:w="1441"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201" w:author="OpenAI" w:date="2026-10-01T18:07:00Z" w16du:dateUtc="2026-10-02T01:07:00Z">
                  <w:rPr/>
                </w:rPrChange>
              </w:rPr>
              <w:pPrChange w:id="2202" w:author="OpenAI" w:date="2026-10-01T18:07:00Z" w16du:dateUtc="2026-10-02T01:07:00Z">
                <w:pPr>
                  <w:jc w:val="center"/>
                </w:pPr>
              </w:pPrChange>
            </w:pPr>
            <w:del w:id="2203" w:author="OpenAI" w:date="2026-10-01T18:07:00Z" w16du:dateUtc="2026-10-02T01:07:00Z">
              <w:r>
                <w:delText>A Priori and Top Down</w:delText>
              </w:r>
            </w:del>
            <w:ins w:id="2204" w:author="OpenAI" w:date="2026-10-01T18:07:00Z" w16du:dateUtc="2026-10-02T01:07:00Z">
              <w:r>
                <w:rPr>
                  <w:sz w:val="22"/>
                  <w:szCs w:val="22"/>
                </w:rPr>
                <w:t>[1]</w:t>
              </w:r>
            </w:ins>
          </w:p>
        </w:tc>
        <w:tc>
          <w:tcPr>
            <w:tcW w:w="3115" w:type="dxa"/>
            <w:tcBorders>
              <w:top w:val="single" w:sz="4" w:space="0" w:color="000000"/>
              <w:left w:val="single" w:sz="4" w:space="0" w:color="000000"/>
              <w:bottom w:val="single" w:sz="4" w:space="0" w:color="000000"/>
              <w:right w:val="single" w:sz="4" w:space="0" w:color="000000"/>
            </w:tcBorders>
            <w:cellDel w:id="2205" w:author="OpenAI" w:date="2026-10-01T18:07:00Z"/>
            <w:tcPrChange w:id="2206" w:author="OpenAI" w:date="2026-10-01T18:07:00Z" w16du:dateUtc="2026-10-02T01:07:00Z">
              <w:tcPr>
                <w:tcW w:w="3115" w:type="dxa"/>
                <w:tcBorders>
                  <w:top w:val="single" w:sz="4" w:space="0" w:color="000000"/>
                  <w:left w:val="single" w:sz="4" w:space="0" w:color="000000"/>
                  <w:bottom w:val="single" w:sz="4" w:space="0" w:color="000000"/>
                  <w:right w:val="single" w:sz="4" w:space="0" w:color="000000"/>
                </w:tcBorders>
                <w:vAlign w:val="center"/>
                <w:cellDel w:id="2207" w:author="OpenAI" w:date="2026-10-01T18:07:00Z"/>
              </w:tcPr>
            </w:tcPrChange>
          </w:tcPr>
          <w:p w:rsidR="007B1B89" w:rsidRDefault="007B1B89">
            <w:pPr>
              <w:jc w:val="left"/>
            </w:pPr>
            <w:del w:id="2208" w:author="OpenAI" w:date="2026-10-01T18:07:00Z" w16du:dateUtc="2026-10-02T01:07:00Z">
              <w:r>
                <w:delText>[1]</w:delText>
              </w:r>
            </w:del>
          </w:p>
        </w:tc>
      </w:tr>
      <w:tr w:rsidR="001425FF">
        <w:trPr>
          <w:trHeight w:val="417"/>
          <w:trPrChange w:id="2209" w:author="OpenAI" w:date="2026-10-01T18:07:00Z" w16du:dateUtc="2026-10-02T01:07:00Z">
            <w:trPr>
              <w:trHeight w:val="417"/>
            </w:trPr>
          </w:trPrChange>
        </w:trPr>
        <w:tc>
          <w:tcPr>
            <w:tcW w:w="1596" w:type="dxa"/>
            <w:tcBorders>
              <w:top w:val="single" w:sz="4" w:space="0" w:color="000000"/>
              <w:left w:val="single" w:sz="4" w:space="0" w:color="000000"/>
              <w:bottom w:val="single" w:sz="4" w:space="0" w:color="000000"/>
              <w:right w:val="single" w:sz="4" w:space="0" w:color="000000"/>
            </w:tcBorders>
            <w:vAlign w:val="center"/>
            <w:tcPrChange w:id="2210" w:author="OpenAI" w:date="2026-10-01T18:07:00Z" w16du:dateUtc="2026-10-02T01:07:00Z">
              <w:tcPr>
                <w:tcW w:w="1830"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211" w:author="OpenAI" w:date="2026-10-01T18:07:00Z" w16du:dateUtc="2026-10-02T01:07:00Z">
                  <w:rPr/>
                </w:rPrChange>
              </w:rPr>
            </w:pPr>
            <w:r>
              <w:rPr>
                <w:sz w:val="22"/>
                <w:rPrChange w:id="2212" w:author="OpenAI" w:date="2026-10-01T18:07:00Z" w16du:dateUtc="2026-10-02T01:07:00Z">
                  <w:rPr/>
                </w:rPrChange>
              </w:rPr>
              <w:t>Adalimumab</w:t>
            </w:r>
          </w:p>
        </w:tc>
        <w:tc>
          <w:tcPr>
            <w:tcW w:w="956" w:type="dxa"/>
            <w:tcBorders>
              <w:top w:val="single" w:sz="4" w:space="0" w:color="000000"/>
              <w:left w:val="single" w:sz="4" w:space="0" w:color="000000"/>
              <w:bottom w:val="single" w:sz="4" w:space="0" w:color="000000"/>
              <w:right w:val="single" w:sz="4" w:space="0" w:color="000000"/>
            </w:tcBorders>
            <w:vAlign w:val="bottom"/>
            <w:tcPrChange w:id="2213" w:author="OpenAI" w:date="2026-10-01T18:07:00Z" w16du:dateUtc="2026-10-02T01:07:00Z">
              <w:tcPr>
                <w:tcW w:w="1161" w:type="dxa"/>
                <w:gridSpan w:val="2"/>
                <w:tcBorders>
                  <w:top w:val="single" w:sz="4" w:space="0" w:color="000000"/>
                  <w:left w:val="single" w:sz="4" w:space="0" w:color="000000"/>
                  <w:bottom w:val="single" w:sz="4" w:space="0" w:color="000000"/>
                  <w:right w:val="single" w:sz="4" w:space="0" w:color="000000"/>
                </w:tcBorders>
                <w:vAlign w:val="bottom"/>
              </w:tcPr>
            </w:tcPrChange>
          </w:tcPr>
          <w:p w:rsidR="001425FF" w:rsidRDefault="007B1B89">
            <w:pPr>
              <w:jc w:val="left"/>
              <w:rPr>
                <w:sz w:val="22"/>
                <w:rPrChange w:id="2214" w:author="OpenAI" w:date="2026-10-01T18:07:00Z" w16du:dateUtc="2026-10-02T01:07:00Z">
                  <w:rPr/>
                </w:rPrChange>
              </w:rPr>
            </w:pPr>
            <w:r>
              <w:rPr>
                <w:sz w:val="22"/>
                <w:rPrChange w:id="2215" w:author="OpenAI" w:date="2026-10-01T18:07:00Z" w16du:dateUtc="2026-10-02T01:07:00Z">
                  <w:rPr/>
                </w:rPrChange>
              </w:rPr>
              <w:t>Human</w:t>
            </w:r>
          </w:p>
        </w:tc>
        <w:tc>
          <w:tcPr>
            <w:tcW w:w="1707" w:type="dxa"/>
            <w:tcBorders>
              <w:top w:val="single" w:sz="4" w:space="0" w:color="000000"/>
              <w:left w:val="single" w:sz="4" w:space="0" w:color="000000"/>
              <w:bottom w:val="single" w:sz="4" w:space="0" w:color="000000"/>
              <w:right w:val="single" w:sz="4" w:space="0" w:color="000000"/>
            </w:tcBorders>
            <w:vAlign w:val="center"/>
            <w:tcPrChange w:id="2216" w:author="OpenAI" w:date="2026-10-01T18:07:00Z" w16du:dateUtc="2026-10-02T01:07:00Z">
              <w:tcPr>
                <w:tcW w:w="1539"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217" w:author="OpenAI" w:date="2026-10-01T18:07:00Z" w16du:dateUtc="2026-10-02T01:07:00Z">
                  <w:rPr/>
                </w:rPrChange>
              </w:rPr>
            </w:pPr>
            <w:r>
              <w:rPr>
                <w:sz w:val="22"/>
                <w:rPrChange w:id="2218" w:author="OpenAI" w:date="2026-10-01T18:07:00Z" w16du:dateUtc="2026-10-02T01:07:00Z">
                  <w:rPr/>
                </w:rPrChange>
              </w:rPr>
              <w:t>kint</w:t>
            </w:r>
          </w:p>
        </w:tc>
        <w:tc>
          <w:tcPr>
            <w:tcW w:w="1172" w:type="dxa"/>
            <w:tcBorders>
              <w:top w:val="single" w:sz="4" w:space="0" w:color="000000"/>
              <w:left w:val="single" w:sz="4" w:space="0" w:color="000000"/>
              <w:bottom w:val="single" w:sz="4" w:space="0" w:color="000000"/>
              <w:right w:val="single" w:sz="4" w:space="0" w:color="000000"/>
            </w:tcBorders>
            <w:vAlign w:val="center"/>
            <w:tcPrChange w:id="2219" w:author="OpenAI" w:date="2026-10-01T18:07:00Z" w16du:dateUtc="2026-10-02T01:07:00Z">
              <w:tcPr>
                <w:tcW w:w="1169"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right"/>
              <w:rPr>
                <w:sz w:val="22"/>
                <w:rPrChange w:id="2220" w:author="OpenAI" w:date="2026-10-01T18:07:00Z" w16du:dateUtc="2026-10-02T01:07:00Z">
                  <w:rPr/>
                </w:rPrChange>
              </w:rPr>
            </w:pPr>
            <w:r>
              <w:rPr>
                <w:sz w:val="22"/>
                <w:rPrChange w:id="2221" w:author="OpenAI" w:date="2026-10-01T18:07:00Z" w16du:dateUtc="2026-10-02T01:07:00Z">
                  <w:rPr/>
                </w:rPrChange>
              </w:rPr>
              <w:t>0.866</w:t>
            </w:r>
          </w:p>
        </w:tc>
        <w:tc>
          <w:tcPr>
            <w:tcW w:w="807" w:type="dxa"/>
            <w:tcBorders>
              <w:top w:val="single" w:sz="4" w:space="0" w:color="000000"/>
              <w:left w:val="single" w:sz="4" w:space="0" w:color="000000"/>
              <w:bottom w:val="single" w:sz="4" w:space="0" w:color="000000"/>
              <w:right w:val="single" w:sz="4" w:space="0" w:color="000000"/>
            </w:tcBorders>
            <w:vAlign w:val="center"/>
            <w:tcPrChange w:id="2222" w:author="OpenAI" w:date="2026-10-01T18:07:00Z" w16du:dateUtc="2026-10-02T01:07:00Z">
              <w:tcPr>
                <w:tcW w:w="937"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223" w:author="OpenAI" w:date="2026-10-01T18:07:00Z" w16du:dateUtc="2026-10-02T01:07:00Z">
                  <w:rPr/>
                </w:rPrChange>
              </w:rPr>
            </w:pPr>
            <w:r>
              <w:rPr>
                <w:sz w:val="22"/>
                <w:rPrChange w:id="2224" w:author="OpenAI" w:date="2026-10-01T18:07:00Z" w16du:dateUtc="2026-10-02T01:07:00Z">
                  <w:rPr/>
                </w:rPrChange>
              </w:rPr>
              <w:t>1/h</w:t>
            </w:r>
          </w:p>
        </w:tc>
        <w:tc>
          <w:tcPr>
            <w:tcW w:w="3059" w:type="dxa"/>
            <w:tcBorders>
              <w:top w:val="single" w:sz="4" w:space="0" w:color="000000"/>
              <w:left w:val="single" w:sz="4" w:space="0" w:color="000000"/>
              <w:bottom w:val="single" w:sz="4" w:space="0" w:color="000000"/>
              <w:right w:val="single" w:sz="4" w:space="0" w:color="000000"/>
            </w:tcBorders>
            <w:vAlign w:val="center"/>
            <w:tcPrChange w:id="2225" w:author="OpenAI" w:date="2026-10-01T18:07:00Z" w16du:dateUtc="2026-10-02T01:07:00Z">
              <w:tcPr>
                <w:tcW w:w="2663"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226" w:author="OpenAI" w:date="2026-10-01T18:07:00Z" w16du:dateUtc="2026-10-02T01:07:00Z">
                  <w:rPr/>
                </w:rPrChange>
              </w:rPr>
            </w:pPr>
            <w:r>
              <w:rPr>
                <w:sz w:val="22"/>
                <w:rPrChange w:id="2227" w:author="OpenAI" w:date="2026-10-01T18:07:00Z" w16du:dateUtc="2026-10-02T01:07:00Z">
                  <w:rPr/>
                </w:rPrChange>
              </w:rPr>
              <w:t>Estimated from minimal PBPK model by the authors</w:t>
            </w:r>
          </w:p>
        </w:tc>
        <w:tc>
          <w:tcPr>
            <w:tcW w:w="1441" w:type="dxa"/>
            <w:tcBorders>
              <w:top w:val="single" w:sz="4" w:space="0" w:color="000000"/>
              <w:left w:val="single" w:sz="4" w:space="0" w:color="000000"/>
              <w:bottom w:val="single" w:sz="4" w:space="0" w:color="000000"/>
              <w:right w:val="single" w:sz="4" w:space="0" w:color="000000"/>
            </w:tcBorders>
            <w:cellDel w:id="2228" w:author="OpenAI" w:date="2026-10-01T18:07:00Z"/>
            <w:tcPrChange w:id="2229" w:author="OpenAI" w:date="2026-10-01T18:07:00Z" w16du:dateUtc="2026-10-02T01:07:00Z">
              <w:tcPr>
                <w:tcW w:w="1441" w:type="dxa"/>
                <w:gridSpan w:val="2"/>
                <w:tcBorders>
                  <w:top w:val="single" w:sz="4" w:space="0" w:color="000000"/>
                  <w:left w:val="single" w:sz="4" w:space="0" w:color="000000"/>
                  <w:bottom w:val="single" w:sz="4" w:space="0" w:color="000000"/>
                  <w:right w:val="single" w:sz="4" w:space="0" w:color="000000"/>
                </w:tcBorders>
                <w:vAlign w:val="center"/>
                <w:cellDel w:id="2230" w:author="OpenAI" w:date="2026-10-01T18:07:00Z"/>
              </w:tcPr>
            </w:tcPrChange>
          </w:tcPr>
          <w:p w:rsidR="007B1B89" w:rsidRDefault="007B1B89">
            <w:pPr>
              <w:jc w:val="center"/>
            </w:pPr>
            <w:del w:id="2231" w:author="OpenAI" w:date="2026-10-01T18:07:00Z" w16du:dateUtc="2026-10-02T01:07:00Z">
              <w:r>
                <w:delText>A Priori and Top Down</w:delText>
              </w:r>
            </w:del>
          </w:p>
        </w:tc>
        <w:tc>
          <w:tcPr>
            <w:tcW w:w="1172" w:type="dxa"/>
            <w:gridSpan w:val="2"/>
            <w:tcBorders>
              <w:top w:val="single" w:sz="4" w:space="0" w:color="000000"/>
              <w:left w:val="single" w:sz="4" w:space="0" w:color="000000"/>
              <w:bottom w:val="single" w:sz="4" w:space="0" w:color="000000"/>
              <w:right w:val="single" w:sz="4" w:space="0" w:color="000000"/>
            </w:tcBorders>
            <w:vAlign w:val="center"/>
            <w:tcPrChange w:id="2232" w:author="OpenAI" w:date="2026-10-01T18:07:00Z" w16du:dateUtc="2026-10-02T01:07:00Z">
              <w:tcPr>
                <w:tcW w:w="3115"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233" w:author="OpenAI" w:date="2026-10-01T18:07:00Z" w16du:dateUtc="2026-10-02T01:07:00Z">
                  <w:rPr/>
                </w:rPrChange>
              </w:rPr>
            </w:pPr>
            <w:r>
              <w:rPr>
                <w:sz w:val="22"/>
                <w:rPrChange w:id="2234" w:author="OpenAI" w:date="2026-10-01T18:07:00Z" w16du:dateUtc="2026-10-02T01:07:00Z">
                  <w:rPr/>
                </w:rPrChange>
              </w:rPr>
              <w:t>[2]</w:t>
            </w:r>
          </w:p>
        </w:tc>
      </w:tr>
      <w:tr w:rsidR="001425FF">
        <w:trPr>
          <w:trHeight w:val="417"/>
          <w:trPrChange w:id="2235" w:author="OpenAI" w:date="2026-10-01T18:07:00Z" w16du:dateUtc="2026-10-02T01:07:00Z">
            <w:trPr>
              <w:trHeight w:val="417"/>
            </w:trPr>
          </w:trPrChange>
        </w:trPr>
        <w:tc>
          <w:tcPr>
            <w:tcW w:w="1596" w:type="dxa"/>
            <w:tcBorders>
              <w:top w:val="single" w:sz="4" w:space="0" w:color="000000"/>
              <w:left w:val="single" w:sz="4" w:space="0" w:color="000000"/>
              <w:bottom w:val="single" w:sz="4" w:space="0" w:color="000000"/>
              <w:right w:val="single" w:sz="4" w:space="0" w:color="000000"/>
            </w:tcBorders>
            <w:vAlign w:val="center"/>
            <w:tcPrChange w:id="2236" w:author="OpenAI" w:date="2026-10-01T18:07:00Z" w16du:dateUtc="2026-10-02T01:07:00Z">
              <w:tcPr>
                <w:tcW w:w="1830"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237" w:author="OpenAI" w:date="2026-10-01T18:07:00Z" w16du:dateUtc="2026-10-02T01:07:00Z">
                  <w:rPr/>
                </w:rPrChange>
              </w:rPr>
            </w:pPr>
            <w:r>
              <w:rPr>
                <w:sz w:val="22"/>
                <w:rPrChange w:id="2238" w:author="OpenAI" w:date="2026-10-01T18:07:00Z" w16du:dateUtc="2026-10-02T01:07:00Z">
                  <w:rPr/>
                </w:rPrChange>
              </w:rPr>
              <w:t>Adalimumab</w:t>
            </w:r>
          </w:p>
        </w:tc>
        <w:tc>
          <w:tcPr>
            <w:tcW w:w="956" w:type="dxa"/>
            <w:tcBorders>
              <w:top w:val="single" w:sz="4" w:space="0" w:color="000000"/>
              <w:left w:val="single" w:sz="4" w:space="0" w:color="000000"/>
              <w:bottom w:val="single" w:sz="4" w:space="0" w:color="000000"/>
              <w:right w:val="single" w:sz="4" w:space="0" w:color="000000"/>
            </w:tcBorders>
            <w:vAlign w:val="bottom"/>
            <w:tcPrChange w:id="2239" w:author="OpenAI" w:date="2026-10-01T18:07:00Z" w16du:dateUtc="2026-10-02T01:07:00Z">
              <w:tcPr>
                <w:tcW w:w="1161" w:type="dxa"/>
                <w:gridSpan w:val="2"/>
                <w:tcBorders>
                  <w:top w:val="single" w:sz="4" w:space="0" w:color="000000"/>
                  <w:left w:val="single" w:sz="4" w:space="0" w:color="000000"/>
                  <w:bottom w:val="single" w:sz="4" w:space="0" w:color="000000"/>
                  <w:right w:val="single" w:sz="4" w:space="0" w:color="000000"/>
                </w:tcBorders>
                <w:vAlign w:val="bottom"/>
              </w:tcPr>
            </w:tcPrChange>
          </w:tcPr>
          <w:p w:rsidR="001425FF" w:rsidRDefault="007B1B89">
            <w:pPr>
              <w:jc w:val="left"/>
              <w:rPr>
                <w:sz w:val="22"/>
                <w:rPrChange w:id="2240" w:author="OpenAI" w:date="2026-10-01T18:07:00Z" w16du:dateUtc="2026-10-02T01:07:00Z">
                  <w:rPr/>
                </w:rPrChange>
              </w:rPr>
            </w:pPr>
            <w:r>
              <w:rPr>
                <w:sz w:val="22"/>
                <w:rPrChange w:id="2241" w:author="OpenAI" w:date="2026-10-01T18:07:00Z" w16du:dateUtc="2026-10-02T01:07:00Z">
                  <w:rPr/>
                </w:rPrChange>
              </w:rPr>
              <w:t>Human</w:t>
            </w:r>
          </w:p>
        </w:tc>
        <w:tc>
          <w:tcPr>
            <w:tcW w:w="1707" w:type="dxa"/>
            <w:tcBorders>
              <w:top w:val="single" w:sz="4" w:space="0" w:color="000000"/>
              <w:left w:val="single" w:sz="4" w:space="0" w:color="000000"/>
              <w:bottom w:val="single" w:sz="4" w:space="0" w:color="000000"/>
              <w:right w:val="single" w:sz="4" w:space="0" w:color="000000"/>
            </w:tcBorders>
            <w:vAlign w:val="center"/>
            <w:tcPrChange w:id="2242" w:author="OpenAI" w:date="2026-10-01T18:07:00Z" w16du:dateUtc="2026-10-02T01:07:00Z">
              <w:tcPr>
                <w:tcW w:w="1539"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243" w:author="OpenAI" w:date="2026-10-01T18:07:00Z" w16du:dateUtc="2026-10-02T01:07:00Z">
                  <w:rPr/>
                </w:rPrChange>
              </w:rPr>
            </w:pPr>
            <w:r>
              <w:rPr>
                <w:sz w:val="22"/>
                <w:rPrChange w:id="2244" w:author="OpenAI" w:date="2026-10-01T18:07:00Z" w16du:dateUtc="2026-10-02T01:07:00Z">
                  <w:rPr/>
                </w:rPrChange>
              </w:rPr>
              <w:t>Reference target concentration</w:t>
            </w:r>
          </w:p>
        </w:tc>
        <w:tc>
          <w:tcPr>
            <w:tcW w:w="1172" w:type="dxa"/>
            <w:tcBorders>
              <w:top w:val="single" w:sz="4" w:space="0" w:color="000000"/>
              <w:left w:val="single" w:sz="4" w:space="0" w:color="000000"/>
              <w:bottom w:val="single" w:sz="4" w:space="0" w:color="000000"/>
              <w:right w:val="single" w:sz="4" w:space="0" w:color="000000"/>
            </w:tcBorders>
            <w:vAlign w:val="center"/>
            <w:tcPrChange w:id="2245" w:author="OpenAI" w:date="2026-10-01T18:07:00Z" w16du:dateUtc="2026-10-02T01:07:00Z">
              <w:tcPr>
                <w:tcW w:w="1169"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right"/>
              <w:rPr>
                <w:sz w:val="22"/>
                <w:rPrChange w:id="2246" w:author="OpenAI" w:date="2026-10-01T18:07:00Z" w16du:dateUtc="2026-10-02T01:07:00Z">
                  <w:rPr/>
                </w:rPrChange>
              </w:rPr>
            </w:pPr>
            <w:r>
              <w:rPr>
                <w:sz w:val="22"/>
                <w:rPrChange w:id="2247" w:author="OpenAI" w:date="2026-10-01T18:07:00Z" w16du:dateUtc="2026-10-02T01:07:00Z">
                  <w:rPr/>
                </w:rPrChange>
              </w:rPr>
              <w:t>0.001</w:t>
            </w:r>
          </w:p>
        </w:tc>
        <w:tc>
          <w:tcPr>
            <w:tcW w:w="807" w:type="dxa"/>
            <w:tcBorders>
              <w:top w:val="single" w:sz="4" w:space="0" w:color="000000"/>
              <w:left w:val="single" w:sz="4" w:space="0" w:color="000000"/>
              <w:bottom w:val="single" w:sz="4" w:space="0" w:color="000000"/>
              <w:right w:val="single" w:sz="4" w:space="0" w:color="000000"/>
            </w:tcBorders>
            <w:vAlign w:val="center"/>
            <w:tcPrChange w:id="2248" w:author="OpenAI" w:date="2026-10-01T18:07:00Z" w16du:dateUtc="2026-10-02T01:07:00Z">
              <w:tcPr>
                <w:tcW w:w="937"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249" w:author="OpenAI" w:date="2026-10-01T18:07:00Z" w16du:dateUtc="2026-10-02T01:07:00Z">
                  <w:rPr/>
                </w:rPrChange>
              </w:rPr>
            </w:pPr>
            <w:r>
              <w:rPr>
                <w:sz w:val="22"/>
                <w:rPrChange w:id="2250" w:author="OpenAI" w:date="2026-10-01T18:07:00Z" w16du:dateUtc="2026-10-02T01:07:00Z">
                  <w:rPr/>
                </w:rPrChange>
              </w:rPr>
              <w:t>nM</w:t>
            </w:r>
          </w:p>
        </w:tc>
        <w:tc>
          <w:tcPr>
            <w:tcW w:w="3059" w:type="dxa"/>
            <w:tcBorders>
              <w:top w:val="single" w:sz="4" w:space="0" w:color="000000"/>
              <w:left w:val="single" w:sz="4" w:space="0" w:color="000000"/>
              <w:bottom w:val="single" w:sz="4" w:space="0" w:color="000000"/>
              <w:right w:val="single" w:sz="4" w:space="0" w:color="000000"/>
            </w:tcBorders>
            <w:vAlign w:val="center"/>
            <w:tcPrChange w:id="2251" w:author="OpenAI" w:date="2026-10-01T18:07:00Z" w16du:dateUtc="2026-10-02T01:07:00Z">
              <w:tcPr>
                <w:tcW w:w="2663"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252" w:author="OpenAI" w:date="2026-10-01T18:07:00Z" w16du:dateUtc="2026-10-02T01:07:00Z">
                  <w:rPr/>
                </w:rPrChange>
              </w:rPr>
            </w:pPr>
            <w:r>
              <w:rPr>
                <w:sz w:val="22"/>
                <w:rPrChange w:id="2253" w:author="OpenAI" w:date="2026-10-01T18:07:00Z" w16du:dateUtc="2026-10-02T01:07:00Z">
                  <w:rPr/>
                </w:rPrChange>
              </w:rPr>
              <w:t>Model fitting by the authors of [3]</w:t>
            </w:r>
          </w:p>
        </w:tc>
        <w:tc>
          <w:tcPr>
            <w:tcW w:w="1441" w:type="dxa"/>
            <w:tcBorders>
              <w:top w:val="single" w:sz="4" w:space="0" w:color="000000"/>
              <w:left w:val="single" w:sz="4" w:space="0" w:color="000000"/>
              <w:bottom w:val="single" w:sz="4" w:space="0" w:color="000000"/>
              <w:right w:val="single" w:sz="4" w:space="0" w:color="000000"/>
            </w:tcBorders>
            <w:cellDel w:id="2254" w:author="OpenAI" w:date="2026-10-01T18:07:00Z"/>
            <w:tcPrChange w:id="2255" w:author="OpenAI" w:date="2026-10-01T18:07:00Z" w16du:dateUtc="2026-10-02T01:07:00Z">
              <w:tcPr>
                <w:tcW w:w="1441" w:type="dxa"/>
                <w:gridSpan w:val="2"/>
                <w:tcBorders>
                  <w:top w:val="single" w:sz="4" w:space="0" w:color="000000"/>
                  <w:left w:val="single" w:sz="4" w:space="0" w:color="000000"/>
                  <w:bottom w:val="single" w:sz="4" w:space="0" w:color="000000"/>
                  <w:right w:val="single" w:sz="4" w:space="0" w:color="000000"/>
                </w:tcBorders>
                <w:vAlign w:val="center"/>
                <w:cellDel w:id="2256" w:author="OpenAI" w:date="2026-10-01T18:07:00Z"/>
              </w:tcPr>
            </w:tcPrChange>
          </w:tcPr>
          <w:p w:rsidR="007B1B89" w:rsidRDefault="007B1B89">
            <w:pPr>
              <w:jc w:val="center"/>
            </w:pPr>
            <w:del w:id="2257" w:author="OpenAI" w:date="2026-10-01T18:07:00Z" w16du:dateUtc="2026-10-02T01:07:00Z">
              <w:r>
                <w:delText>A Priori and Top Down</w:delText>
              </w:r>
            </w:del>
          </w:p>
        </w:tc>
        <w:tc>
          <w:tcPr>
            <w:tcW w:w="1172" w:type="dxa"/>
            <w:gridSpan w:val="2"/>
            <w:tcBorders>
              <w:top w:val="single" w:sz="4" w:space="0" w:color="000000"/>
              <w:left w:val="single" w:sz="4" w:space="0" w:color="000000"/>
              <w:bottom w:val="single" w:sz="4" w:space="0" w:color="000000"/>
              <w:right w:val="single" w:sz="4" w:space="0" w:color="000000"/>
            </w:tcBorders>
            <w:vAlign w:val="center"/>
            <w:tcPrChange w:id="2258" w:author="OpenAI" w:date="2026-10-01T18:07:00Z" w16du:dateUtc="2026-10-02T01:07:00Z">
              <w:tcPr>
                <w:tcW w:w="3115"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259" w:author="OpenAI" w:date="2026-10-01T18:07:00Z" w16du:dateUtc="2026-10-02T01:07:00Z">
                  <w:rPr/>
                </w:rPrChange>
              </w:rPr>
            </w:pPr>
            <w:r>
              <w:rPr>
                <w:sz w:val="22"/>
                <w:rPrChange w:id="2260" w:author="OpenAI" w:date="2026-10-01T18:07:00Z" w16du:dateUtc="2026-10-02T01:07:00Z">
                  <w:rPr/>
                </w:rPrChange>
              </w:rPr>
              <w:t>[3]</w:t>
            </w:r>
          </w:p>
        </w:tc>
      </w:tr>
      <w:tr w:rsidR="001425FF">
        <w:trPr>
          <w:trHeight w:val="417"/>
          <w:trPrChange w:id="2261" w:author="OpenAI" w:date="2026-10-01T18:07:00Z" w16du:dateUtc="2026-10-02T01:07:00Z">
            <w:trPr>
              <w:trHeight w:val="417"/>
            </w:trPr>
          </w:trPrChange>
        </w:trPr>
        <w:tc>
          <w:tcPr>
            <w:tcW w:w="1596" w:type="dxa"/>
            <w:tcBorders>
              <w:top w:val="single" w:sz="4" w:space="0" w:color="000000"/>
              <w:left w:val="single" w:sz="4" w:space="0" w:color="000000"/>
              <w:bottom w:val="single" w:sz="4" w:space="0" w:color="000000"/>
              <w:right w:val="single" w:sz="4" w:space="0" w:color="000000"/>
            </w:tcBorders>
            <w:vAlign w:val="center"/>
            <w:tcPrChange w:id="2262" w:author="OpenAI" w:date="2026-10-01T18:07:00Z" w16du:dateUtc="2026-10-02T01:07:00Z">
              <w:tcPr>
                <w:tcW w:w="1830"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263" w:author="OpenAI" w:date="2026-10-01T18:07:00Z" w16du:dateUtc="2026-10-02T01:07:00Z">
                  <w:rPr/>
                </w:rPrChange>
              </w:rPr>
            </w:pPr>
            <w:r>
              <w:rPr>
                <w:sz w:val="22"/>
                <w:rPrChange w:id="2264" w:author="OpenAI" w:date="2026-10-01T18:07:00Z" w16du:dateUtc="2026-10-02T01:07:00Z">
                  <w:rPr/>
                </w:rPrChange>
              </w:rPr>
              <w:t>Adalimumab</w:t>
            </w:r>
          </w:p>
        </w:tc>
        <w:tc>
          <w:tcPr>
            <w:tcW w:w="956" w:type="dxa"/>
            <w:tcBorders>
              <w:top w:val="single" w:sz="4" w:space="0" w:color="000000"/>
              <w:left w:val="single" w:sz="4" w:space="0" w:color="000000"/>
              <w:bottom w:val="single" w:sz="4" w:space="0" w:color="000000"/>
              <w:right w:val="single" w:sz="4" w:space="0" w:color="000000"/>
            </w:tcBorders>
            <w:vAlign w:val="bottom"/>
            <w:tcPrChange w:id="2265" w:author="OpenAI" w:date="2026-10-01T18:07:00Z" w16du:dateUtc="2026-10-02T01:07:00Z">
              <w:tcPr>
                <w:tcW w:w="1161" w:type="dxa"/>
                <w:gridSpan w:val="2"/>
                <w:tcBorders>
                  <w:top w:val="single" w:sz="4" w:space="0" w:color="000000"/>
                  <w:left w:val="single" w:sz="4" w:space="0" w:color="000000"/>
                  <w:bottom w:val="single" w:sz="4" w:space="0" w:color="000000"/>
                  <w:right w:val="single" w:sz="4" w:space="0" w:color="000000"/>
                </w:tcBorders>
                <w:vAlign w:val="bottom"/>
              </w:tcPr>
            </w:tcPrChange>
          </w:tcPr>
          <w:p w:rsidR="001425FF" w:rsidRDefault="007B1B89">
            <w:pPr>
              <w:jc w:val="left"/>
              <w:rPr>
                <w:sz w:val="22"/>
                <w:rPrChange w:id="2266" w:author="OpenAI" w:date="2026-10-01T18:07:00Z" w16du:dateUtc="2026-10-02T01:07:00Z">
                  <w:rPr/>
                </w:rPrChange>
              </w:rPr>
            </w:pPr>
            <w:r>
              <w:rPr>
                <w:sz w:val="22"/>
                <w:rPrChange w:id="2267" w:author="OpenAI" w:date="2026-10-01T18:07:00Z" w16du:dateUtc="2026-10-02T01:07:00Z">
                  <w:rPr/>
                </w:rPrChange>
              </w:rPr>
              <w:t>Human</w:t>
            </w:r>
          </w:p>
        </w:tc>
        <w:tc>
          <w:tcPr>
            <w:tcW w:w="1707" w:type="dxa"/>
            <w:tcBorders>
              <w:top w:val="single" w:sz="4" w:space="0" w:color="000000"/>
              <w:left w:val="single" w:sz="4" w:space="0" w:color="000000"/>
              <w:bottom w:val="single" w:sz="4" w:space="0" w:color="000000"/>
              <w:right w:val="single" w:sz="4" w:space="0" w:color="000000"/>
            </w:tcBorders>
            <w:vAlign w:val="center"/>
            <w:tcPrChange w:id="2268" w:author="OpenAI" w:date="2026-10-01T18:07:00Z" w16du:dateUtc="2026-10-02T01:07:00Z">
              <w:tcPr>
                <w:tcW w:w="1539"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269" w:author="OpenAI" w:date="2026-10-01T18:07:00Z" w16du:dateUtc="2026-10-02T01:07:00Z">
                  <w:rPr/>
                </w:rPrChange>
              </w:rPr>
            </w:pPr>
            <w:r>
              <w:rPr>
                <w:sz w:val="22"/>
                <w:rPrChange w:id="2270" w:author="OpenAI" w:date="2026-10-01T18:07:00Z" w16du:dateUtc="2026-10-02T01:07:00Z">
                  <w:rPr/>
                </w:rPrChange>
              </w:rPr>
              <w:t>kdeg</w:t>
            </w:r>
          </w:p>
        </w:tc>
        <w:tc>
          <w:tcPr>
            <w:tcW w:w="1172" w:type="dxa"/>
            <w:tcBorders>
              <w:top w:val="single" w:sz="4" w:space="0" w:color="000000"/>
              <w:left w:val="single" w:sz="4" w:space="0" w:color="000000"/>
              <w:bottom w:val="single" w:sz="4" w:space="0" w:color="000000"/>
              <w:right w:val="single" w:sz="4" w:space="0" w:color="000000"/>
            </w:tcBorders>
            <w:vAlign w:val="center"/>
            <w:tcPrChange w:id="2271" w:author="OpenAI" w:date="2026-10-01T18:07:00Z" w16du:dateUtc="2026-10-02T01:07:00Z">
              <w:tcPr>
                <w:tcW w:w="1169"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right"/>
              <w:rPr>
                <w:sz w:val="22"/>
                <w:rPrChange w:id="2272" w:author="OpenAI" w:date="2026-10-01T18:07:00Z" w16du:dateUtc="2026-10-02T01:07:00Z">
                  <w:rPr/>
                </w:rPrChange>
              </w:rPr>
            </w:pPr>
            <w:r>
              <w:rPr>
                <w:sz w:val="22"/>
                <w:rPrChange w:id="2273" w:author="OpenAI" w:date="2026-10-01T18:07:00Z" w16du:dateUtc="2026-10-02T01:07:00Z">
                  <w:rPr/>
                </w:rPrChange>
              </w:rPr>
              <w:t>0.223</w:t>
            </w:r>
          </w:p>
        </w:tc>
        <w:tc>
          <w:tcPr>
            <w:tcW w:w="807" w:type="dxa"/>
            <w:tcBorders>
              <w:top w:val="single" w:sz="4" w:space="0" w:color="000000"/>
              <w:left w:val="single" w:sz="4" w:space="0" w:color="000000"/>
              <w:bottom w:val="single" w:sz="4" w:space="0" w:color="000000"/>
              <w:right w:val="single" w:sz="4" w:space="0" w:color="000000"/>
            </w:tcBorders>
            <w:vAlign w:val="center"/>
            <w:tcPrChange w:id="2274" w:author="OpenAI" w:date="2026-10-01T18:07:00Z" w16du:dateUtc="2026-10-02T01:07:00Z">
              <w:tcPr>
                <w:tcW w:w="937"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275" w:author="OpenAI" w:date="2026-10-01T18:07:00Z" w16du:dateUtc="2026-10-02T01:07:00Z">
                  <w:rPr/>
                </w:rPrChange>
              </w:rPr>
            </w:pPr>
            <w:r>
              <w:rPr>
                <w:sz w:val="22"/>
                <w:rPrChange w:id="2276" w:author="OpenAI" w:date="2026-10-01T18:07:00Z" w16du:dateUtc="2026-10-02T01:07:00Z">
                  <w:rPr/>
                </w:rPrChange>
              </w:rPr>
              <w:t>1/h</w:t>
            </w:r>
          </w:p>
        </w:tc>
        <w:tc>
          <w:tcPr>
            <w:tcW w:w="3059" w:type="dxa"/>
            <w:tcBorders>
              <w:top w:val="single" w:sz="4" w:space="0" w:color="000000"/>
              <w:left w:val="single" w:sz="4" w:space="0" w:color="000000"/>
              <w:bottom w:val="single" w:sz="4" w:space="0" w:color="000000"/>
              <w:right w:val="single" w:sz="4" w:space="0" w:color="000000"/>
            </w:tcBorders>
            <w:vAlign w:val="center"/>
            <w:tcPrChange w:id="2277" w:author="OpenAI" w:date="2026-10-01T18:07:00Z" w16du:dateUtc="2026-10-02T01:07:00Z">
              <w:tcPr>
                <w:tcW w:w="2663"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278" w:author="OpenAI" w:date="2026-10-01T18:07:00Z" w16du:dateUtc="2026-10-02T01:07:00Z">
                  <w:rPr/>
                </w:rPrChange>
              </w:rPr>
            </w:pPr>
            <w:r>
              <w:rPr>
                <w:sz w:val="22"/>
                <w:rPrChange w:id="2279" w:author="OpenAI" w:date="2026-10-01T18:07:00Z" w16du:dateUtc="2026-10-02T01:07:00Z">
                  <w:rPr/>
                </w:rPrChange>
              </w:rPr>
              <w:t>Model parameter from anti-TNF PBPK analysis</w:t>
            </w:r>
          </w:p>
        </w:tc>
        <w:tc>
          <w:tcPr>
            <w:tcW w:w="1441" w:type="dxa"/>
            <w:tcBorders>
              <w:top w:val="single" w:sz="4" w:space="0" w:color="000000"/>
              <w:left w:val="single" w:sz="4" w:space="0" w:color="000000"/>
              <w:bottom w:val="single" w:sz="4" w:space="0" w:color="000000"/>
              <w:right w:val="single" w:sz="4" w:space="0" w:color="000000"/>
            </w:tcBorders>
            <w:cellDel w:id="2280" w:author="OpenAI" w:date="2026-10-01T18:07:00Z"/>
            <w:tcPrChange w:id="2281" w:author="OpenAI" w:date="2026-10-01T18:07:00Z" w16du:dateUtc="2026-10-02T01:07:00Z">
              <w:tcPr>
                <w:tcW w:w="1441" w:type="dxa"/>
                <w:gridSpan w:val="2"/>
                <w:tcBorders>
                  <w:top w:val="single" w:sz="4" w:space="0" w:color="000000"/>
                  <w:left w:val="single" w:sz="4" w:space="0" w:color="000000"/>
                  <w:bottom w:val="single" w:sz="4" w:space="0" w:color="000000"/>
                  <w:right w:val="single" w:sz="4" w:space="0" w:color="000000"/>
                </w:tcBorders>
                <w:vAlign w:val="center"/>
                <w:cellDel w:id="2282" w:author="OpenAI" w:date="2026-10-01T18:07:00Z"/>
              </w:tcPr>
            </w:tcPrChange>
          </w:tcPr>
          <w:p w:rsidR="007B1B89" w:rsidRDefault="007B1B89">
            <w:pPr>
              <w:jc w:val="center"/>
            </w:pPr>
            <w:del w:id="2283" w:author="OpenAI" w:date="2026-10-01T18:07:00Z" w16du:dateUtc="2026-10-02T01:07:00Z">
              <w:r>
                <w:delText>A Priori and Top Down</w:delText>
              </w:r>
            </w:del>
          </w:p>
        </w:tc>
        <w:tc>
          <w:tcPr>
            <w:tcW w:w="1172" w:type="dxa"/>
            <w:gridSpan w:val="2"/>
            <w:tcBorders>
              <w:top w:val="single" w:sz="4" w:space="0" w:color="000000"/>
              <w:left w:val="single" w:sz="4" w:space="0" w:color="000000"/>
              <w:bottom w:val="single" w:sz="4" w:space="0" w:color="000000"/>
              <w:right w:val="single" w:sz="4" w:space="0" w:color="000000"/>
            </w:tcBorders>
            <w:vAlign w:val="center"/>
            <w:tcPrChange w:id="2284" w:author="OpenAI" w:date="2026-10-01T18:07:00Z" w16du:dateUtc="2026-10-02T01:07:00Z">
              <w:tcPr>
                <w:tcW w:w="3115"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285" w:author="OpenAI" w:date="2026-10-01T18:07:00Z" w16du:dateUtc="2026-10-02T01:07:00Z">
                  <w:rPr/>
                </w:rPrChange>
              </w:rPr>
            </w:pPr>
            <w:r>
              <w:rPr>
                <w:sz w:val="22"/>
                <w:rPrChange w:id="2286" w:author="OpenAI" w:date="2026-10-01T18:07:00Z" w16du:dateUtc="2026-10-02T01:07:00Z">
                  <w:rPr/>
                </w:rPrChange>
              </w:rPr>
              <w:t>[4]</w:t>
            </w:r>
          </w:p>
        </w:tc>
      </w:tr>
      <w:tr w:rsidR="001425FF">
        <w:trPr>
          <w:trHeight w:val="256"/>
          <w:trPrChange w:id="2287" w:author="OpenAI" w:date="2026-10-01T18:07:00Z" w16du:dateUtc="2026-10-02T01:07:00Z">
            <w:trPr>
              <w:trHeight w:val="256"/>
            </w:trPr>
          </w:trPrChange>
        </w:trPr>
        <w:tc>
          <w:tcPr>
            <w:tcW w:w="1596" w:type="dxa"/>
            <w:tcBorders>
              <w:top w:val="single" w:sz="4" w:space="0" w:color="000000"/>
              <w:left w:val="single" w:sz="4" w:space="0" w:color="000000"/>
              <w:bottom w:val="single" w:sz="4" w:space="0" w:color="000000"/>
              <w:right w:val="single" w:sz="4" w:space="0" w:color="000000"/>
            </w:tcBorders>
            <w:vAlign w:val="center"/>
            <w:tcPrChange w:id="2288" w:author="OpenAI" w:date="2026-10-01T18:07:00Z" w16du:dateUtc="2026-10-02T01:07:00Z">
              <w:tcPr>
                <w:tcW w:w="1830"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289" w:author="OpenAI" w:date="2026-10-01T18:07:00Z" w16du:dateUtc="2026-10-02T01:07:00Z">
                  <w:rPr/>
                </w:rPrChange>
              </w:rPr>
            </w:pPr>
            <w:r>
              <w:rPr>
                <w:sz w:val="22"/>
                <w:rPrChange w:id="2290" w:author="OpenAI" w:date="2026-10-01T18:07:00Z" w16du:dateUtc="2026-10-02T01:07:00Z">
                  <w:rPr/>
                </w:rPrChange>
              </w:rPr>
              <w:t>Adalimumab</w:t>
            </w:r>
          </w:p>
        </w:tc>
        <w:tc>
          <w:tcPr>
            <w:tcW w:w="956" w:type="dxa"/>
            <w:tcBorders>
              <w:top w:val="single" w:sz="4" w:space="0" w:color="000000"/>
              <w:left w:val="single" w:sz="4" w:space="0" w:color="000000"/>
              <w:bottom w:val="single" w:sz="4" w:space="0" w:color="000000"/>
              <w:right w:val="single" w:sz="4" w:space="0" w:color="000000"/>
            </w:tcBorders>
            <w:vAlign w:val="bottom"/>
            <w:tcPrChange w:id="2291" w:author="OpenAI" w:date="2026-10-01T18:07:00Z" w16du:dateUtc="2026-10-02T01:07:00Z">
              <w:tcPr>
                <w:tcW w:w="1161" w:type="dxa"/>
                <w:gridSpan w:val="2"/>
                <w:tcBorders>
                  <w:top w:val="single" w:sz="4" w:space="0" w:color="000000"/>
                  <w:left w:val="single" w:sz="4" w:space="0" w:color="000000"/>
                  <w:bottom w:val="single" w:sz="4" w:space="0" w:color="000000"/>
                  <w:right w:val="single" w:sz="4" w:space="0" w:color="000000"/>
                </w:tcBorders>
                <w:vAlign w:val="bottom"/>
              </w:tcPr>
            </w:tcPrChange>
          </w:tcPr>
          <w:p w:rsidR="001425FF" w:rsidRDefault="007B1B89">
            <w:pPr>
              <w:jc w:val="left"/>
              <w:rPr>
                <w:sz w:val="22"/>
                <w:rPrChange w:id="2292" w:author="OpenAI" w:date="2026-10-01T18:07:00Z" w16du:dateUtc="2026-10-02T01:07:00Z">
                  <w:rPr/>
                </w:rPrChange>
              </w:rPr>
            </w:pPr>
            <w:r>
              <w:rPr>
                <w:sz w:val="22"/>
                <w:rPrChange w:id="2293" w:author="OpenAI" w:date="2026-10-01T18:07:00Z" w16du:dateUtc="2026-10-02T01:07:00Z">
                  <w:rPr/>
                </w:rPrChange>
              </w:rPr>
              <w:t>Human</w:t>
            </w:r>
          </w:p>
        </w:tc>
        <w:tc>
          <w:tcPr>
            <w:tcW w:w="1707" w:type="dxa"/>
            <w:tcBorders>
              <w:top w:val="single" w:sz="4" w:space="0" w:color="000000"/>
              <w:left w:val="single" w:sz="4" w:space="0" w:color="000000"/>
              <w:bottom w:val="single" w:sz="4" w:space="0" w:color="000000"/>
              <w:right w:val="single" w:sz="4" w:space="0" w:color="000000"/>
            </w:tcBorders>
            <w:vAlign w:val="center"/>
            <w:tcPrChange w:id="2294" w:author="OpenAI" w:date="2026-10-01T18:07:00Z" w16du:dateUtc="2026-10-02T01:07:00Z">
              <w:tcPr>
                <w:tcW w:w="1539"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295" w:author="OpenAI" w:date="2026-10-01T18:07:00Z" w16du:dateUtc="2026-10-02T01:07:00Z">
                  <w:rPr/>
                </w:rPrChange>
              </w:rPr>
            </w:pPr>
            <w:r>
              <w:rPr>
                <w:sz w:val="22"/>
                <w:rPrChange w:id="2296" w:author="OpenAI" w:date="2026-10-01T18:07:00Z" w16du:dateUtc="2026-10-02T01:07:00Z">
                  <w:rPr/>
                </w:rPrChange>
              </w:rPr>
              <w:t>Kd (FcRn) in endosomal space</w:t>
            </w:r>
          </w:p>
        </w:tc>
        <w:tc>
          <w:tcPr>
            <w:tcW w:w="1172" w:type="dxa"/>
            <w:tcBorders>
              <w:top w:val="single" w:sz="4" w:space="0" w:color="000000"/>
              <w:left w:val="single" w:sz="4" w:space="0" w:color="000000"/>
              <w:bottom w:val="single" w:sz="4" w:space="0" w:color="000000"/>
              <w:right w:val="single" w:sz="4" w:space="0" w:color="000000"/>
            </w:tcBorders>
            <w:vAlign w:val="center"/>
            <w:tcPrChange w:id="2297" w:author="OpenAI" w:date="2026-10-01T18:07:00Z" w16du:dateUtc="2026-10-02T01:07:00Z">
              <w:tcPr>
                <w:tcW w:w="1169"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right"/>
              <w:rPr>
                <w:sz w:val="22"/>
                <w:rPrChange w:id="2298" w:author="OpenAI" w:date="2026-10-01T18:07:00Z" w16du:dateUtc="2026-10-02T01:07:00Z">
                  <w:rPr/>
                </w:rPrChange>
              </w:rPr>
            </w:pPr>
            <w:r>
              <w:rPr>
                <w:sz w:val="22"/>
                <w:rPrChange w:id="2299" w:author="OpenAI" w:date="2026-10-01T18:07:00Z" w16du:dateUtc="2026-10-02T01:07:00Z">
                  <w:rPr/>
                </w:rPrChange>
              </w:rPr>
              <w:t>1.07</w:t>
            </w:r>
          </w:p>
        </w:tc>
        <w:tc>
          <w:tcPr>
            <w:tcW w:w="807" w:type="dxa"/>
            <w:tcBorders>
              <w:top w:val="single" w:sz="4" w:space="0" w:color="000000"/>
              <w:left w:val="single" w:sz="4" w:space="0" w:color="000000"/>
              <w:bottom w:val="single" w:sz="4" w:space="0" w:color="000000"/>
              <w:right w:val="single" w:sz="4" w:space="0" w:color="000000"/>
            </w:tcBorders>
            <w:vAlign w:val="center"/>
            <w:tcPrChange w:id="2300" w:author="OpenAI" w:date="2026-10-01T18:07:00Z" w16du:dateUtc="2026-10-02T01:07:00Z">
              <w:tcPr>
                <w:tcW w:w="937"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301" w:author="OpenAI" w:date="2026-10-01T18:07:00Z" w16du:dateUtc="2026-10-02T01:07:00Z">
                  <w:rPr/>
                </w:rPrChange>
              </w:rPr>
            </w:pPr>
            <w:r>
              <w:rPr>
                <w:sz w:val="22"/>
                <w:rPrChange w:id="2302" w:author="OpenAI" w:date="2026-10-01T18:07:00Z" w16du:dateUtc="2026-10-02T01:07:00Z">
                  <w:rPr/>
                </w:rPrChange>
              </w:rPr>
              <w:t>uM</w:t>
            </w:r>
          </w:p>
        </w:tc>
        <w:tc>
          <w:tcPr>
            <w:tcW w:w="3059" w:type="dxa"/>
            <w:tcBorders>
              <w:top w:val="single" w:sz="4" w:space="0" w:color="000000"/>
              <w:left w:val="single" w:sz="4" w:space="0" w:color="000000"/>
              <w:bottom w:val="single" w:sz="4" w:space="0" w:color="000000"/>
              <w:right w:val="single" w:sz="4" w:space="0" w:color="000000"/>
            </w:tcBorders>
            <w:vAlign w:val="center"/>
            <w:tcPrChange w:id="2303" w:author="OpenAI" w:date="2026-10-01T18:07:00Z" w16du:dateUtc="2026-10-02T01:07:00Z">
              <w:tcPr>
                <w:tcW w:w="2663"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304" w:author="OpenAI" w:date="2026-10-01T18:07:00Z" w16du:dateUtc="2026-10-02T01:07:00Z">
                  <w:rPr/>
                </w:rPrChange>
              </w:rPr>
            </w:pPr>
            <w:r>
              <w:rPr>
                <w:sz w:val="22"/>
                <w:rPrChange w:id="2305" w:author="OpenAI" w:date="2026-10-01T18:07:00Z" w16du:dateUtc="2026-10-02T01:07:00Z">
                  <w:rPr/>
                </w:rPrChange>
              </w:rPr>
              <w:t>Model-based meta-analysis</w:t>
            </w:r>
          </w:p>
        </w:tc>
        <w:tc>
          <w:tcPr>
            <w:tcW w:w="1441" w:type="dxa"/>
            <w:tcBorders>
              <w:top w:val="single" w:sz="4" w:space="0" w:color="000000"/>
              <w:left w:val="single" w:sz="4" w:space="0" w:color="000000"/>
              <w:bottom w:val="single" w:sz="4" w:space="0" w:color="000000"/>
              <w:right w:val="single" w:sz="4" w:space="0" w:color="000000"/>
            </w:tcBorders>
            <w:cellDel w:id="2306" w:author="OpenAI" w:date="2026-10-01T18:07:00Z"/>
            <w:tcPrChange w:id="2307" w:author="OpenAI" w:date="2026-10-01T18:07:00Z" w16du:dateUtc="2026-10-02T01:07:00Z">
              <w:tcPr>
                <w:tcW w:w="1441" w:type="dxa"/>
                <w:gridSpan w:val="2"/>
                <w:tcBorders>
                  <w:top w:val="single" w:sz="4" w:space="0" w:color="000000"/>
                  <w:left w:val="single" w:sz="4" w:space="0" w:color="000000"/>
                  <w:bottom w:val="single" w:sz="4" w:space="0" w:color="000000"/>
                  <w:right w:val="single" w:sz="4" w:space="0" w:color="000000"/>
                </w:tcBorders>
                <w:vAlign w:val="center"/>
                <w:cellDel w:id="2308" w:author="OpenAI" w:date="2026-10-01T18:07:00Z"/>
              </w:tcPr>
            </w:tcPrChange>
          </w:tcPr>
          <w:p w:rsidR="007B1B89" w:rsidRDefault="007B1B89">
            <w:pPr>
              <w:jc w:val="center"/>
            </w:pPr>
            <w:del w:id="2309" w:author="OpenAI" w:date="2026-10-01T18:07:00Z" w16du:dateUtc="2026-10-02T01:07:00Z">
              <w:r>
                <w:delText>A Priori</w:delText>
              </w:r>
            </w:del>
          </w:p>
        </w:tc>
        <w:tc>
          <w:tcPr>
            <w:tcW w:w="1172" w:type="dxa"/>
            <w:gridSpan w:val="2"/>
            <w:tcBorders>
              <w:top w:val="single" w:sz="4" w:space="0" w:color="000000"/>
              <w:left w:val="single" w:sz="4" w:space="0" w:color="000000"/>
              <w:bottom w:val="single" w:sz="4" w:space="0" w:color="000000"/>
              <w:right w:val="single" w:sz="4" w:space="0" w:color="000000"/>
            </w:tcBorders>
            <w:vAlign w:val="center"/>
            <w:tcPrChange w:id="2310" w:author="OpenAI" w:date="2026-10-01T18:07:00Z" w16du:dateUtc="2026-10-02T01:07:00Z">
              <w:tcPr>
                <w:tcW w:w="3115"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311" w:author="OpenAI" w:date="2026-10-01T18:07:00Z" w16du:dateUtc="2026-10-02T01:07:00Z">
                  <w:rPr/>
                </w:rPrChange>
              </w:rPr>
            </w:pPr>
            <w:r>
              <w:rPr>
                <w:sz w:val="22"/>
                <w:rPrChange w:id="2312" w:author="OpenAI" w:date="2026-10-01T18:07:00Z" w16du:dateUtc="2026-10-02T01:07:00Z">
                  <w:rPr/>
                </w:rPrChange>
              </w:rPr>
              <w:t>[5]</w:t>
            </w:r>
          </w:p>
        </w:tc>
      </w:tr>
      <w:tr w:rsidR="001425FF">
        <w:trPr>
          <w:trHeight w:val="417"/>
          <w:trPrChange w:id="2313" w:author="OpenAI" w:date="2026-10-01T18:07:00Z" w16du:dateUtc="2026-10-02T01:07:00Z">
            <w:trPr>
              <w:trHeight w:val="417"/>
            </w:trPr>
          </w:trPrChange>
        </w:trPr>
        <w:tc>
          <w:tcPr>
            <w:tcW w:w="1596" w:type="dxa"/>
            <w:tcBorders>
              <w:top w:val="single" w:sz="4" w:space="0" w:color="000000"/>
              <w:left w:val="single" w:sz="4" w:space="0" w:color="000000"/>
              <w:bottom w:val="single" w:sz="4" w:space="0" w:color="000000"/>
              <w:right w:val="single" w:sz="4" w:space="0" w:color="000000"/>
            </w:tcBorders>
            <w:vAlign w:val="center"/>
            <w:tcPrChange w:id="2314" w:author="OpenAI" w:date="2026-10-01T18:07:00Z" w16du:dateUtc="2026-10-02T01:07:00Z">
              <w:tcPr>
                <w:tcW w:w="1830"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315" w:author="OpenAI" w:date="2026-10-01T18:07:00Z" w16du:dateUtc="2026-10-02T01:07:00Z">
                  <w:rPr/>
                </w:rPrChange>
              </w:rPr>
            </w:pPr>
            <w:r>
              <w:rPr>
                <w:sz w:val="22"/>
                <w:rPrChange w:id="2316" w:author="OpenAI" w:date="2026-10-01T18:07:00Z" w16du:dateUtc="2026-10-02T01:07:00Z">
                  <w:rPr/>
                </w:rPrChange>
              </w:rPr>
              <w:t>Atezolizumab</w:t>
            </w:r>
          </w:p>
        </w:tc>
        <w:tc>
          <w:tcPr>
            <w:tcW w:w="956" w:type="dxa"/>
            <w:tcBorders>
              <w:top w:val="single" w:sz="4" w:space="0" w:color="000000"/>
              <w:left w:val="single" w:sz="4" w:space="0" w:color="000000"/>
              <w:bottom w:val="single" w:sz="4" w:space="0" w:color="000000"/>
              <w:right w:val="single" w:sz="4" w:space="0" w:color="000000"/>
            </w:tcBorders>
            <w:vAlign w:val="bottom"/>
            <w:tcPrChange w:id="2317" w:author="OpenAI" w:date="2026-10-01T18:07:00Z" w16du:dateUtc="2026-10-02T01:07:00Z">
              <w:tcPr>
                <w:tcW w:w="1161" w:type="dxa"/>
                <w:gridSpan w:val="2"/>
                <w:tcBorders>
                  <w:top w:val="single" w:sz="4" w:space="0" w:color="000000"/>
                  <w:left w:val="single" w:sz="4" w:space="0" w:color="000000"/>
                  <w:bottom w:val="single" w:sz="4" w:space="0" w:color="000000"/>
                  <w:right w:val="single" w:sz="4" w:space="0" w:color="000000"/>
                </w:tcBorders>
                <w:vAlign w:val="bottom"/>
              </w:tcPr>
            </w:tcPrChange>
          </w:tcPr>
          <w:p w:rsidR="001425FF" w:rsidRDefault="007B1B89">
            <w:pPr>
              <w:jc w:val="left"/>
              <w:rPr>
                <w:sz w:val="22"/>
                <w:rPrChange w:id="2318" w:author="OpenAI" w:date="2026-10-01T18:07:00Z" w16du:dateUtc="2026-10-02T01:07:00Z">
                  <w:rPr/>
                </w:rPrChange>
              </w:rPr>
            </w:pPr>
            <w:r>
              <w:rPr>
                <w:sz w:val="22"/>
                <w:rPrChange w:id="2319" w:author="OpenAI" w:date="2026-10-01T18:07:00Z" w16du:dateUtc="2026-10-02T01:07:00Z">
                  <w:rPr/>
                </w:rPrChange>
              </w:rPr>
              <w:t>Human</w:t>
            </w:r>
          </w:p>
        </w:tc>
        <w:tc>
          <w:tcPr>
            <w:tcW w:w="1707" w:type="dxa"/>
            <w:tcBorders>
              <w:top w:val="single" w:sz="4" w:space="0" w:color="000000"/>
              <w:left w:val="single" w:sz="4" w:space="0" w:color="000000"/>
              <w:bottom w:val="single" w:sz="4" w:space="0" w:color="000000"/>
              <w:right w:val="single" w:sz="4" w:space="0" w:color="000000"/>
            </w:tcBorders>
            <w:vAlign w:val="center"/>
            <w:tcPrChange w:id="2320" w:author="OpenAI" w:date="2026-10-01T18:07:00Z" w16du:dateUtc="2026-10-02T01:07:00Z">
              <w:tcPr>
                <w:tcW w:w="1539"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321" w:author="OpenAI" w:date="2026-10-01T18:07:00Z" w16du:dateUtc="2026-10-02T01:07:00Z">
                  <w:rPr/>
                </w:rPrChange>
              </w:rPr>
            </w:pPr>
            <w:r>
              <w:rPr>
                <w:sz w:val="22"/>
                <w:rPrChange w:id="2322" w:author="OpenAI" w:date="2026-10-01T18:07:00Z" w16du:dateUtc="2026-10-02T01:07:00Z">
                  <w:rPr/>
                </w:rPrChange>
              </w:rPr>
              <w:t>Kd</w:t>
            </w:r>
          </w:p>
        </w:tc>
        <w:tc>
          <w:tcPr>
            <w:tcW w:w="1172" w:type="dxa"/>
            <w:tcBorders>
              <w:top w:val="single" w:sz="4" w:space="0" w:color="000000"/>
              <w:left w:val="single" w:sz="4" w:space="0" w:color="000000"/>
              <w:bottom w:val="single" w:sz="4" w:space="0" w:color="000000"/>
              <w:right w:val="single" w:sz="4" w:space="0" w:color="000000"/>
            </w:tcBorders>
            <w:vAlign w:val="center"/>
            <w:tcPrChange w:id="2323" w:author="OpenAI" w:date="2026-10-01T18:07:00Z" w16du:dateUtc="2026-10-02T01:07:00Z">
              <w:tcPr>
                <w:tcW w:w="1169"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right"/>
              <w:rPr>
                <w:sz w:val="22"/>
                <w:rPrChange w:id="2324" w:author="OpenAI" w:date="2026-10-01T18:07:00Z" w16du:dateUtc="2026-10-02T01:07:00Z">
                  <w:rPr/>
                </w:rPrChange>
              </w:rPr>
            </w:pPr>
            <w:r>
              <w:rPr>
                <w:sz w:val="22"/>
                <w:rPrChange w:id="2325" w:author="OpenAI" w:date="2026-10-01T18:07:00Z" w16du:dateUtc="2026-10-02T01:07:00Z">
                  <w:rPr/>
                </w:rPrChange>
              </w:rPr>
              <w:t>0.</w:t>
            </w:r>
            <w:del w:id="2326" w:author="OpenAI" w:date="2026-10-01T18:07:00Z" w16du:dateUtc="2026-10-02T01:07:00Z">
              <w:r>
                <w:delText>299</w:delText>
              </w:r>
            </w:del>
            <w:ins w:id="2327" w:author="OpenAI" w:date="2026-10-01T18:07:00Z" w16du:dateUtc="2026-10-02T01:07:00Z">
              <w:r>
                <w:rPr>
                  <w:sz w:val="22"/>
                  <w:szCs w:val="22"/>
                </w:rPr>
                <w:t>000299</w:t>
              </w:r>
            </w:ins>
          </w:p>
        </w:tc>
        <w:tc>
          <w:tcPr>
            <w:tcW w:w="807" w:type="dxa"/>
            <w:tcBorders>
              <w:top w:val="single" w:sz="4" w:space="0" w:color="000000"/>
              <w:left w:val="single" w:sz="4" w:space="0" w:color="000000"/>
              <w:bottom w:val="single" w:sz="4" w:space="0" w:color="000000"/>
              <w:right w:val="single" w:sz="4" w:space="0" w:color="000000"/>
            </w:tcBorders>
            <w:vAlign w:val="center"/>
            <w:tcPrChange w:id="2328" w:author="OpenAI" w:date="2026-10-01T18:07:00Z" w16du:dateUtc="2026-10-02T01:07:00Z">
              <w:tcPr>
                <w:tcW w:w="937"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329" w:author="OpenAI" w:date="2026-10-01T18:07:00Z" w16du:dateUtc="2026-10-02T01:07:00Z">
                  <w:rPr/>
                </w:rPrChange>
              </w:rPr>
            </w:pPr>
            <w:r>
              <w:rPr>
                <w:sz w:val="22"/>
                <w:rPrChange w:id="2330" w:author="OpenAI" w:date="2026-10-01T18:07:00Z" w16du:dateUtc="2026-10-02T01:07:00Z">
                  <w:rPr/>
                </w:rPrChange>
              </w:rPr>
              <w:t>uM</w:t>
            </w:r>
          </w:p>
        </w:tc>
        <w:tc>
          <w:tcPr>
            <w:tcW w:w="3059" w:type="dxa"/>
            <w:tcBorders>
              <w:top w:val="single" w:sz="4" w:space="0" w:color="000000"/>
              <w:left w:val="single" w:sz="4" w:space="0" w:color="000000"/>
              <w:bottom w:val="single" w:sz="4" w:space="0" w:color="000000"/>
              <w:right w:val="single" w:sz="4" w:space="0" w:color="000000"/>
            </w:tcBorders>
            <w:vAlign w:val="center"/>
            <w:tcPrChange w:id="2331" w:author="OpenAI" w:date="2026-10-01T18:07:00Z" w16du:dateUtc="2026-10-02T01:07:00Z">
              <w:tcPr>
                <w:tcW w:w="2663"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332" w:author="OpenAI" w:date="2026-10-01T18:07:00Z" w16du:dateUtc="2026-10-02T01:07:00Z">
                  <w:rPr/>
                </w:rPrChange>
              </w:rPr>
            </w:pPr>
            <w:r>
              <w:rPr>
                <w:sz w:val="22"/>
                <w:rPrChange w:id="2333" w:author="OpenAI" w:date="2026-10-01T18:07:00Z" w16du:dateUtc="2026-10-02T01:07:00Z">
                  <w:rPr/>
                </w:rPrChange>
              </w:rPr>
              <w:t>Equilibrium binding studies</w:t>
            </w:r>
          </w:p>
        </w:tc>
        <w:tc>
          <w:tcPr>
            <w:tcW w:w="1441" w:type="dxa"/>
            <w:tcBorders>
              <w:top w:val="single" w:sz="4" w:space="0" w:color="000000"/>
              <w:left w:val="single" w:sz="4" w:space="0" w:color="000000"/>
              <w:bottom w:val="single" w:sz="4" w:space="0" w:color="000000"/>
              <w:right w:val="single" w:sz="4" w:space="0" w:color="000000"/>
            </w:tcBorders>
            <w:cellDel w:id="2334" w:author="OpenAI" w:date="2026-10-01T18:07:00Z"/>
            <w:tcPrChange w:id="2335" w:author="OpenAI" w:date="2026-10-01T18:07:00Z" w16du:dateUtc="2026-10-02T01:07:00Z">
              <w:tcPr>
                <w:tcW w:w="1441" w:type="dxa"/>
                <w:gridSpan w:val="2"/>
                <w:tcBorders>
                  <w:top w:val="single" w:sz="4" w:space="0" w:color="000000"/>
                  <w:left w:val="single" w:sz="4" w:space="0" w:color="000000"/>
                  <w:bottom w:val="single" w:sz="4" w:space="0" w:color="000000"/>
                  <w:right w:val="single" w:sz="4" w:space="0" w:color="000000"/>
                </w:tcBorders>
                <w:vAlign w:val="center"/>
                <w:cellDel w:id="2336" w:author="OpenAI" w:date="2026-10-01T18:07:00Z"/>
              </w:tcPr>
            </w:tcPrChange>
          </w:tcPr>
          <w:p w:rsidR="007B1B89" w:rsidRDefault="007B1B89">
            <w:pPr>
              <w:jc w:val="center"/>
            </w:pPr>
            <w:del w:id="2337" w:author="OpenAI" w:date="2026-10-01T18:07:00Z" w16du:dateUtc="2026-10-02T01:07:00Z">
              <w:r>
                <w:delText>A Priori and Top Down</w:delText>
              </w:r>
            </w:del>
          </w:p>
        </w:tc>
        <w:tc>
          <w:tcPr>
            <w:tcW w:w="1172" w:type="dxa"/>
            <w:gridSpan w:val="2"/>
            <w:tcBorders>
              <w:top w:val="single" w:sz="4" w:space="0" w:color="000000"/>
              <w:left w:val="single" w:sz="4" w:space="0" w:color="000000"/>
              <w:bottom w:val="single" w:sz="4" w:space="0" w:color="000000"/>
              <w:right w:val="single" w:sz="4" w:space="0" w:color="000000"/>
            </w:tcBorders>
            <w:vAlign w:val="center"/>
            <w:tcPrChange w:id="2338" w:author="OpenAI" w:date="2026-10-01T18:07:00Z" w16du:dateUtc="2026-10-02T01:07:00Z">
              <w:tcPr>
                <w:tcW w:w="3115"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339" w:author="OpenAI" w:date="2026-10-01T18:07:00Z" w16du:dateUtc="2026-10-02T01:07:00Z">
                  <w:rPr/>
                </w:rPrChange>
              </w:rPr>
            </w:pPr>
            <w:r>
              <w:rPr>
                <w:sz w:val="22"/>
                <w:rPrChange w:id="2340" w:author="OpenAI" w:date="2026-10-01T18:07:00Z" w16du:dateUtc="2026-10-02T01:07:00Z">
                  <w:rPr/>
                </w:rPrChange>
              </w:rPr>
              <w:t>[6]</w:t>
            </w:r>
          </w:p>
        </w:tc>
      </w:tr>
      <w:tr w:rsidR="001425FF">
        <w:trPr>
          <w:trHeight w:val="417"/>
          <w:trPrChange w:id="2341" w:author="OpenAI" w:date="2026-10-01T18:07:00Z" w16du:dateUtc="2026-10-02T01:07:00Z">
            <w:trPr>
              <w:trHeight w:val="417"/>
            </w:trPr>
          </w:trPrChange>
        </w:trPr>
        <w:tc>
          <w:tcPr>
            <w:tcW w:w="1596" w:type="dxa"/>
            <w:tcBorders>
              <w:top w:val="single" w:sz="4" w:space="0" w:color="000000"/>
              <w:left w:val="single" w:sz="4" w:space="0" w:color="000000"/>
              <w:bottom w:val="single" w:sz="4" w:space="0" w:color="000000"/>
              <w:right w:val="single" w:sz="4" w:space="0" w:color="000000"/>
            </w:tcBorders>
            <w:vAlign w:val="center"/>
            <w:tcPrChange w:id="2342" w:author="OpenAI" w:date="2026-10-01T18:07:00Z" w16du:dateUtc="2026-10-02T01:07:00Z">
              <w:tcPr>
                <w:tcW w:w="1830"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343" w:author="OpenAI" w:date="2026-10-01T18:07:00Z" w16du:dateUtc="2026-10-02T01:07:00Z">
                  <w:rPr/>
                </w:rPrChange>
              </w:rPr>
            </w:pPr>
            <w:r>
              <w:rPr>
                <w:sz w:val="22"/>
                <w:rPrChange w:id="2344" w:author="OpenAI" w:date="2026-10-01T18:07:00Z" w16du:dateUtc="2026-10-02T01:07:00Z">
                  <w:rPr/>
                </w:rPrChange>
              </w:rPr>
              <w:t>Atezolizumab</w:t>
            </w:r>
          </w:p>
        </w:tc>
        <w:tc>
          <w:tcPr>
            <w:tcW w:w="956" w:type="dxa"/>
            <w:tcBorders>
              <w:top w:val="single" w:sz="4" w:space="0" w:color="000000"/>
              <w:left w:val="single" w:sz="4" w:space="0" w:color="000000"/>
              <w:bottom w:val="single" w:sz="4" w:space="0" w:color="000000"/>
              <w:right w:val="single" w:sz="4" w:space="0" w:color="000000"/>
            </w:tcBorders>
            <w:vAlign w:val="bottom"/>
            <w:tcPrChange w:id="2345" w:author="OpenAI" w:date="2026-10-01T18:07:00Z" w16du:dateUtc="2026-10-02T01:07:00Z">
              <w:tcPr>
                <w:tcW w:w="1161" w:type="dxa"/>
                <w:gridSpan w:val="2"/>
                <w:tcBorders>
                  <w:top w:val="single" w:sz="4" w:space="0" w:color="000000"/>
                  <w:left w:val="single" w:sz="4" w:space="0" w:color="000000"/>
                  <w:bottom w:val="single" w:sz="4" w:space="0" w:color="000000"/>
                  <w:right w:val="single" w:sz="4" w:space="0" w:color="000000"/>
                </w:tcBorders>
                <w:vAlign w:val="bottom"/>
              </w:tcPr>
            </w:tcPrChange>
          </w:tcPr>
          <w:p w:rsidR="001425FF" w:rsidRDefault="007B1B89">
            <w:pPr>
              <w:jc w:val="left"/>
              <w:rPr>
                <w:sz w:val="22"/>
                <w:rPrChange w:id="2346" w:author="OpenAI" w:date="2026-10-01T18:07:00Z" w16du:dateUtc="2026-10-02T01:07:00Z">
                  <w:rPr/>
                </w:rPrChange>
              </w:rPr>
            </w:pPr>
            <w:r>
              <w:rPr>
                <w:sz w:val="22"/>
                <w:rPrChange w:id="2347" w:author="OpenAI" w:date="2026-10-01T18:07:00Z" w16du:dateUtc="2026-10-02T01:07:00Z">
                  <w:rPr/>
                </w:rPrChange>
              </w:rPr>
              <w:t>Human</w:t>
            </w:r>
          </w:p>
        </w:tc>
        <w:tc>
          <w:tcPr>
            <w:tcW w:w="1707" w:type="dxa"/>
            <w:tcBorders>
              <w:top w:val="single" w:sz="4" w:space="0" w:color="000000"/>
              <w:left w:val="single" w:sz="4" w:space="0" w:color="000000"/>
              <w:bottom w:val="single" w:sz="4" w:space="0" w:color="000000"/>
              <w:right w:val="single" w:sz="4" w:space="0" w:color="000000"/>
            </w:tcBorders>
            <w:vAlign w:val="center"/>
            <w:tcPrChange w:id="2348" w:author="OpenAI" w:date="2026-10-01T18:07:00Z" w16du:dateUtc="2026-10-02T01:07:00Z">
              <w:tcPr>
                <w:tcW w:w="1539"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349" w:author="OpenAI" w:date="2026-10-01T18:07:00Z" w16du:dateUtc="2026-10-02T01:07:00Z">
                  <w:rPr/>
                </w:rPrChange>
              </w:rPr>
            </w:pPr>
            <w:r>
              <w:rPr>
                <w:sz w:val="22"/>
                <w:rPrChange w:id="2350" w:author="OpenAI" w:date="2026-10-01T18:07:00Z" w16du:dateUtc="2026-10-02T01:07:00Z">
                  <w:rPr/>
                </w:rPrChange>
              </w:rPr>
              <w:t>koff</w:t>
            </w:r>
          </w:p>
        </w:tc>
        <w:tc>
          <w:tcPr>
            <w:tcW w:w="1172" w:type="dxa"/>
            <w:tcBorders>
              <w:top w:val="single" w:sz="4" w:space="0" w:color="000000"/>
              <w:left w:val="single" w:sz="4" w:space="0" w:color="000000"/>
              <w:bottom w:val="single" w:sz="4" w:space="0" w:color="000000"/>
              <w:right w:val="single" w:sz="4" w:space="0" w:color="000000"/>
            </w:tcBorders>
            <w:vAlign w:val="center"/>
            <w:tcPrChange w:id="2351" w:author="OpenAI" w:date="2026-10-01T18:07:00Z" w16du:dateUtc="2026-10-02T01:07:00Z">
              <w:tcPr>
                <w:tcW w:w="1169"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right"/>
              <w:rPr>
                <w:sz w:val="22"/>
                <w:rPrChange w:id="2352" w:author="OpenAI" w:date="2026-10-01T18:07:00Z" w16du:dateUtc="2026-10-02T01:07:00Z">
                  <w:rPr/>
                </w:rPrChange>
              </w:rPr>
            </w:pPr>
            <w:r>
              <w:rPr>
                <w:sz w:val="22"/>
                <w:rPrChange w:id="2353" w:author="OpenAI" w:date="2026-10-01T18:07:00Z" w16du:dateUtc="2026-10-02T01:07:00Z">
                  <w:rPr/>
                </w:rPrChange>
              </w:rPr>
              <w:t>0.00936</w:t>
            </w:r>
          </w:p>
        </w:tc>
        <w:tc>
          <w:tcPr>
            <w:tcW w:w="807" w:type="dxa"/>
            <w:tcBorders>
              <w:top w:val="single" w:sz="4" w:space="0" w:color="000000"/>
              <w:left w:val="single" w:sz="4" w:space="0" w:color="000000"/>
              <w:bottom w:val="single" w:sz="4" w:space="0" w:color="000000"/>
              <w:right w:val="single" w:sz="4" w:space="0" w:color="000000"/>
            </w:tcBorders>
            <w:vAlign w:val="center"/>
            <w:tcPrChange w:id="2354" w:author="OpenAI" w:date="2026-10-01T18:07:00Z" w16du:dateUtc="2026-10-02T01:07:00Z">
              <w:tcPr>
                <w:tcW w:w="937"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355" w:author="OpenAI" w:date="2026-10-01T18:07:00Z" w16du:dateUtc="2026-10-02T01:07:00Z">
                  <w:rPr/>
                </w:rPrChange>
              </w:rPr>
            </w:pPr>
            <w:r>
              <w:rPr>
                <w:sz w:val="22"/>
                <w:rPrChange w:id="2356" w:author="OpenAI" w:date="2026-10-01T18:07:00Z" w16du:dateUtc="2026-10-02T01:07:00Z">
                  <w:rPr/>
                </w:rPrChange>
              </w:rPr>
              <w:t>1/min</w:t>
            </w:r>
          </w:p>
        </w:tc>
        <w:tc>
          <w:tcPr>
            <w:tcW w:w="3059" w:type="dxa"/>
            <w:tcBorders>
              <w:top w:val="single" w:sz="4" w:space="0" w:color="000000"/>
              <w:left w:val="single" w:sz="4" w:space="0" w:color="000000"/>
              <w:bottom w:val="single" w:sz="4" w:space="0" w:color="000000"/>
              <w:right w:val="single" w:sz="4" w:space="0" w:color="000000"/>
            </w:tcBorders>
            <w:vAlign w:val="center"/>
            <w:tcPrChange w:id="2357" w:author="OpenAI" w:date="2026-10-01T18:07:00Z" w16du:dateUtc="2026-10-02T01:07:00Z">
              <w:tcPr>
                <w:tcW w:w="2663"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358" w:author="OpenAI" w:date="2026-10-01T18:07:00Z" w16du:dateUtc="2026-10-02T01:07:00Z">
                  <w:rPr/>
                </w:rPrChange>
              </w:rPr>
            </w:pPr>
            <w:r>
              <w:rPr>
                <w:sz w:val="22"/>
                <w:rPrChange w:id="2359" w:author="OpenAI" w:date="2026-10-01T18:07:00Z" w16du:dateUtc="2026-10-02T01:07:00Z">
                  <w:rPr/>
                </w:rPrChange>
              </w:rPr>
              <w:t>SPR/Biacore</w:t>
            </w:r>
          </w:p>
        </w:tc>
        <w:tc>
          <w:tcPr>
            <w:tcW w:w="1441" w:type="dxa"/>
            <w:tcBorders>
              <w:top w:val="single" w:sz="4" w:space="0" w:color="000000"/>
              <w:left w:val="single" w:sz="4" w:space="0" w:color="000000"/>
              <w:bottom w:val="single" w:sz="4" w:space="0" w:color="000000"/>
              <w:right w:val="single" w:sz="4" w:space="0" w:color="000000"/>
            </w:tcBorders>
            <w:cellDel w:id="2360" w:author="OpenAI" w:date="2026-10-01T18:07:00Z"/>
            <w:tcPrChange w:id="2361" w:author="OpenAI" w:date="2026-10-01T18:07:00Z" w16du:dateUtc="2026-10-02T01:07:00Z">
              <w:tcPr>
                <w:tcW w:w="1441" w:type="dxa"/>
                <w:gridSpan w:val="2"/>
                <w:tcBorders>
                  <w:top w:val="single" w:sz="4" w:space="0" w:color="000000"/>
                  <w:left w:val="single" w:sz="4" w:space="0" w:color="000000"/>
                  <w:bottom w:val="single" w:sz="4" w:space="0" w:color="000000"/>
                  <w:right w:val="single" w:sz="4" w:space="0" w:color="000000"/>
                </w:tcBorders>
                <w:vAlign w:val="center"/>
                <w:cellDel w:id="2362" w:author="OpenAI" w:date="2026-10-01T18:07:00Z"/>
              </w:tcPr>
            </w:tcPrChange>
          </w:tcPr>
          <w:p w:rsidR="007B1B89" w:rsidRDefault="007B1B89">
            <w:pPr>
              <w:jc w:val="center"/>
            </w:pPr>
            <w:del w:id="2363" w:author="OpenAI" w:date="2026-10-01T18:07:00Z" w16du:dateUtc="2026-10-02T01:07:00Z">
              <w:r>
                <w:delText>A Priori and Top Down</w:delText>
              </w:r>
            </w:del>
          </w:p>
        </w:tc>
        <w:tc>
          <w:tcPr>
            <w:tcW w:w="1172" w:type="dxa"/>
            <w:gridSpan w:val="2"/>
            <w:tcBorders>
              <w:top w:val="single" w:sz="4" w:space="0" w:color="000000"/>
              <w:left w:val="single" w:sz="4" w:space="0" w:color="000000"/>
              <w:bottom w:val="single" w:sz="4" w:space="0" w:color="000000"/>
              <w:right w:val="single" w:sz="4" w:space="0" w:color="000000"/>
            </w:tcBorders>
            <w:vAlign w:val="center"/>
            <w:tcPrChange w:id="2364" w:author="OpenAI" w:date="2026-10-01T18:07:00Z" w16du:dateUtc="2026-10-02T01:07:00Z">
              <w:tcPr>
                <w:tcW w:w="3115"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365" w:author="OpenAI" w:date="2026-10-01T18:07:00Z" w16du:dateUtc="2026-10-02T01:07:00Z">
                  <w:rPr/>
                </w:rPrChange>
              </w:rPr>
            </w:pPr>
            <w:r>
              <w:rPr>
                <w:sz w:val="22"/>
                <w:rPrChange w:id="2366" w:author="OpenAI" w:date="2026-10-01T18:07:00Z" w16du:dateUtc="2026-10-02T01:07:00Z">
                  <w:rPr/>
                </w:rPrChange>
              </w:rPr>
              <w:t>[6]</w:t>
            </w:r>
          </w:p>
        </w:tc>
      </w:tr>
      <w:tr w:rsidR="001425FF">
        <w:trPr>
          <w:trHeight w:val="417"/>
          <w:trPrChange w:id="2367" w:author="OpenAI" w:date="2026-10-01T18:07:00Z" w16du:dateUtc="2026-10-02T01:07:00Z">
            <w:trPr>
              <w:trHeight w:val="417"/>
            </w:trPr>
          </w:trPrChange>
        </w:trPr>
        <w:tc>
          <w:tcPr>
            <w:tcW w:w="1596" w:type="dxa"/>
            <w:tcBorders>
              <w:top w:val="single" w:sz="4" w:space="0" w:color="000000"/>
              <w:left w:val="single" w:sz="4" w:space="0" w:color="000000"/>
              <w:bottom w:val="single" w:sz="4" w:space="0" w:color="000000"/>
              <w:right w:val="single" w:sz="4" w:space="0" w:color="000000"/>
            </w:tcBorders>
            <w:vAlign w:val="center"/>
            <w:tcPrChange w:id="2368" w:author="OpenAI" w:date="2026-10-01T18:07:00Z" w16du:dateUtc="2026-10-02T01:07:00Z">
              <w:tcPr>
                <w:tcW w:w="1830"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369" w:author="OpenAI" w:date="2026-10-01T18:07:00Z" w16du:dateUtc="2026-10-02T01:07:00Z">
                  <w:rPr/>
                </w:rPrChange>
              </w:rPr>
            </w:pPr>
            <w:r>
              <w:rPr>
                <w:sz w:val="22"/>
                <w:rPrChange w:id="2370" w:author="OpenAI" w:date="2026-10-01T18:07:00Z" w16du:dateUtc="2026-10-02T01:07:00Z">
                  <w:rPr/>
                </w:rPrChange>
              </w:rPr>
              <w:t>Atezolizumab</w:t>
            </w:r>
          </w:p>
        </w:tc>
        <w:tc>
          <w:tcPr>
            <w:tcW w:w="956" w:type="dxa"/>
            <w:tcBorders>
              <w:top w:val="single" w:sz="4" w:space="0" w:color="000000"/>
              <w:left w:val="single" w:sz="4" w:space="0" w:color="000000"/>
              <w:bottom w:val="single" w:sz="4" w:space="0" w:color="000000"/>
              <w:right w:val="single" w:sz="4" w:space="0" w:color="000000"/>
            </w:tcBorders>
            <w:vAlign w:val="bottom"/>
            <w:tcPrChange w:id="2371" w:author="OpenAI" w:date="2026-10-01T18:07:00Z" w16du:dateUtc="2026-10-02T01:07:00Z">
              <w:tcPr>
                <w:tcW w:w="1161" w:type="dxa"/>
                <w:gridSpan w:val="2"/>
                <w:tcBorders>
                  <w:top w:val="single" w:sz="4" w:space="0" w:color="000000"/>
                  <w:left w:val="single" w:sz="4" w:space="0" w:color="000000"/>
                  <w:bottom w:val="single" w:sz="4" w:space="0" w:color="000000"/>
                  <w:right w:val="single" w:sz="4" w:space="0" w:color="000000"/>
                </w:tcBorders>
                <w:vAlign w:val="bottom"/>
              </w:tcPr>
            </w:tcPrChange>
          </w:tcPr>
          <w:p w:rsidR="001425FF" w:rsidRDefault="007B1B89">
            <w:pPr>
              <w:jc w:val="left"/>
              <w:rPr>
                <w:sz w:val="22"/>
                <w:rPrChange w:id="2372" w:author="OpenAI" w:date="2026-10-01T18:07:00Z" w16du:dateUtc="2026-10-02T01:07:00Z">
                  <w:rPr/>
                </w:rPrChange>
              </w:rPr>
            </w:pPr>
            <w:r>
              <w:rPr>
                <w:sz w:val="22"/>
                <w:rPrChange w:id="2373" w:author="OpenAI" w:date="2026-10-01T18:07:00Z" w16du:dateUtc="2026-10-02T01:07:00Z">
                  <w:rPr/>
                </w:rPrChange>
              </w:rPr>
              <w:t>Human</w:t>
            </w:r>
          </w:p>
        </w:tc>
        <w:tc>
          <w:tcPr>
            <w:tcW w:w="1707" w:type="dxa"/>
            <w:tcBorders>
              <w:top w:val="single" w:sz="4" w:space="0" w:color="000000"/>
              <w:left w:val="single" w:sz="4" w:space="0" w:color="000000"/>
              <w:bottom w:val="single" w:sz="4" w:space="0" w:color="000000"/>
              <w:right w:val="single" w:sz="4" w:space="0" w:color="000000"/>
            </w:tcBorders>
            <w:vAlign w:val="center"/>
            <w:tcPrChange w:id="2374" w:author="OpenAI" w:date="2026-10-01T18:07:00Z" w16du:dateUtc="2026-10-02T01:07:00Z">
              <w:tcPr>
                <w:tcW w:w="1539"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375" w:author="OpenAI" w:date="2026-10-01T18:07:00Z" w16du:dateUtc="2026-10-02T01:07:00Z">
                  <w:rPr/>
                </w:rPrChange>
              </w:rPr>
            </w:pPr>
            <w:r>
              <w:rPr>
                <w:sz w:val="22"/>
                <w:rPrChange w:id="2376" w:author="OpenAI" w:date="2026-10-01T18:07:00Z" w16du:dateUtc="2026-10-02T01:07:00Z">
                  <w:rPr/>
                </w:rPrChange>
              </w:rPr>
              <w:t>kint</w:t>
            </w:r>
          </w:p>
        </w:tc>
        <w:tc>
          <w:tcPr>
            <w:tcW w:w="1172" w:type="dxa"/>
            <w:tcBorders>
              <w:top w:val="single" w:sz="4" w:space="0" w:color="000000"/>
              <w:left w:val="single" w:sz="4" w:space="0" w:color="000000"/>
              <w:bottom w:val="single" w:sz="4" w:space="0" w:color="000000"/>
              <w:right w:val="single" w:sz="4" w:space="0" w:color="000000"/>
            </w:tcBorders>
            <w:vAlign w:val="center"/>
            <w:tcPrChange w:id="2377" w:author="OpenAI" w:date="2026-10-01T18:07:00Z" w16du:dateUtc="2026-10-02T01:07:00Z">
              <w:tcPr>
                <w:tcW w:w="1169"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right"/>
              <w:rPr>
                <w:sz w:val="22"/>
                <w:rPrChange w:id="2378" w:author="OpenAI" w:date="2026-10-01T18:07:00Z" w16du:dateUtc="2026-10-02T01:07:00Z">
                  <w:rPr/>
                </w:rPrChange>
              </w:rPr>
            </w:pPr>
            <w:r>
              <w:rPr>
                <w:sz w:val="22"/>
                <w:rPrChange w:id="2379" w:author="OpenAI" w:date="2026-10-01T18:07:00Z" w16du:dateUtc="2026-10-02T01:07:00Z">
                  <w:rPr/>
                </w:rPrChange>
              </w:rPr>
              <w:t>0.606</w:t>
            </w:r>
          </w:p>
        </w:tc>
        <w:tc>
          <w:tcPr>
            <w:tcW w:w="807" w:type="dxa"/>
            <w:tcBorders>
              <w:top w:val="single" w:sz="4" w:space="0" w:color="000000"/>
              <w:left w:val="single" w:sz="4" w:space="0" w:color="000000"/>
              <w:bottom w:val="single" w:sz="4" w:space="0" w:color="000000"/>
              <w:right w:val="single" w:sz="4" w:space="0" w:color="000000"/>
            </w:tcBorders>
            <w:vAlign w:val="center"/>
            <w:tcPrChange w:id="2380" w:author="OpenAI" w:date="2026-10-01T18:07:00Z" w16du:dateUtc="2026-10-02T01:07:00Z">
              <w:tcPr>
                <w:tcW w:w="937"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381" w:author="OpenAI" w:date="2026-10-01T18:07:00Z" w16du:dateUtc="2026-10-02T01:07:00Z">
                  <w:rPr/>
                </w:rPrChange>
              </w:rPr>
            </w:pPr>
            <w:r>
              <w:rPr>
                <w:sz w:val="22"/>
                <w:rPrChange w:id="2382" w:author="OpenAI" w:date="2026-10-01T18:07:00Z" w16du:dateUtc="2026-10-02T01:07:00Z">
                  <w:rPr/>
                </w:rPrChange>
              </w:rPr>
              <w:t>1/h</w:t>
            </w:r>
          </w:p>
        </w:tc>
        <w:tc>
          <w:tcPr>
            <w:tcW w:w="3059" w:type="dxa"/>
            <w:tcBorders>
              <w:top w:val="single" w:sz="4" w:space="0" w:color="000000"/>
              <w:left w:val="single" w:sz="4" w:space="0" w:color="000000"/>
              <w:bottom w:val="single" w:sz="4" w:space="0" w:color="000000"/>
              <w:right w:val="single" w:sz="4" w:space="0" w:color="000000"/>
            </w:tcBorders>
            <w:vAlign w:val="center"/>
            <w:tcPrChange w:id="2383" w:author="OpenAI" w:date="2026-10-01T18:07:00Z" w16du:dateUtc="2026-10-02T01:07:00Z">
              <w:tcPr>
                <w:tcW w:w="2663"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384" w:author="OpenAI" w:date="2026-10-01T18:07:00Z" w16du:dateUtc="2026-10-02T01:07:00Z">
                  <w:rPr/>
                </w:rPrChange>
              </w:rPr>
            </w:pPr>
            <w:r>
              <w:rPr>
                <w:sz w:val="22"/>
                <w:rPrChange w:id="2385" w:author="OpenAI" w:date="2026-10-01T18:07:00Z" w16du:dateUtc="2026-10-02T01:07:00Z">
                  <w:rPr/>
                </w:rPrChange>
              </w:rPr>
              <w:t>Flow cytometry internalization assay in BxPC-3 cells</w:t>
            </w:r>
          </w:p>
        </w:tc>
        <w:tc>
          <w:tcPr>
            <w:tcW w:w="1441" w:type="dxa"/>
            <w:tcBorders>
              <w:top w:val="single" w:sz="4" w:space="0" w:color="000000"/>
              <w:left w:val="single" w:sz="4" w:space="0" w:color="000000"/>
              <w:bottom w:val="single" w:sz="4" w:space="0" w:color="000000"/>
              <w:right w:val="single" w:sz="4" w:space="0" w:color="000000"/>
            </w:tcBorders>
            <w:cellDel w:id="2386" w:author="OpenAI" w:date="2026-10-01T18:07:00Z"/>
            <w:tcPrChange w:id="2387" w:author="OpenAI" w:date="2026-10-01T18:07:00Z" w16du:dateUtc="2026-10-02T01:07:00Z">
              <w:tcPr>
                <w:tcW w:w="1441" w:type="dxa"/>
                <w:gridSpan w:val="2"/>
                <w:tcBorders>
                  <w:top w:val="single" w:sz="4" w:space="0" w:color="000000"/>
                  <w:left w:val="single" w:sz="4" w:space="0" w:color="000000"/>
                  <w:bottom w:val="single" w:sz="4" w:space="0" w:color="000000"/>
                  <w:right w:val="single" w:sz="4" w:space="0" w:color="000000"/>
                </w:tcBorders>
                <w:vAlign w:val="center"/>
                <w:cellDel w:id="2388" w:author="OpenAI" w:date="2026-10-01T18:07:00Z"/>
              </w:tcPr>
            </w:tcPrChange>
          </w:tcPr>
          <w:p w:rsidR="007B1B89" w:rsidRDefault="007B1B89">
            <w:pPr>
              <w:jc w:val="center"/>
            </w:pPr>
            <w:del w:id="2389" w:author="OpenAI" w:date="2026-10-01T18:07:00Z" w16du:dateUtc="2026-10-02T01:07:00Z">
              <w:r>
                <w:delText>A Priori and Top Down</w:delText>
              </w:r>
            </w:del>
          </w:p>
        </w:tc>
        <w:tc>
          <w:tcPr>
            <w:tcW w:w="1172" w:type="dxa"/>
            <w:gridSpan w:val="2"/>
            <w:tcBorders>
              <w:top w:val="single" w:sz="4" w:space="0" w:color="000000"/>
              <w:left w:val="single" w:sz="4" w:space="0" w:color="000000"/>
              <w:bottom w:val="single" w:sz="4" w:space="0" w:color="000000"/>
              <w:right w:val="single" w:sz="4" w:space="0" w:color="000000"/>
            </w:tcBorders>
            <w:vAlign w:val="center"/>
            <w:tcPrChange w:id="2390" w:author="OpenAI" w:date="2026-10-01T18:07:00Z" w16du:dateUtc="2026-10-02T01:07:00Z">
              <w:tcPr>
                <w:tcW w:w="3115"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391" w:author="OpenAI" w:date="2026-10-01T18:07:00Z" w16du:dateUtc="2026-10-02T01:07:00Z">
                  <w:rPr/>
                </w:rPrChange>
              </w:rPr>
            </w:pPr>
            <w:r>
              <w:rPr>
                <w:sz w:val="22"/>
                <w:rPrChange w:id="2392" w:author="OpenAI" w:date="2026-10-01T18:07:00Z" w16du:dateUtc="2026-10-02T01:07:00Z">
                  <w:rPr/>
                </w:rPrChange>
              </w:rPr>
              <w:t>[6]</w:t>
            </w:r>
          </w:p>
        </w:tc>
      </w:tr>
      <w:tr w:rsidR="001425FF">
        <w:trPr>
          <w:trHeight w:val="417"/>
          <w:trPrChange w:id="2393" w:author="OpenAI" w:date="2026-10-01T18:07:00Z" w16du:dateUtc="2026-10-02T01:07:00Z">
            <w:trPr>
              <w:trHeight w:val="417"/>
            </w:trPr>
          </w:trPrChange>
        </w:trPr>
        <w:tc>
          <w:tcPr>
            <w:tcW w:w="1596" w:type="dxa"/>
            <w:tcBorders>
              <w:top w:val="single" w:sz="4" w:space="0" w:color="000000"/>
              <w:left w:val="single" w:sz="4" w:space="0" w:color="000000"/>
              <w:bottom w:val="single" w:sz="4" w:space="0" w:color="000000"/>
              <w:right w:val="single" w:sz="4" w:space="0" w:color="000000"/>
            </w:tcBorders>
            <w:vAlign w:val="center"/>
            <w:tcPrChange w:id="2394" w:author="OpenAI" w:date="2026-10-01T18:07:00Z" w16du:dateUtc="2026-10-02T01:07:00Z">
              <w:tcPr>
                <w:tcW w:w="1830"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395" w:author="OpenAI" w:date="2026-10-01T18:07:00Z" w16du:dateUtc="2026-10-02T01:07:00Z">
                  <w:rPr/>
                </w:rPrChange>
              </w:rPr>
            </w:pPr>
            <w:r>
              <w:rPr>
                <w:sz w:val="22"/>
                <w:rPrChange w:id="2396" w:author="OpenAI" w:date="2026-10-01T18:07:00Z" w16du:dateUtc="2026-10-02T01:07:00Z">
                  <w:rPr/>
                </w:rPrChange>
              </w:rPr>
              <w:t>Atezolizumab</w:t>
            </w:r>
          </w:p>
        </w:tc>
        <w:tc>
          <w:tcPr>
            <w:tcW w:w="956" w:type="dxa"/>
            <w:tcBorders>
              <w:top w:val="single" w:sz="4" w:space="0" w:color="000000"/>
              <w:left w:val="single" w:sz="4" w:space="0" w:color="000000"/>
              <w:bottom w:val="single" w:sz="4" w:space="0" w:color="000000"/>
              <w:right w:val="single" w:sz="4" w:space="0" w:color="000000"/>
            </w:tcBorders>
            <w:vAlign w:val="bottom"/>
            <w:tcPrChange w:id="2397" w:author="OpenAI" w:date="2026-10-01T18:07:00Z" w16du:dateUtc="2026-10-02T01:07:00Z">
              <w:tcPr>
                <w:tcW w:w="1161" w:type="dxa"/>
                <w:gridSpan w:val="2"/>
                <w:tcBorders>
                  <w:top w:val="single" w:sz="4" w:space="0" w:color="000000"/>
                  <w:left w:val="single" w:sz="4" w:space="0" w:color="000000"/>
                  <w:bottom w:val="single" w:sz="4" w:space="0" w:color="000000"/>
                  <w:right w:val="single" w:sz="4" w:space="0" w:color="000000"/>
                </w:tcBorders>
                <w:vAlign w:val="bottom"/>
              </w:tcPr>
            </w:tcPrChange>
          </w:tcPr>
          <w:p w:rsidR="001425FF" w:rsidRDefault="007B1B89">
            <w:pPr>
              <w:jc w:val="left"/>
              <w:rPr>
                <w:sz w:val="22"/>
                <w:rPrChange w:id="2398" w:author="OpenAI" w:date="2026-10-01T18:07:00Z" w16du:dateUtc="2026-10-02T01:07:00Z">
                  <w:rPr/>
                </w:rPrChange>
              </w:rPr>
            </w:pPr>
            <w:r>
              <w:rPr>
                <w:sz w:val="22"/>
                <w:rPrChange w:id="2399" w:author="OpenAI" w:date="2026-10-01T18:07:00Z" w16du:dateUtc="2026-10-02T01:07:00Z">
                  <w:rPr/>
                </w:rPrChange>
              </w:rPr>
              <w:t>Human</w:t>
            </w:r>
          </w:p>
        </w:tc>
        <w:tc>
          <w:tcPr>
            <w:tcW w:w="1707" w:type="dxa"/>
            <w:tcBorders>
              <w:top w:val="single" w:sz="4" w:space="0" w:color="000000"/>
              <w:left w:val="single" w:sz="4" w:space="0" w:color="000000"/>
              <w:bottom w:val="single" w:sz="4" w:space="0" w:color="000000"/>
              <w:right w:val="single" w:sz="4" w:space="0" w:color="000000"/>
            </w:tcBorders>
            <w:vAlign w:val="center"/>
            <w:tcPrChange w:id="2400" w:author="OpenAI" w:date="2026-10-01T18:07:00Z" w16du:dateUtc="2026-10-02T01:07:00Z">
              <w:tcPr>
                <w:tcW w:w="1539"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401" w:author="OpenAI" w:date="2026-10-01T18:07:00Z" w16du:dateUtc="2026-10-02T01:07:00Z">
                  <w:rPr/>
                </w:rPrChange>
              </w:rPr>
            </w:pPr>
            <w:r>
              <w:rPr>
                <w:sz w:val="22"/>
                <w:rPrChange w:id="2402" w:author="OpenAI" w:date="2026-10-01T18:07:00Z" w16du:dateUtc="2026-10-02T01:07:00Z">
                  <w:rPr/>
                </w:rPrChange>
              </w:rPr>
              <w:t>Reference target concentration</w:t>
            </w:r>
          </w:p>
        </w:tc>
        <w:tc>
          <w:tcPr>
            <w:tcW w:w="1172" w:type="dxa"/>
            <w:tcBorders>
              <w:top w:val="single" w:sz="4" w:space="0" w:color="000000"/>
              <w:left w:val="single" w:sz="4" w:space="0" w:color="000000"/>
              <w:bottom w:val="single" w:sz="4" w:space="0" w:color="000000"/>
              <w:right w:val="single" w:sz="4" w:space="0" w:color="000000"/>
            </w:tcBorders>
            <w:vAlign w:val="center"/>
            <w:tcPrChange w:id="2403" w:author="OpenAI" w:date="2026-10-01T18:07:00Z" w16du:dateUtc="2026-10-02T01:07:00Z">
              <w:tcPr>
                <w:tcW w:w="1169"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right"/>
              <w:rPr>
                <w:sz w:val="22"/>
                <w:rPrChange w:id="2404" w:author="OpenAI" w:date="2026-10-01T18:07:00Z" w16du:dateUtc="2026-10-02T01:07:00Z">
                  <w:rPr/>
                </w:rPrChange>
              </w:rPr>
            </w:pPr>
            <w:r>
              <w:rPr>
                <w:sz w:val="22"/>
                <w:rPrChange w:id="2405" w:author="OpenAI" w:date="2026-10-01T18:07:00Z" w16du:dateUtc="2026-10-02T01:07:00Z">
                  <w:rPr/>
                </w:rPrChange>
              </w:rPr>
              <w:t>0.609</w:t>
            </w:r>
          </w:p>
        </w:tc>
        <w:tc>
          <w:tcPr>
            <w:tcW w:w="807" w:type="dxa"/>
            <w:tcBorders>
              <w:top w:val="single" w:sz="4" w:space="0" w:color="000000"/>
              <w:left w:val="single" w:sz="4" w:space="0" w:color="000000"/>
              <w:bottom w:val="single" w:sz="4" w:space="0" w:color="000000"/>
              <w:right w:val="single" w:sz="4" w:space="0" w:color="000000"/>
            </w:tcBorders>
            <w:vAlign w:val="center"/>
            <w:tcPrChange w:id="2406" w:author="OpenAI" w:date="2026-10-01T18:07:00Z" w16du:dateUtc="2026-10-02T01:07:00Z">
              <w:tcPr>
                <w:tcW w:w="937"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407" w:author="OpenAI" w:date="2026-10-01T18:07:00Z" w16du:dateUtc="2026-10-02T01:07:00Z">
                  <w:rPr/>
                </w:rPrChange>
              </w:rPr>
            </w:pPr>
            <w:r>
              <w:rPr>
                <w:sz w:val="22"/>
                <w:rPrChange w:id="2408" w:author="OpenAI" w:date="2026-10-01T18:07:00Z" w16du:dateUtc="2026-10-02T01:07:00Z">
                  <w:rPr/>
                </w:rPrChange>
              </w:rPr>
              <w:t>nM</w:t>
            </w:r>
          </w:p>
        </w:tc>
        <w:tc>
          <w:tcPr>
            <w:tcW w:w="3059" w:type="dxa"/>
            <w:tcBorders>
              <w:top w:val="single" w:sz="4" w:space="0" w:color="000000"/>
              <w:left w:val="single" w:sz="4" w:space="0" w:color="000000"/>
              <w:bottom w:val="single" w:sz="4" w:space="0" w:color="000000"/>
              <w:right w:val="single" w:sz="4" w:space="0" w:color="000000"/>
            </w:tcBorders>
            <w:vAlign w:val="center"/>
            <w:tcPrChange w:id="2409" w:author="OpenAI" w:date="2026-10-01T18:07:00Z" w16du:dateUtc="2026-10-02T01:07:00Z">
              <w:tcPr>
                <w:tcW w:w="2663"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410" w:author="OpenAI" w:date="2026-10-01T18:07:00Z" w16du:dateUtc="2026-10-02T01:07:00Z">
                  <w:rPr/>
                </w:rPrChange>
              </w:rPr>
            </w:pPr>
            <w:r>
              <w:rPr>
                <w:sz w:val="22"/>
                <w:rPrChange w:id="2411" w:author="OpenAI" w:date="2026-10-01T18:07:00Z" w16du:dateUtc="2026-10-02T01:07:00Z">
                  <w:rPr/>
                </w:rPrChange>
              </w:rPr>
              <w:t>model fitting by the authors</w:t>
            </w:r>
          </w:p>
        </w:tc>
        <w:tc>
          <w:tcPr>
            <w:tcW w:w="1441" w:type="dxa"/>
            <w:tcBorders>
              <w:top w:val="single" w:sz="4" w:space="0" w:color="000000"/>
              <w:left w:val="single" w:sz="4" w:space="0" w:color="000000"/>
              <w:bottom w:val="single" w:sz="4" w:space="0" w:color="000000"/>
              <w:right w:val="single" w:sz="4" w:space="0" w:color="000000"/>
            </w:tcBorders>
            <w:cellDel w:id="2412" w:author="OpenAI" w:date="2026-10-01T18:07:00Z"/>
            <w:tcPrChange w:id="2413" w:author="OpenAI" w:date="2026-10-01T18:07:00Z" w16du:dateUtc="2026-10-02T01:07:00Z">
              <w:tcPr>
                <w:tcW w:w="1441" w:type="dxa"/>
                <w:gridSpan w:val="2"/>
                <w:tcBorders>
                  <w:top w:val="single" w:sz="4" w:space="0" w:color="000000"/>
                  <w:left w:val="single" w:sz="4" w:space="0" w:color="000000"/>
                  <w:bottom w:val="single" w:sz="4" w:space="0" w:color="000000"/>
                  <w:right w:val="single" w:sz="4" w:space="0" w:color="000000"/>
                </w:tcBorders>
                <w:vAlign w:val="center"/>
                <w:cellDel w:id="2414" w:author="OpenAI" w:date="2026-10-01T18:07:00Z"/>
              </w:tcPr>
            </w:tcPrChange>
          </w:tcPr>
          <w:p w:rsidR="007B1B89" w:rsidRDefault="007B1B89">
            <w:pPr>
              <w:jc w:val="center"/>
            </w:pPr>
            <w:del w:id="2415" w:author="OpenAI" w:date="2026-10-01T18:07:00Z" w16du:dateUtc="2026-10-02T01:07:00Z">
              <w:r>
                <w:delText>A Priori and Top Down</w:delText>
              </w:r>
            </w:del>
          </w:p>
        </w:tc>
        <w:tc>
          <w:tcPr>
            <w:tcW w:w="1172" w:type="dxa"/>
            <w:gridSpan w:val="2"/>
            <w:tcBorders>
              <w:top w:val="single" w:sz="4" w:space="0" w:color="000000"/>
              <w:left w:val="single" w:sz="4" w:space="0" w:color="000000"/>
              <w:bottom w:val="single" w:sz="4" w:space="0" w:color="000000"/>
              <w:right w:val="single" w:sz="4" w:space="0" w:color="000000"/>
            </w:tcBorders>
            <w:vAlign w:val="center"/>
            <w:tcPrChange w:id="2416" w:author="OpenAI" w:date="2026-10-01T18:07:00Z" w16du:dateUtc="2026-10-02T01:07:00Z">
              <w:tcPr>
                <w:tcW w:w="3115"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417" w:author="OpenAI" w:date="2026-10-01T18:07:00Z" w16du:dateUtc="2026-10-02T01:07:00Z">
                  <w:rPr/>
                </w:rPrChange>
              </w:rPr>
            </w:pPr>
            <w:r>
              <w:rPr>
                <w:sz w:val="22"/>
                <w:rPrChange w:id="2418" w:author="OpenAI" w:date="2026-10-01T18:07:00Z" w16du:dateUtc="2026-10-02T01:07:00Z">
                  <w:rPr/>
                </w:rPrChange>
              </w:rPr>
              <w:t>[6]</w:t>
            </w:r>
          </w:p>
        </w:tc>
      </w:tr>
      <w:tr w:rsidR="001425FF">
        <w:trPr>
          <w:trHeight w:val="417"/>
          <w:trPrChange w:id="2419" w:author="OpenAI" w:date="2026-10-01T18:07:00Z" w16du:dateUtc="2026-10-02T01:07:00Z">
            <w:trPr>
              <w:trHeight w:val="417"/>
            </w:trPr>
          </w:trPrChange>
        </w:trPr>
        <w:tc>
          <w:tcPr>
            <w:tcW w:w="1596" w:type="dxa"/>
            <w:tcBorders>
              <w:top w:val="single" w:sz="4" w:space="0" w:color="000000"/>
              <w:left w:val="single" w:sz="4" w:space="0" w:color="000000"/>
              <w:bottom w:val="single" w:sz="4" w:space="0" w:color="000000"/>
              <w:right w:val="single" w:sz="4" w:space="0" w:color="000000"/>
            </w:tcBorders>
            <w:vAlign w:val="center"/>
            <w:tcPrChange w:id="2420" w:author="OpenAI" w:date="2026-10-01T18:07:00Z" w16du:dateUtc="2026-10-02T01:07:00Z">
              <w:tcPr>
                <w:tcW w:w="1830"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421" w:author="OpenAI" w:date="2026-10-01T18:07:00Z" w16du:dateUtc="2026-10-02T01:07:00Z">
                  <w:rPr/>
                </w:rPrChange>
              </w:rPr>
            </w:pPr>
            <w:r>
              <w:rPr>
                <w:sz w:val="22"/>
                <w:rPrChange w:id="2422" w:author="OpenAI" w:date="2026-10-01T18:07:00Z" w16du:dateUtc="2026-10-02T01:07:00Z">
                  <w:rPr/>
                </w:rPrChange>
              </w:rPr>
              <w:t>Atezolizumab</w:t>
            </w:r>
          </w:p>
        </w:tc>
        <w:tc>
          <w:tcPr>
            <w:tcW w:w="956" w:type="dxa"/>
            <w:tcBorders>
              <w:top w:val="single" w:sz="4" w:space="0" w:color="000000"/>
              <w:left w:val="single" w:sz="4" w:space="0" w:color="000000"/>
              <w:bottom w:val="single" w:sz="4" w:space="0" w:color="000000"/>
              <w:right w:val="single" w:sz="4" w:space="0" w:color="000000"/>
            </w:tcBorders>
            <w:vAlign w:val="bottom"/>
            <w:tcPrChange w:id="2423" w:author="OpenAI" w:date="2026-10-01T18:07:00Z" w16du:dateUtc="2026-10-02T01:07:00Z">
              <w:tcPr>
                <w:tcW w:w="1161" w:type="dxa"/>
                <w:gridSpan w:val="2"/>
                <w:tcBorders>
                  <w:top w:val="single" w:sz="4" w:space="0" w:color="000000"/>
                  <w:left w:val="single" w:sz="4" w:space="0" w:color="000000"/>
                  <w:bottom w:val="single" w:sz="4" w:space="0" w:color="000000"/>
                  <w:right w:val="single" w:sz="4" w:space="0" w:color="000000"/>
                </w:tcBorders>
                <w:vAlign w:val="bottom"/>
              </w:tcPr>
            </w:tcPrChange>
          </w:tcPr>
          <w:p w:rsidR="001425FF" w:rsidRDefault="007B1B89">
            <w:pPr>
              <w:jc w:val="left"/>
              <w:rPr>
                <w:sz w:val="22"/>
                <w:rPrChange w:id="2424" w:author="OpenAI" w:date="2026-10-01T18:07:00Z" w16du:dateUtc="2026-10-02T01:07:00Z">
                  <w:rPr/>
                </w:rPrChange>
              </w:rPr>
            </w:pPr>
            <w:r>
              <w:rPr>
                <w:sz w:val="22"/>
                <w:rPrChange w:id="2425" w:author="OpenAI" w:date="2026-10-01T18:07:00Z" w16du:dateUtc="2026-10-02T01:07:00Z">
                  <w:rPr/>
                </w:rPrChange>
              </w:rPr>
              <w:t>Human</w:t>
            </w:r>
          </w:p>
        </w:tc>
        <w:tc>
          <w:tcPr>
            <w:tcW w:w="1707" w:type="dxa"/>
            <w:tcBorders>
              <w:top w:val="single" w:sz="4" w:space="0" w:color="000000"/>
              <w:left w:val="single" w:sz="4" w:space="0" w:color="000000"/>
              <w:bottom w:val="single" w:sz="4" w:space="0" w:color="000000"/>
              <w:right w:val="single" w:sz="4" w:space="0" w:color="000000"/>
            </w:tcBorders>
            <w:vAlign w:val="center"/>
            <w:tcPrChange w:id="2426" w:author="OpenAI" w:date="2026-10-01T18:07:00Z" w16du:dateUtc="2026-10-02T01:07:00Z">
              <w:tcPr>
                <w:tcW w:w="1539"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427" w:author="OpenAI" w:date="2026-10-01T18:07:00Z" w16du:dateUtc="2026-10-02T01:07:00Z">
                  <w:rPr/>
                </w:rPrChange>
              </w:rPr>
            </w:pPr>
            <w:r>
              <w:rPr>
                <w:sz w:val="22"/>
                <w:rPrChange w:id="2428" w:author="OpenAI" w:date="2026-10-01T18:07:00Z" w16du:dateUtc="2026-10-02T01:07:00Z">
                  <w:rPr/>
                </w:rPrChange>
              </w:rPr>
              <w:t>kdeg</w:t>
            </w:r>
          </w:p>
        </w:tc>
        <w:tc>
          <w:tcPr>
            <w:tcW w:w="1172" w:type="dxa"/>
            <w:tcBorders>
              <w:top w:val="single" w:sz="4" w:space="0" w:color="000000"/>
              <w:left w:val="single" w:sz="4" w:space="0" w:color="000000"/>
              <w:bottom w:val="single" w:sz="4" w:space="0" w:color="000000"/>
              <w:right w:val="single" w:sz="4" w:space="0" w:color="000000"/>
            </w:tcBorders>
            <w:vAlign w:val="center"/>
            <w:tcPrChange w:id="2429" w:author="OpenAI" w:date="2026-10-01T18:07:00Z" w16du:dateUtc="2026-10-02T01:07:00Z">
              <w:tcPr>
                <w:tcW w:w="1169"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right"/>
              <w:rPr>
                <w:sz w:val="22"/>
                <w:rPrChange w:id="2430" w:author="OpenAI" w:date="2026-10-01T18:07:00Z" w16du:dateUtc="2026-10-02T01:07:00Z">
                  <w:rPr/>
                </w:rPrChange>
              </w:rPr>
            </w:pPr>
            <w:r>
              <w:rPr>
                <w:sz w:val="22"/>
                <w:rPrChange w:id="2431" w:author="OpenAI" w:date="2026-10-01T18:07:00Z" w16du:dateUtc="2026-10-02T01:07:00Z">
                  <w:rPr/>
                </w:rPrChange>
              </w:rPr>
              <w:t>0.0426</w:t>
            </w:r>
          </w:p>
        </w:tc>
        <w:tc>
          <w:tcPr>
            <w:tcW w:w="807" w:type="dxa"/>
            <w:tcBorders>
              <w:top w:val="single" w:sz="4" w:space="0" w:color="000000"/>
              <w:left w:val="single" w:sz="4" w:space="0" w:color="000000"/>
              <w:bottom w:val="single" w:sz="4" w:space="0" w:color="000000"/>
              <w:right w:val="single" w:sz="4" w:space="0" w:color="000000"/>
            </w:tcBorders>
            <w:vAlign w:val="center"/>
            <w:tcPrChange w:id="2432" w:author="OpenAI" w:date="2026-10-01T18:07:00Z" w16du:dateUtc="2026-10-02T01:07:00Z">
              <w:tcPr>
                <w:tcW w:w="937"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433" w:author="OpenAI" w:date="2026-10-01T18:07:00Z" w16du:dateUtc="2026-10-02T01:07:00Z">
                  <w:rPr/>
                </w:rPrChange>
              </w:rPr>
            </w:pPr>
            <w:r>
              <w:rPr>
                <w:sz w:val="22"/>
                <w:rPrChange w:id="2434" w:author="OpenAI" w:date="2026-10-01T18:07:00Z" w16du:dateUtc="2026-10-02T01:07:00Z">
                  <w:rPr/>
                </w:rPrChange>
              </w:rPr>
              <w:t>1/h</w:t>
            </w:r>
          </w:p>
        </w:tc>
        <w:tc>
          <w:tcPr>
            <w:tcW w:w="3059" w:type="dxa"/>
            <w:tcBorders>
              <w:top w:val="single" w:sz="4" w:space="0" w:color="000000"/>
              <w:left w:val="single" w:sz="4" w:space="0" w:color="000000"/>
              <w:bottom w:val="single" w:sz="4" w:space="0" w:color="000000"/>
              <w:right w:val="single" w:sz="4" w:space="0" w:color="000000"/>
            </w:tcBorders>
            <w:vAlign w:val="center"/>
            <w:tcPrChange w:id="2435" w:author="OpenAI" w:date="2026-10-01T18:07:00Z" w16du:dateUtc="2026-10-02T01:07:00Z">
              <w:tcPr>
                <w:tcW w:w="2663"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436" w:author="OpenAI" w:date="2026-10-01T18:07:00Z" w16du:dateUtc="2026-10-02T01:07:00Z">
                  <w:rPr/>
                </w:rPrChange>
              </w:rPr>
            </w:pPr>
            <w:r>
              <w:rPr>
                <w:sz w:val="22"/>
                <w:rPrChange w:id="2437" w:author="OpenAI" w:date="2026-10-01T18:07:00Z" w16du:dateUtc="2026-10-02T01:07:00Z">
                  <w:rPr/>
                </w:rPrChange>
              </w:rPr>
              <w:t>Model estimated by the authors [6]</w:t>
            </w:r>
          </w:p>
        </w:tc>
        <w:tc>
          <w:tcPr>
            <w:tcW w:w="1441" w:type="dxa"/>
            <w:tcBorders>
              <w:top w:val="single" w:sz="4" w:space="0" w:color="000000"/>
              <w:left w:val="single" w:sz="4" w:space="0" w:color="000000"/>
              <w:bottom w:val="single" w:sz="4" w:space="0" w:color="000000"/>
              <w:right w:val="single" w:sz="4" w:space="0" w:color="000000"/>
            </w:tcBorders>
            <w:cellDel w:id="2438" w:author="OpenAI" w:date="2026-10-01T18:07:00Z"/>
            <w:tcPrChange w:id="2439" w:author="OpenAI" w:date="2026-10-01T18:07:00Z" w16du:dateUtc="2026-10-02T01:07:00Z">
              <w:tcPr>
                <w:tcW w:w="1441" w:type="dxa"/>
                <w:gridSpan w:val="2"/>
                <w:tcBorders>
                  <w:top w:val="single" w:sz="4" w:space="0" w:color="000000"/>
                  <w:left w:val="single" w:sz="4" w:space="0" w:color="000000"/>
                  <w:bottom w:val="single" w:sz="4" w:space="0" w:color="000000"/>
                  <w:right w:val="single" w:sz="4" w:space="0" w:color="000000"/>
                </w:tcBorders>
                <w:vAlign w:val="center"/>
                <w:cellDel w:id="2440" w:author="OpenAI" w:date="2026-10-01T18:07:00Z"/>
              </w:tcPr>
            </w:tcPrChange>
          </w:tcPr>
          <w:p w:rsidR="007B1B89" w:rsidRDefault="007B1B89">
            <w:pPr>
              <w:jc w:val="center"/>
            </w:pPr>
            <w:del w:id="2441" w:author="OpenAI" w:date="2026-10-01T18:07:00Z" w16du:dateUtc="2026-10-02T01:07:00Z">
              <w:r>
                <w:delText>A Priori and Top Down</w:delText>
              </w:r>
            </w:del>
          </w:p>
        </w:tc>
        <w:tc>
          <w:tcPr>
            <w:tcW w:w="1172" w:type="dxa"/>
            <w:gridSpan w:val="2"/>
            <w:tcBorders>
              <w:top w:val="single" w:sz="4" w:space="0" w:color="000000"/>
              <w:left w:val="single" w:sz="4" w:space="0" w:color="000000"/>
              <w:bottom w:val="single" w:sz="4" w:space="0" w:color="000000"/>
              <w:right w:val="single" w:sz="4" w:space="0" w:color="000000"/>
            </w:tcBorders>
            <w:vAlign w:val="center"/>
            <w:tcPrChange w:id="2442" w:author="OpenAI" w:date="2026-10-01T18:07:00Z" w16du:dateUtc="2026-10-02T01:07:00Z">
              <w:tcPr>
                <w:tcW w:w="3115"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443" w:author="OpenAI" w:date="2026-10-01T18:07:00Z" w16du:dateUtc="2026-10-02T01:07:00Z">
                  <w:rPr/>
                </w:rPrChange>
              </w:rPr>
            </w:pPr>
            <w:r>
              <w:rPr>
                <w:sz w:val="22"/>
                <w:rPrChange w:id="2444" w:author="OpenAI" w:date="2026-10-01T18:07:00Z" w16du:dateUtc="2026-10-02T01:07:00Z">
                  <w:rPr/>
                </w:rPrChange>
              </w:rPr>
              <w:t>[6]</w:t>
            </w:r>
          </w:p>
        </w:tc>
      </w:tr>
      <w:tr w:rsidR="001425FF">
        <w:trPr>
          <w:trHeight w:val="256"/>
          <w:trPrChange w:id="2445" w:author="OpenAI" w:date="2026-10-01T18:07:00Z" w16du:dateUtc="2026-10-02T01:07:00Z">
            <w:trPr>
              <w:trHeight w:val="256"/>
            </w:trPr>
          </w:trPrChange>
        </w:trPr>
        <w:tc>
          <w:tcPr>
            <w:tcW w:w="1596" w:type="dxa"/>
            <w:tcBorders>
              <w:top w:val="single" w:sz="4" w:space="0" w:color="000000"/>
              <w:left w:val="single" w:sz="4" w:space="0" w:color="000000"/>
              <w:bottom w:val="single" w:sz="4" w:space="0" w:color="000000"/>
              <w:right w:val="single" w:sz="4" w:space="0" w:color="000000"/>
            </w:tcBorders>
            <w:vAlign w:val="center"/>
            <w:tcPrChange w:id="2446" w:author="OpenAI" w:date="2026-10-01T18:07:00Z" w16du:dateUtc="2026-10-02T01:07:00Z">
              <w:tcPr>
                <w:tcW w:w="1830"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447" w:author="OpenAI" w:date="2026-10-01T18:07:00Z" w16du:dateUtc="2026-10-02T01:07:00Z">
                  <w:rPr/>
                </w:rPrChange>
              </w:rPr>
            </w:pPr>
            <w:r>
              <w:rPr>
                <w:sz w:val="22"/>
                <w:rPrChange w:id="2448" w:author="OpenAI" w:date="2026-10-01T18:07:00Z" w16du:dateUtc="2026-10-02T01:07:00Z">
                  <w:rPr/>
                </w:rPrChange>
              </w:rPr>
              <w:t>Atezolizumab</w:t>
            </w:r>
          </w:p>
        </w:tc>
        <w:tc>
          <w:tcPr>
            <w:tcW w:w="956" w:type="dxa"/>
            <w:tcBorders>
              <w:top w:val="single" w:sz="4" w:space="0" w:color="000000"/>
              <w:left w:val="single" w:sz="4" w:space="0" w:color="000000"/>
              <w:bottom w:val="single" w:sz="4" w:space="0" w:color="000000"/>
              <w:right w:val="single" w:sz="4" w:space="0" w:color="000000"/>
            </w:tcBorders>
            <w:vAlign w:val="bottom"/>
            <w:tcPrChange w:id="2449" w:author="OpenAI" w:date="2026-10-01T18:07:00Z" w16du:dateUtc="2026-10-02T01:07:00Z">
              <w:tcPr>
                <w:tcW w:w="1161" w:type="dxa"/>
                <w:gridSpan w:val="2"/>
                <w:tcBorders>
                  <w:top w:val="single" w:sz="4" w:space="0" w:color="000000"/>
                  <w:left w:val="single" w:sz="4" w:space="0" w:color="000000"/>
                  <w:bottom w:val="single" w:sz="4" w:space="0" w:color="000000"/>
                  <w:right w:val="single" w:sz="4" w:space="0" w:color="000000"/>
                </w:tcBorders>
                <w:vAlign w:val="bottom"/>
              </w:tcPr>
            </w:tcPrChange>
          </w:tcPr>
          <w:p w:rsidR="001425FF" w:rsidRDefault="007B1B89">
            <w:pPr>
              <w:jc w:val="left"/>
              <w:rPr>
                <w:sz w:val="22"/>
                <w:rPrChange w:id="2450" w:author="OpenAI" w:date="2026-10-01T18:07:00Z" w16du:dateUtc="2026-10-02T01:07:00Z">
                  <w:rPr/>
                </w:rPrChange>
              </w:rPr>
            </w:pPr>
            <w:r>
              <w:rPr>
                <w:sz w:val="22"/>
                <w:rPrChange w:id="2451" w:author="OpenAI" w:date="2026-10-01T18:07:00Z" w16du:dateUtc="2026-10-02T01:07:00Z">
                  <w:rPr/>
                </w:rPrChange>
              </w:rPr>
              <w:t>Human</w:t>
            </w:r>
          </w:p>
        </w:tc>
        <w:tc>
          <w:tcPr>
            <w:tcW w:w="1707" w:type="dxa"/>
            <w:tcBorders>
              <w:top w:val="single" w:sz="4" w:space="0" w:color="000000"/>
              <w:left w:val="single" w:sz="4" w:space="0" w:color="000000"/>
              <w:bottom w:val="single" w:sz="4" w:space="0" w:color="000000"/>
              <w:right w:val="single" w:sz="4" w:space="0" w:color="000000"/>
            </w:tcBorders>
            <w:vAlign w:val="center"/>
            <w:tcPrChange w:id="2452" w:author="OpenAI" w:date="2026-10-01T18:07:00Z" w16du:dateUtc="2026-10-02T01:07:00Z">
              <w:tcPr>
                <w:tcW w:w="1539"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453" w:author="OpenAI" w:date="2026-10-01T18:07:00Z" w16du:dateUtc="2026-10-02T01:07:00Z">
                  <w:rPr/>
                </w:rPrChange>
              </w:rPr>
            </w:pPr>
            <w:r>
              <w:rPr>
                <w:sz w:val="22"/>
                <w:rPrChange w:id="2454" w:author="OpenAI" w:date="2026-10-01T18:07:00Z" w16du:dateUtc="2026-10-02T01:07:00Z">
                  <w:rPr/>
                </w:rPrChange>
              </w:rPr>
              <w:t>Kd (FcRn) in endosomal space</w:t>
            </w:r>
          </w:p>
        </w:tc>
        <w:tc>
          <w:tcPr>
            <w:tcW w:w="1172" w:type="dxa"/>
            <w:tcBorders>
              <w:top w:val="single" w:sz="4" w:space="0" w:color="000000"/>
              <w:left w:val="single" w:sz="4" w:space="0" w:color="000000"/>
              <w:bottom w:val="single" w:sz="4" w:space="0" w:color="000000"/>
              <w:right w:val="single" w:sz="4" w:space="0" w:color="000000"/>
            </w:tcBorders>
            <w:vAlign w:val="center"/>
            <w:tcPrChange w:id="2455" w:author="OpenAI" w:date="2026-10-01T18:07:00Z" w16du:dateUtc="2026-10-02T01:07:00Z">
              <w:tcPr>
                <w:tcW w:w="1169"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right"/>
              <w:rPr>
                <w:sz w:val="22"/>
                <w:rPrChange w:id="2456" w:author="OpenAI" w:date="2026-10-01T18:07:00Z" w16du:dateUtc="2026-10-02T01:07:00Z">
                  <w:rPr/>
                </w:rPrChange>
              </w:rPr>
            </w:pPr>
            <w:r>
              <w:rPr>
                <w:sz w:val="22"/>
                <w:rPrChange w:id="2457" w:author="OpenAI" w:date="2026-10-01T18:07:00Z" w16du:dateUtc="2026-10-02T01:07:00Z">
                  <w:rPr/>
                </w:rPrChange>
              </w:rPr>
              <w:t>0.65</w:t>
            </w:r>
          </w:p>
        </w:tc>
        <w:tc>
          <w:tcPr>
            <w:tcW w:w="807" w:type="dxa"/>
            <w:tcBorders>
              <w:top w:val="single" w:sz="4" w:space="0" w:color="000000"/>
              <w:left w:val="single" w:sz="4" w:space="0" w:color="000000"/>
              <w:bottom w:val="single" w:sz="4" w:space="0" w:color="000000"/>
              <w:right w:val="single" w:sz="4" w:space="0" w:color="000000"/>
            </w:tcBorders>
            <w:vAlign w:val="center"/>
            <w:tcPrChange w:id="2458" w:author="OpenAI" w:date="2026-10-01T18:07:00Z" w16du:dateUtc="2026-10-02T01:07:00Z">
              <w:tcPr>
                <w:tcW w:w="937"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459" w:author="OpenAI" w:date="2026-10-01T18:07:00Z" w16du:dateUtc="2026-10-02T01:07:00Z">
                  <w:rPr/>
                </w:rPrChange>
              </w:rPr>
            </w:pPr>
            <w:r>
              <w:rPr>
                <w:sz w:val="22"/>
                <w:rPrChange w:id="2460" w:author="OpenAI" w:date="2026-10-01T18:07:00Z" w16du:dateUtc="2026-10-02T01:07:00Z">
                  <w:rPr/>
                </w:rPrChange>
              </w:rPr>
              <w:t>uM</w:t>
            </w:r>
          </w:p>
        </w:tc>
        <w:tc>
          <w:tcPr>
            <w:tcW w:w="3059" w:type="dxa"/>
            <w:tcBorders>
              <w:top w:val="single" w:sz="4" w:space="0" w:color="000000"/>
              <w:left w:val="single" w:sz="4" w:space="0" w:color="000000"/>
              <w:bottom w:val="single" w:sz="4" w:space="0" w:color="000000"/>
              <w:right w:val="single" w:sz="4" w:space="0" w:color="000000"/>
            </w:tcBorders>
            <w:vAlign w:val="center"/>
            <w:tcPrChange w:id="2461" w:author="OpenAI" w:date="2026-10-01T18:07:00Z" w16du:dateUtc="2026-10-02T01:07:00Z">
              <w:tcPr>
                <w:tcW w:w="2663"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462" w:author="OpenAI" w:date="2026-10-01T18:07:00Z" w16du:dateUtc="2026-10-02T01:07:00Z">
                  <w:rPr/>
                </w:rPrChange>
              </w:rPr>
            </w:pPr>
            <w:r>
              <w:rPr>
                <w:sz w:val="22"/>
                <w:rPrChange w:id="2463" w:author="OpenAI" w:date="2026-10-01T18:07:00Z" w16du:dateUtc="2026-10-02T01:07:00Z">
                  <w:rPr/>
                </w:rPrChange>
              </w:rPr>
              <w:t>SPR/Biacore</w:t>
            </w:r>
          </w:p>
        </w:tc>
        <w:tc>
          <w:tcPr>
            <w:tcW w:w="1441" w:type="dxa"/>
            <w:tcBorders>
              <w:top w:val="single" w:sz="4" w:space="0" w:color="000000"/>
              <w:left w:val="single" w:sz="4" w:space="0" w:color="000000"/>
              <w:bottom w:val="single" w:sz="4" w:space="0" w:color="000000"/>
              <w:right w:val="single" w:sz="4" w:space="0" w:color="000000"/>
            </w:tcBorders>
            <w:cellDel w:id="2464" w:author="OpenAI" w:date="2026-10-01T18:07:00Z"/>
            <w:tcPrChange w:id="2465" w:author="OpenAI" w:date="2026-10-01T18:07:00Z" w16du:dateUtc="2026-10-02T01:07:00Z">
              <w:tcPr>
                <w:tcW w:w="1441" w:type="dxa"/>
                <w:gridSpan w:val="2"/>
                <w:tcBorders>
                  <w:top w:val="single" w:sz="4" w:space="0" w:color="000000"/>
                  <w:left w:val="single" w:sz="4" w:space="0" w:color="000000"/>
                  <w:bottom w:val="single" w:sz="4" w:space="0" w:color="000000"/>
                  <w:right w:val="single" w:sz="4" w:space="0" w:color="000000"/>
                </w:tcBorders>
                <w:vAlign w:val="center"/>
                <w:cellDel w:id="2466" w:author="OpenAI" w:date="2026-10-01T18:07:00Z"/>
              </w:tcPr>
            </w:tcPrChange>
          </w:tcPr>
          <w:p w:rsidR="007B1B89" w:rsidRDefault="007B1B89">
            <w:pPr>
              <w:jc w:val="center"/>
            </w:pPr>
            <w:del w:id="2467" w:author="OpenAI" w:date="2026-10-01T18:07:00Z" w16du:dateUtc="2026-10-02T01:07:00Z">
              <w:r>
                <w:delText>A Priori</w:delText>
              </w:r>
            </w:del>
          </w:p>
        </w:tc>
        <w:tc>
          <w:tcPr>
            <w:tcW w:w="1172" w:type="dxa"/>
            <w:gridSpan w:val="2"/>
            <w:tcBorders>
              <w:top w:val="single" w:sz="4" w:space="0" w:color="000000"/>
              <w:left w:val="single" w:sz="4" w:space="0" w:color="000000"/>
              <w:bottom w:val="single" w:sz="4" w:space="0" w:color="000000"/>
              <w:right w:val="single" w:sz="4" w:space="0" w:color="000000"/>
            </w:tcBorders>
            <w:vAlign w:val="center"/>
            <w:tcPrChange w:id="2468" w:author="OpenAI" w:date="2026-10-01T18:07:00Z" w16du:dateUtc="2026-10-02T01:07:00Z">
              <w:tcPr>
                <w:tcW w:w="3115"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469" w:author="OpenAI" w:date="2026-10-01T18:07:00Z" w16du:dateUtc="2026-10-02T01:07:00Z">
                  <w:rPr/>
                </w:rPrChange>
              </w:rPr>
            </w:pPr>
            <w:r>
              <w:rPr>
                <w:sz w:val="22"/>
                <w:rPrChange w:id="2470" w:author="OpenAI" w:date="2026-10-01T18:07:00Z" w16du:dateUtc="2026-10-02T01:07:00Z">
                  <w:rPr/>
                </w:rPrChange>
              </w:rPr>
              <w:t>[6]</w:t>
            </w:r>
          </w:p>
        </w:tc>
      </w:tr>
      <w:tr w:rsidR="001425FF">
        <w:trPr>
          <w:trHeight w:val="417"/>
          <w:trPrChange w:id="2471" w:author="OpenAI" w:date="2026-10-01T18:07:00Z" w16du:dateUtc="2026-10-02T01:07:00Z">
            <w:trPr>
              <w:trHeight w:val="417"/>
            </w:trPr>
          </w:trPrChange>
        </w:trPr>
        <w:tc>
          <w:tcPr>
            <w:tcW w:w="1596" w:type="dxa"/>
            <w:tcBorders>
              <w:top w:val="single" w:sz="4" w:space="0" w:color="000000"/>
              <w:left w:val="single" w:sz="4" w:space="0" w:color="000000"/>
              <w:bottom w:val="single" w:sz="4" w:space="0" w:color="000000"/>
              <w:right w:val="single" w:sz="4" w:space="0" w:color="000000"/>
            </w:tcBorders>
            <w:vAlign w:val="center"/>
            <w:tcPrChange w:id="2472" w:author="OpenAI" w:date="2026-10-01T18:07:00Z" w16du:dateUtc="2026-10-02T01:07:00Z">
              <w:tcPr>
                <w:tcW w:w="1830"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473" w:author="OpenAI" w:date="2026-10-01T18:07:00Z" w16du:dateUtc="2026-10-02T01:07:00Z">
                  <w:rPr/>
                </w:rPrChange>
              </w:rPr>
            </w:pPr>
            <w:r>
              <w:rPr>
                <w:sz w:val="22"/>
                <w:rPrChange w:id="2474" w:author="OpenAI" w:date="2026-10-01T18:07:00Z" w16du:dateUtc="2026-10-02T01:07:00Z">
                  <w:rPr/>
                </w:rPrChange>
              </w:rPr>
              <w:t>Avelumab</w:t>
            </w:r>
          </w:p>
        </w:tc>
        <w:tc>
          <w:tcPr>
            <w:tcW w:w="956" w:type="dxa"/>
            <w:tcBorders>
              <w:top w:val="single" w:sz="4" w:space="0" w:color="000000"/>
              <w:left w:val="single" w:sz="4" w:space="0" w:color="000000"/>
              <w:bottom w:val="single" w:sz="4" w:space="0" w:color="000000"/>
              <w:right w:val="single" w:sz="4" w:space="0" w:color="000000"/>
            </w:tcBorders>
            <w:vAlign w:val="bottom"/>
            <w:tcPrChange w:id="2475" w:author="OpenAI" w:date="2026-10-01T18:07:00Z" w16du:dateUtc="2026-10-02T01:07:00Z">
              <w:tcPr>
                <w:tcW w:w="1161" w:type="dxa"/>
                <w:gridSpan w:val="2"/>
                <w:tcBorders>
                  <w:top w:val="single" w:sz="4" w:space="0" w:color="000000"/>
                  <w:left w:val="single" w:sz="4" w:space="0" w:color="000000"/>
                  <w:bottom w:val="single" w:sz="4" w:space="0" w:color="000000"/>
                  <w:right w:val="single" w:sz="4" w:space="0" w:color="000000"/>
                </w:tcBorders>
                <w:vAlign w:val="bottom"/>
              </w:tcPr>
            </w:tcPrChange>
          </w:tcPr>
          <w:p w:rsidR="001425FF" w:rsidRDefault="007B1B89">
            <w:pPr>
              <w:jc w:val="left"/>
              <w:rPr>
                <w:sz w:val="22"/>
                <w:rPrChange w:id="2476" w:author="OpenAI" w:date="2026-10-01T18:07:00Z" w16du:dateUtc="2026-10-02T01:07:00Z">
                  <w:rPr/>
                </w:rPrChange>
              </w:rPr>
            </w:pPr>
            <w:r>
              <w:rPr>
                <w:sz w:val="22"/>
                <w:rPrChange w:id="2477" w:author="OpenAI" w:date="2026-10-01T18:07:00Z" w16du:dateUtc="2026-10-02T01:07:00Z">
                  <w:rPr/>
                </w:rPrChange>
              </w:rPr>
              <w:t>Human</w:t>
            </w:r>
          </w:p>
        </w:tc>
        <w:tc>
          <w:tcPr>
            <w:tcW w:w="1707" w:type="dxa"/>
            <w:tcBorders>
              <w:top w:val="single" w:sz="4" w:space="0" w:color="000000"/>
              <w:left w:val="single" w:sz="4" w:space="0" w:color="000000"/>
              <w:bottom w:val="single" w:sz="4" w:space="0" w:color="000000"/>
              <w:right w:val="single" w:sz="4" w:space="0" w:color="000000"/>
            </w:tcBorders>
            <w:vAlign w:val="center"/>
            <w:tcPrChange w:id="2478" w:author="OpenAI" w:date="2026-10-01T18:07:00Z" w16du:dateUtc="2026-10-02T01:07:00Z">
              <w:tcPr>
                <w:tcW w:w="1539"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479" w:author="OpenAI" w:date="2026-10-01T18:07:00Z" w16du:dateUtc="2026-10-02T01:07:00Z">
                  <w:rPr/>
                </w:rPrChange>
              </w:rPr>
            </w:pPr>
            <w:r>
              <w:rPr>
                <w:sz w:val="22"/>
                <w:rPrChange w:id="2480" w:author="OpenAI" w:date="2026-10-01T18:07:00Z" w16du:dateUtc="2026-10-02T01:07:00Z">
                  <w:rPr/>
                </w:rPrChange>
              </w:rPr>
              <w:t>Kd</w:t>
            </w:r>
          </w:p>
        </w:tc>
        <w:tc>
          <w:tcPr>
            <w:tcW w:w="1172" w:type="dxa"/>
            <w:tcBorders>
              <w:top w:val="single" w:sz="4" w:space="0" w:color="000000"/>
              <w:left w:val="single" w:sz="4" w:space="0" w:color="000000"/>
              <w:bottom w:val="single" w:sz="4" w:space="0" w:color="000000"/>
              <w:right w:val="single" w:sz="4" w:space="0" w:color="000000"/>
            </w:tcBorders>
            <w:vAlign w:val="center"/>
            <w:tcPrChange w:id="2481" w:author="OpenAI" w:date="2026-10-01T18:07:00Z" w16du:dateUtc="2026-10-02T01:07:00Z">
              <w:tcPr>
                <w:tcW w:w="1169"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right"/>
              <w:rPr>
                <w:sz w:val="22"/>
                <w:rPrChange w:id="2482" w:author="OpenAI" w:date="2026-10-01T18:07:00Z" w16du:dateUtc="2026-10-02T01:07:00Z">
                  <w:rPr/>
                </w:rPrChange>
              </w:rPr>
            </w:pPr>
            <w:r>
              <w:rPr>
                <w:sz w:val="22"/>
                <w:rPrChange w:id="2483" w:author="OpenAI" w:date="2026-10-01T18:07:00Z" w16du:dateUtc="2026-10-02T01:07:00Z">
                  <w:rPr/>
                </w:rPrChange>
              </w:rPr>
              <w:t>0.0000467</w:t>
            </w:r>
          </w:p>
        </w:tc>
        <w:tc>
          <w:tcPr>
            <w:tcW w:w="807" w:type="dxa"/>
            <w:tcBorders>
              <w:top w:val="single" w:sz="4" w:space="0" w:color="000000"/>
              <w:left w:val="single" w:sz="4" w:space="0" w:color="000000"/>
              <w:bottom w:val="single" w:sz="4" w:space="0" w:color="000000"/>
              <w:right w:val="single" w:sz="4" w:space="0" w:color="000000"/>
            </w:tcBorders>
            <w:vAlign w:val="center"/>
            <w:tcPrChange w:id="2484" w:author="OpenAI" w:date="2026-10-01T18:07:00Z" w16du:dateUtc="2026-10-02T01:07:00Z">
              <w:tcPr>
                <w:tcW w:w="937"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485" w:author="OpenAI" w:date="2026-10-01T18:07:00Z" w16du:dateUtc="2026-10-02T01:07:00Z">
                  <w:rPr/>
                </w:rPrChange>
              </w:rPr>
            </w:pPr>
            <w:r>
              <w:rPr>
                <w:sz w:val="22"/>
                <w:rPrChange w:id="2486" w:author="OpenAI" w:date="2026-10-01T18:07:00Z" w16du:dateUtc="2026-10-02T01:07:00Z">
                  <w:rPr/>
                </w:rPrChange>
              </w:rPr>
              <w:t>uM</w:t>
            </w:r>
          </w:p>
        </w:tc>
        <w:tc>
          <w:tcPr>
            <w:tcW w:w="3059" w:type="dxa"/>
            <w:tcBorders>
              <w:top w:val="single" w:sz="4" w:space="0" w:color="000000"/>
              <w:left w:val="single" w:sz="4" w:space="0" w:color="000000"/>
              <w:bottom w:val="single" w:sz="4" w:space="0" w:color="000000"/>
              <w:right w:val="single" w:sz="4" w:space="0" w:color="000000"/>
            </w:tcBorders>
            <w:vAlign w:val="center"/>
            <w:tcPrChange w:id="2487" w:author="OpenAI" w:date="2026-10-01T18:07:00Z" w16du:dateUtc="2026-10-02T01:07:00Z">
              <w:tcPr>
                <w:tcW w:w="2663"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488" w:author="OpenAI" w:date="2026-10-01T18:07:00Z" w16du:dateUtc="2026-10-02T01:07:00Z">
                  <w:rPr/>
                </w:rPrChange>
              </w:rPr>
            </w:pPr>
            <w:r>
              <w:rPr>
                <w:sz w:val="22"/>
                <w:rPrChange w:id="2489" w:author="OpenAI" w:date="2026-10-01T18:07:00Z" w16du:dateUtc="2026-10-02T01:07:00Z">
                  <w:rPr/>
                </w:rPrChange>
              </w:rPr>
              <w:t>SPR assay (Biacore T200)</w:t>
            </w:r>
          </w:p>
        </w:tc>
        <w:tc>
          <w:tcPr>
            <w:tcW w:w="1441" w:type="dxa"/>
            <w:tcBorders>
              <w:top w:val="single" w:sz="4" w:space="0" w:color="000000"/>
              <w:left w:val="single" w:sz="4" w:space="0" w:color="000000"/>
              <w:bottom w:val="single" w:sz="4" w:space="0" w:color="000000"/>
              <w:right w:val="single" w:sz="4" w:space="0" w:color="000000"/>
            </w:tcBorders>
            <w:cellDel w:id="2490" w:author="OpenAI" w:date="2026-10-01T18:07:00Z"/>
            <w:tcPrChange w:id="2491" w:author="OpenAI" w:date="2026-10-01T18:07:00Z" w16du:dateUtc="2026-10-02T01:07:00Z">
              <w:tcPr>
                <w:tcW w:w="1441" w:type="dxa"/>
                <w:gridSpan w:val="2"/>
                <w:tcBorders>
                  <w:top w:val="single" w:sz="4" w:space="0" w:color="000000"/>
                  <w:left w:val="single" w:sz="4" w:space="0" w:color="000000"/>
                  <w:bottom w:val="single" w:sz="4" w:space="0" w:color="000000"/>
                  <w:right w:val="single" w:sz="4" w:space="0" w:color="000000"/>
                </w:tcBorders>
                <w:vAlign w:val="center"/>
                <w:cellDel w:id="2492" w:author="OpenAI" w:date="2026-10-01T18:07:00Z"/>
              </w:tcPr>
            </w:tcPrChange>
          </w:tcPr>
          <w:p w:rsidR="007B1B89" w:rsidRDefault="007B1B89">
            <w:pPr>
              <w:jc w:val="center"/>
            </w:pPr>
            <w:del w:id="2493" w:author="OpenAI" w:date="2026-10-01T18:07:00Z" w16du:dateUtc="2026-10-02T01:07:00Z">
              <w:r>
                <w:delText>A Priori and Top Down</w:delText>
              </w:r>
            </w:del>
          </w:p>
        </w:tc>
        <w:tc>
          <w:tcPr>
            <w:tcW w:w="1172" w:type="dxa"/>
            <w:gridSpan w:val="2"/>
            <w:tcBorders>
              <w:top w:val="single" w:sz="4" w:space="0" w:color="000000"/>
              <w:left w:val="single" w:sz="4" w:space="0" w:color="000000"/>
              <w:bottom w:val="single" w:sz="4" w:space="0" w:color="000000"/>
              <w:right w:val="single" w:sz="4" w:space="0" w:color="000000"/>
            </w:tcBorders>
            <w:vAlign w:val="center"/>
            <w:tcPrChange w:id="2494" w:author="OpenAI" w:date="2026-10-01T18:07:00Z" w16du:dateUtc="2026-10-02T01:07:00Z">
              <w:tcPr>
                <w:tcW w:w="3115"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495" w:author="OpenAI" w:date="2026-10-01T18:07:00Z" w16du:dateUtc="2026-10-02T01:07:00Z">
                  <w:rPr/>
                </w:rPrChange>
              </w:rPr>
            </w:pPr>
            <w:r>
              <w:rPr>
                <w:sz w:val="22"/>
                <w:rPrChange w:id="2496" w:author="OpenAI" w:date="2026-10-01T18:07:00Z" w16du:dateUtc="2026-10-02T01:07:00Z">
                  <w:rPr/>
                </w:rPrChange>
              </w:rPr>
              <w:t>[7]</w:t>
            </w:r>
          </w:p>
        </w:tc>
      </w:tr>
      <w:tr w:rsidR="001425FF">
        <w:trPr>
          <w:trHeight w:val="417"/>
          <w:trPrChange w:id="2497" w:author="OpenAI" w:date="2026-10-01T18:07:00Z" w16du:dateUtc="2026-10-02T01:07:00Z">
            <w:trPr>
              <w:trHeight w:val="417"/>
            </w:trPr>
          </w:trPrChange>
        </w:trPr>
        <w:tc>
          <w:tcPr>
            <w:tcW w:w="1596" w:type="dxa"/>
            <w:tcBorders>
              <w:top w:val="single" w:sz="4" w:space="0" w:color="000000"/>
              <w:left w:val="single" w:sz="4" w:space="0" w:color="000000"/>
              <w:bottom w:val="single" w:sz="4" w:space="0" w:color="000000"/>
              <w:right w:val="single" w:sz="4" w:space="0" w:color="000000"/>
            </w:tcBorders>
            <w:vAlign w:val="center"/>
            <w:tcPrChange w:id="2498" w:author="OpenAI" w:date="2026-10-01T18:07:00Z" w16du:dateUtc="2026-10-02T01:07:00Z">
              <w:tcPr>
                <w:tcW w:w="1830"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499" w:author="OpenAI" w:date="2026-10-01T18:07:00Z" w16du:dateUtc="2026-10-02T01:07:00Z">
                  <w:rPr/>
                </w:rPrChange>
              </w:rPr>
            </w:pPr>
            <w:r>
              <w:rPr>
                <w:sz w:val="22"/>
                <w:rPrChange w:id="2500" w:author="OpenAI" w:date="2026-10-01T18:07:00Z" w16du:dateUtc="2026-10-02T01:07:00Z">
                  <w:rPr/>
                </w:rPrChange>
              </w:rPr>
              <w:t>Avelumab</w:t>
            </w:r>
          </w:p>
        </w:tc>
        <w:tc>
          <w:tcPr>
            <w:tcW w:w="956" w:type="dxa"/>
            <w:tcBorders>
              <w:top w:val="single" w:sz="4" w:space="0" w:color="000000"/>
              <w:left w:val="single" w:sz="4" w:space="0" w:color="000000"/>
              <w:bottom w:val="single" w:sz="4" w:space="0" w:color="000000"/>
              <w:right w:val="single" w:sz="4" w:space="0" w:color="000000"/>
            </w:tcBorders>
            <w:vAlign w:val="bottom"/>
            <w:tcPrChange w:id="2501" w:author="OpenAI" w:date="2026-10-01T18:07:00Z" w16du:dateUtc="2026-10-02T01:07:00Z">
              <w:tcPr>
                <w:tcW w:w="1161" w:type="dxa"/>
                <w:gridSpan w:val="2"/>
                <w:tcBorders>
                  <w:top w:val="single" w:sz="4" w:space="0" w:color="000000"/>
                  <w:left w:val="single" w:sz="4" w:space="0" w:color="000000"/>
                  <w:bottom w:val="single" w:sz="4" w:space="0" w:color="000000"/>
                  <w:right w:val="single" w:sz="4" w:space="0" w:color="000000"/>
                </w:tcBorders>
                <w:vAlign w:val="bottom"/>
              </w:tcPr>
            </w:tcPrChange>
          </w:tcPr>
          <w:p w:rsidR="001425FF" w:rsidRDefault="007B1B89">
            <w:pPr>
              <w:jc w:val="left"/>
              <w:rPr>
                <w:sz w:val="22"/>
                <w:rPrChange w:id="2502" w:author="OpenAI" w:date="2026-10-01T18:07:00Z" w16du:dateUtc="2026-10-02T01:07:00Z">
                  <w:rPr/>
                </w:rPrChange>
              </w:rPr>
            </w:pPr>
            <w:r>
              <w:rPr>
                <w:sz w:val="22"/>
                <w:rPrChange w:id="2503" w:author="OpenAI" w:date="2026-10-01T18:07:00Z" w16du:dateUtc="2026-10-02T01:07:00Z">
                  <w:rPr/>
                </w:rPrChange>
              </w:rPr>
              <w:t>Human</w:t>
            </w:r>
          </w:p>
        </w:tc>
        <w:tc>
          <w:tcPr>
            <w:tcW w:w="1707" w:type="dxa"/>
            <w:tcBorders>
              <w:top w:val="single" w:sz="4" w:space="0" w:color="000000"/>
              <w:left w:val="single" w:sz="4" w:space="0" w:color="000000"/>
              <w:bottom w:val="single" w:sz="4" w:space="0" w:color="000000"/>
              <w:right w:val="single" w:sz="4" w:space="0" w:color="000000"/>
            </w:tcBorders>
            <w:vAlign w:val="center"/>
            <w:tcPrChange w:id="2504" w:author="OpenAI" w:date="2026-10-01T18:07:00Z" w16du:dateUtc="2026-10-02T01:07:00Z">
              <w:tcPr>
                <w:tcW w:w="1539"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505" w:author="OpenAI" w:date="2026-10-01T18:07:00Z" w16du:dateUtc="2026-10-02T01:07:00Z">
                  <w:rPr/>
                </w:rPrChange>
              </w:rPr>
            </w:pPr>
            <w:r>
              <w:rPr>
                <w:sz w:val="22"/>
                <w:rPrChange w:id="2506" w:author="OpenAI" w:date="2026-10-01T18:07:00Z" w16du:dateUtc="2026-10-02T01:07:00Z">
                  <w:rPr/>
                </w:rPrChange>
              </w:rPr>
              <w:t>koff</w:t>
            </w:r>
          </w:p>
        </w:tc>
        <w:tc>
          <w:tcPr>
            <w:tcW w:w="1172" w:type="dxa"/>
            <w:tcBorders>
              <w:top w:val="single" w:sz="4" w:space="0" w:color="000000"/>
              <w:left w:val="single" w:sz="4" w:space="0" w:color="000000"/>
              <w:bottom w:val="single" w:sz="4" w:space="0" w:color="000000"/>
              <w:right w:val="single" w:sz="4" w:space="0" w:color="000000"/>
            </w:tcBorders>
            <w:vAlign w:val="center"/>
            <w:tcPrChange w:id="2507" w:author="OpenAI" w:date="2026-10-01T18:07:00Z" w16du:dateUtc="2026-10-02T01:07:00Z">
              <w:tcPr>
                <w:tcW w:w="1169"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right"/>
              <w:rPr>
                <w:sz w:val="22"/>
                <w:rPrChange w:id="2508" w:author="OpenAI" w:date="2026-10-01T18:07:00Z" w16du:dateUtc="2026-10-02T01:07:00Z">
                  <w:rPr/>
                </w:rPrChange>
              </w:rPr>
            </w:pPr>
            <w:r>
              <w:rPr>
                <w:sz w:val="22"/>
                <w:rPrChange w:id="2509" w:author="OpenAI" w:date="2026-10-01T18:07:00Z" w16du:dateUtc="2026-10-02T01:07:00Z">
                  <w:rPr/>
                </w:rPrChange>
              </w:rPr>
              <w:t>0.00174</w:t>
            </w:r>
          </w:p>
        </w:tc>
        <w:tc>
          <w:tcPr>
            <w:tcW w:w="807" w:type="dxa"/>
            <w:tcBorders>
              <w:top w:val="single" w:sz="4" w:space="0" w:color="000000"/>
              <w:left w:val="single" w:sz="4" w:space="0" w:color="000000"/>
              <w:bottom w:val="single" w:sz="4" w:space="0" w:color="000000"/>
              <w:right w:val="single" w:sz="4" w:space="0" w:color="000000"/>
            </w:tcBorders>
            <w:vAlign w:val="center"/>
            <w:tcPrChange w:id="2510" w:author="OpenAI" w:date="2026-10-01T18:07:00Z" w16du:dateUtc="2026-10-02T01:07:00Z">
              <w:tcPr>
                <w:tcW w:w="937"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511" w:author="OpenAI" w:date="2026-10-01T18:07:00Z" w16du:dateUtc="2026-10-02T01:07:00Z">
                  <w:rPr/>
                </w:rPrChange>
              </w:rPr>
            </w:pPr>
            <w:r>
              <w:rPr>
                <w:sz w:val="22"/>
                <w:rPrChange w:id="2512" w:author="OpenAI" w:date="2026-10-01T18:07:00Z" w16du:dateUtc="2026-10-02T01:07:00Z">
                  <w:rPr/>
                </w:rPrChange>
              </w:rPr>
              <w:t>1/min</w:t>
            </w:r>
          </w:p>
        </w:tc>
        <w:tc>
          <w:tcPr>
            <w:tcW w:w="3059" w:type="dxa"/>
            <w:tcBorders>
              <w:top w:val="single" w:sz="4" w:space="0" w:color="000000"/>
              <w:left w:val="single" w:sz="4" w:space="0" w:color="000000"/>
              <w:bottom w:val="single" w:sz="4" w:space="0" w:color="000000"/>
              <w:right w:val="single" w:sz="4" w:space="0" w:color="000000"/>
            </w:tcBorders>
            <w:vAlign w:val="center"/>
            <w:tcPrChange w:id="2513" w:author="OpenAI" w:date="2026-10-01T18:07:00Z" w16du:dateUtc="2026-10-02T01:07:00Z">
              <w:tcPr>
                <w:tcW w:w="2663"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514" w:author="OpenAI" w:date="2026-10-01T18:07:00Z" w16du:dateUtc="2026-10-02T01:07:00Z">
                  <w:rPr/>
                </w:rPrChange>
              </w:rPr>
            </w:pPr>
            <w:r>
              <w:rPr>
                <w:sz w:val="22"/>
                <w:rPrChange w:id="2515" w:author="OpenAI" w:date="2026-10-01T18:07:00Z" w16du:dateUtc="2026-10-02T01:07:00Z">
                  <w:rPr/>
                </w:rPrChange>
              </w:rPr>
              <w:t>SPR assay (Biacore T200)</w:t>
            </w:r>
          </w:p>
        </w:tc>
        <w:tc>
          <w:tcPr>
            <w:tcW w:w="1441" w:type="dxa"/>
            <w:tcBorders>
              <w:top w:val="single" w:sz="4" w:space="0" w:color="000000"/>
              <w:left w:val="single" w:sz="4" w:space="0" w:color="000000"/>
              <w:bottom w:val="single" w:sz="4" w:space="0" w:color="000000"/>
              <w:right w:val="single" w:sz="4" w:space="0" w:color="000000"/>
            </w:tcBorders>
            <w:cellDel w:id="2516" w:author="OpenAI" w:date="2026-10-01T18:07:00Z"/>
            <w:tcPrChange w:id="2517" w:author="OpenAI" w:date="2026-10-01T18:07:00Z" w16du:dateUtc="2026-10-02T01:07:00Z">
              <w:tcPr>
                <w:tcW w:w="1441" w:type="dxa"/>
                <w:gridSpan w:val="2"/>
                <w:tcBorders>
                  <w:top w:val="single" w:sz="4" w:space="0" w:color="000000"/>
                  <w:left w:val="single" w:sz="4" w:space="0" w:color="000000"/>
                  <w:bottom w:val="single" w:sz="4" w:space="0" w:color="000000"/>
                  <w:right w:val="single" w:sz="4" w:space="0" w:color="000000"/>
                </w:tcBorders>
                <w:vAlign w:val="center"/>
                <w:cellDel w:id="2518" w:author="OpenAI" w:date="2026-10-01T18:07:00Z"/>
              </w:tcPr>
            </w:tcPrChange>
          </w:tcPr>
          <w:p w:rsidR="007B1B89" w:rsidRDefault="007B1B89">
            <w:pPr>
              <w:jc w:val="center"/>
            </w:pPr>
            <w:del w:id="2519" w:author="OpenAI" w:date="2026-10-01T18:07:00Z" w16du:dateUtc="2026-10-02T01:07:00Z">
              <w:r>
                <w:delText>A Priori and Top Down</w:delText>
              </w:r>
            </w:del>
          </w:p>
        </w:tc>
        <w:tc>
          <w:tcPr>
            <w:tcW w:w="1172" w:type="dxa"/>
            <w:gridSpan w:val="2"/>
            <w:tcBorders>
              <w:top w:val="single" w:sz="4" w:space="0" w:color="000000"/>
              <w:left w:val="single" w:sz="4" w:space="0" w:color="000000"/>
              <w:bottom w:val="single" w:sz="4" w:space="0" w:color="000000"/>
              <w:right w:val="single" w:sz="4" w:space="0" w:color="000000"/>
            </w:tcBorders>
            <w:vAlign w:val="center"/>
            <w:tcPrChange w:id="2520" w:author="OpenAI" w:date="2026-10-01T18:07:00Z" w16du:dateUtc="2026-10-02T01:07:00Z">
              <w:tcPr>
                <w:tcW w:w="3115"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521" w:author="OpenAI" w:date="2026-10-01T18:07:00Z" w16du:dateUtc="2026-10-02T01:07:00Z">
                  <w:rPr/>
                </w:rPrChange>
              </w:rPr>
            </w:pPr>
            <w:r>
              <w:rPr>
                <w:sz w:val="22"/>
                <w:rPrChange w:id="2522" w:author="OpenAI" w:date="2026-10-01T18:07:00Z" w16du:dateUtc="2026-10-02T01:07:00Z">
                  <w:rPr/>
                </w:rPrChange>
              </w:rPr>
              <w:t>[8]</w:t>
            </w:r>
          </w:p>
        </w:tc>
      </w:tr>
      <w:tr w:rsidR="001425FF">
        <w:trPr>
          <w:trHeight w:val="417"/>
          <w:trPrChange w:id="2523" w:author="OpenAI" w:date="2026-10-01T18:07:00Z" w16du:dateUtc="2026-10-02T01:07:00Z">
            <w:trPr>
              <w:trHeight w:val="417"/>
            </w:trPr>
          </w:trPrChange>
        </w:trPr>
        <w:tc>
          <w:tcPr>
            <w:tcW w:w="1596" w:type="dxa"/>
            <w:tcBorders>
              <w:top w:val="single" w:sz="4" w:space="0" w:color="000000"/>
              <w:left w:val="single" w:sz="4" w:space="0" w:color="000000"/>
              <w:bottom w:val="single" w:sz="4" w:space="0" w:color="000000"/>
              <w:right w:val="single" w:sz="4" w:space="0" w:color="000000"/>
            </w:tcBorders>
            <w:vAlign w:val="center"/>
            <w:tcPrChange w:id="2524" w:author="OpenAI" w:date="2026-10-01T18:07:00Z" w16du:dateUtc="2026-10-02T01:07:00Z">
              <w:tcPr>
                <w:tcW w:w="1830"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525" w:author="OpenAI" w:date="2026-10-01T18:07:00Z" w16du:dateUtc="2026-10-02T01:07:00Z">
                  <w:rPr/>
                </w:rPrChange>
              </w:rPr>
            </w:pPr>
            <w:r>
              <w:rPr>
                <w:sz w:val="22"/>
                <w:rPrChange w:id="2526" w:author="OpenAI" w:date="2026-10-01T18:07:00Z" w16du:dateUtc="2026-10-02T01:07:00Z">
                  <w:rPr/>
                </w:rPrChange>
              </w:rPr>
              <w:t>Avelumab</w:t>
            </w:r>
          </w:p>
        </w:tc>
        <w:tc>
          <w:tcPr>
            <w:tcW w:w="956" w:type="dxa"/>
            <w:tcBorders>
              <w:top w:val="single" w:sz="4" w:space="0" w:color="000000"/>
              <w:left w:val="single" w:sz="4" w:space="0" w:color="000000"/>
              <w:bottom w:val="single" w:sz="4" w:space="0" w:color="000000"/>
              <w:right w:val="single" w:sz="4" w:space="0" w:color="000000"/>
            </w:tcBorders>
            <w:vAlign w:val="bottom"/>
            <w:tcPrChange w:id="2527" w:author="OpenAI" w:date="2026-10-01T18:07:00Z" w16du:dateUtc="2026-10-02T01:07:00Z">
              <w:tcPr>
                <w:tcW w:w="1161" w:type="dxa"/>
                <w:gridSpan w:val="2"/>
                <w:tcBorders>
                  <w:top w:val="single" w:sz="4" w:space="0" w:color="000000"/>
                  <w:left w:val="single" w:sz="4" w:space="0" w:color="000000"/>
                  <w:bottom w:val="single" w:sz="4" w:space="0" w:color="000000"/>
                  <w:right w:val="single" w:sz="4" w:space="0" w:color="000000"/>
                </w:tcBorders>
                <w:vAlign w:val="bottom"/>
              </w:tcPr>
            </w:tcPrChange>
          </w:tcPr>
          <w:p w:rsidR="001425FF" w:rsidRDefault="007B1B89">
            <w:pPr>
              <w:jc w:val="left"/>
              <w:rPr>
                <w:sz w:val="22"/>
                <w:rPrChange w:id="2528" w:author="OpenAI" w:date="2026-10-01T18:07:00Z" w16du:dateUtc="2026-10-02T01:07:00Z">
                  <w:rPr/>
                </w:rPrChange>
              </w:rPr>
            </w:pPr>
            <w:r>
              <w:rPr>
                <w:sz w:val="22"/>
                <w:rPrChange w:id="2529" w:author="OpenAI" w:date="2026-10-01T18:07:00Z" w16du:dateUtc="2026-10-02T01:07:00Z">
                  <w:rPr/>
                </w:rPrChange>
              </w:rPr>
              <w:t>Human</w:t>
            </w:r>
          </w:p>
        </w:tc>
        <w:tc>
          <w:tcPr>
            <w:tcW w:w="1707" w:type="dxa"/>
            <w:tcBorders>
              <w:top w:val="single" w:sz="4" w:space="0" w:color="000000"/>
              <w:left w:val="single" w:sz="4" w:space="0" w:color="000000"/>
              <w:bottom w:val="single" w:sz="4" w:space="0" w:color="000000"/>
              <w:right w:val="single" w:sz="4" w:space="0" w:color="000000"/>
            </w:tcBorders>
            <w:vAlign w:val="center"/>
            <w:tcPrChange w:id="2530" w:author="OpenAI" w:date="2026-10-01T18:07:00Z" w16du:dateUtc="2026-10-02T01:07:00Z">
              <w:tcPr>
                <w:tcW w:w="1539"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531" w:author="OpenAI" w:date="2026-10-01T18:07:00Z" w16du:dateUtc="2026-10-02T01:07:00Z">
                  <w:rPr/>
                </w:rPrChange>
              </w:rPr>
            </w:pPr>
            <w:r>
              <w:rPr>
                <w:sz w:val="22"/>
                <w:rPrChange w:id="2532" w:author="OpenAI" w:date="2026-10-01T18:07:00Z" w16du:dateUtc="2026-10-02T01:07:00Z">
                  <w:rPr/>
                </w:rPrChange>
              </w:rPr>
              <w:t>kint</w:t>
            </w:r>
          </w:p>
        </w:tc>
        <w:tc>
          <w:tcPr>
            <w:tcW w:w="1172" w:type="dxa"/>
            <w:tcBorders>
              <w:top w:val="single" w:sz="4" w:space="0" w:color="000000"/>
              <w:left w:val="single" w:sz="4" w:space="0" w:color="000000"/>
              <w:bottom w:val="single" w:sz="4" w:space="0" w:color="000000"/>
              <w:right w:val="single" w:sz="4" w:space="0" w:color="000000"/>
            </w:tcBorders>
            <w:vAlign w:val="center"/>
            <w:tcPrChange w:id="2533" w:author="OpenAI" w:date="2026-10-01T18:07:00Z" w16du:dateUtc="2026-10-02T01:07:00Z">
              <w:tcPr>
                <w:tcW w:w="1169"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right"/>
              <w:rPr>
                <w:sz w:val="22"/>
                <w:rPrChange w:id="2534" w:author="OpenAI" w:date="2026-10-01T18:07:00Z" w16du:dateUtc="2026-10-02T01:07:00Z">
                  <w:rPr/>
                </w:rPrChange>
              </w:rPr>
            </w:pPr>
            <w:r>
              <w:rPr>
                <w:sz w:val="22"/>
                <w:rPrChange w:id="2535" w:author="OpenAI" w:date="2026-10-01T18:07:00Z" w16du:dateUtc="2026-10-02T01:07:00Z">
                  <w:rPr/>
                </w:rPrChange>
              </w:rPr>
              <w:t>0.25</w:t>
            </w:r>
          </w:p>
        </w:tc>
        <w:tc>
          <w:tcPr>
            <w:tcW w:w="807" w:type="dxa"/>
            <w:tcBorders>
              <w:top w:val="single" w:sz="4" w:space="0" w:color="000000"/>
              <w:left w:val="single" w:sz="4" w:space="0" w:color="000000"/>
              <w:bottom w:val="single" w:sz="4" w:space="0" w:color="000000"/>
              <w:right w:val="single" w:sz="4" w:space="0" w:color="000000"/>
            </w:tcBorders>
            <w:vAlign w:val="center"/>
            <w:tcPrChange w:id="2536" w:author="OpenAI" w:date="2026-10-01T18:07:00Z" w16du:dateUtc="2026-10-02T01:07:00Z">
              <w:tcPr>
                <w:tcW w:w="937"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537" w:author="OpenAI" w:date="2026-10-01T18:07:00Z" w16du:dateUtc="2026-10-02T01:07:00Z">
                  <w:rPr/>
                </w:rPrChange>
              </w:rPr>
            </w:pPr>
            <w:r>
              <w:rPr>
                <w:sz w:val="22"/>
                <w:rPrChange w:id="2538" w:author="OpenAI" w:date="2026-10-01T18:07:00Z" w16du:dateUtc="2026-10-02T01:07:00Z">
                  <w:rPr/>
                </w:rPrChange>
              </w:rPr>
              <w:t>1/h</w:t>
            </w:r>
          </w:p>
        </w:tc>
        <w:tc>
          <w:tcPr>
            <w:tcW w:w="3059" w:type="dxa"/>
            <w:tcBorders>
              <w:top w:val="single" w:sz="4" w:space="0" w:color="000000"/>
              <w:left w:val="single" w:sz="4" w:space="0" w:color="000000"/>
              <w:bottom w:val="single" w:sz="4" w:space="0" w:color="000000"/>
              <w:right w:val="single" w:sz="4" w:space="0" w:color="000000"/>
            </w:tcBorders>
            <w:vAlign w:val="center"/>
            <w:tcPrChange w:id="2539" w:author="OpenAI" w:date="2026-10-01T18:07:00Z" w16du:dateUtc="2026-10-02T01:07:00Z">
              <w:tcPr>
                <w:tcW w:w="2663"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540" w:author="OpenAI" w:date="2026-10-01T18:07:00Z" w16du:dateUtc="2026-10-02T01:07:00Z">
                  <w:rPr/>
                </w:rPrChange>
              </w:rPr>
            </w:pPr>
            <w:r>
              <w:rPr>
                <w:sz w:val="22"/>
                <w:rPrChange w:id="2541" w:author="OpenAI" w:date="2026-10-01T18:07:00Z" w16du:dateUtc="2026-10-02T01:07:00Z">
                  <w:rPr/>
                </w:rPrChange>
              </w:rPr>
              <w:t>pHrodo flow-cytometry internalization assay</w:t>
            </w:r>
          </w:p>
        </w:tc>
        <w:tc>
          <w:tcPr>
            <w:tcW w:w="1441" w:type="dxa"/>
            <w:tcBorders>
              <w:top w:val="single" w:sz="4" w:space="0" w:color="000000"/>
              <w:left w:val="single" w:sz="4" w:space="0" w:color="000000"/>
              <w:bottom w:val="single" w:sz="4" w:space="0" w:color="000000"/>
              <w:right w:val="single" w:sz="4" w:space="0" w:color="000000"/>
            </w:tcBorders>
            <w:cellDel w:id="2542" w:author="OpenAI" w:date="2026-10-01T18:07:00Z"/>
            <w:tcPrChange w:id="2543" w:author="OpenAI" w:date="2026-10-01T18:07:00Z" w16du:dateUtc="2026-10-02T01:07:00Z">
              <w:tcPr>
                <w:tcW w:w="1441" w:type="dxa"/>
                <w:gridSpan w:val="2"/>
                <w:tcBorders>
                  <w:top w:val="single" w:sz="4" w:space="0" w:color="000000"/>
                  <w:left w:val="single" w:sz="4" w:space="0" w:color="000000"/>
                  <w:bottom w:val="single" w:sz="4" w:space="0" w:color="000000"/>
                  <w:right w:val="single" w:sz="4" w:space="0" w:color="000000"/>
                </w:tcBorders>
                <w:vAlign w:val="center"/>
                <w:cellDel w:id="2544" w:author="OpenAI" w:date="2026-10-01T18:07:00Z"/>
              </w:tcPr>
            </w:tcPrChange>
          </w:tcPr>
          <w:p w:rsidR="007B1B89" w:rsidRDefault="007B1B89">
            <w:pPr>
              <w:jc w:val="center"/>
            </w:pPr>
            <w:del w:id="2545" w:author="OpenAI" w:date="2026-10-01T18:07:00Z" w16du:dateUtc="2026-10-02T01:07:00Z">
              <w:r>
                <w:delText>A Priori and Top Down</w:delText>
              </w:r>
            </w:del>
          </w:p>
        </w:tc>
        <w:tc>
          <w:tcPr>
            <w:tcW w:w="1172" w:type="dxa"/>
            <w:gridSpan w:val="2"/>
            <w:tcBorders>
              <w:top w:val="single" w:sz="4" w:space="0" w:color="000000"/>
              <w:left w:val="single" w:sz="4" w:space="0" w:color="000000"/>
              <w:bottom w:val="single" w:sz="4" w:space="0" w:color="000000"/>
              <w:right w:val="single" w:sz="4" w:space="0" w:color="000000"/>
            </w:tcBorders>
            <w:vAlign w:val="center"/>
            <w:tcPrChange w:id="2546" w:author="OpenAI" w:date="2026-10-01T18:07:00Z" w16du:dateUtc="2026-10-02T01:07:00Z">
              <w:tcPr>
                <w:tcW w:w="3115"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547" w:author="OpenAI" w:date="2026-10-01T18:07:00Z" w16du:dateUtc="2026-10-02T01:07:00Z">
                  <w:rPr/>
                </w:rPrChange>
              </w:rPr>
            </w:pPr>
            <w:r>
              <w:rPr>
                <w:sz w:val="22"/>
                <w:rPrChange w:id="2548" w:author="OpenAI" w:date="2026-10-01T18:07:00Z" w16du:dateUtc="2026-10-02T01:07:00Z">
                  <w:rPr/>
                </w:rPrChange>
              </w:rPr>
              <w:t>[7]</w:t>
            </w:r>
          </w:p>
        </w:tc>
      </w:tr>
      <w:tr w:rsidR="001425FF">
        <w:trPr>
          <w:trHeight w:val="417"/>
          <w:trPrChange w:id="2549" w:author="OpenAI" w:date="2026-10-01T18:07:00Z" w16du:dateUtc="2026-10-02T01:07:00Z">
            <w:trPr>
              <w:trHeight w:val="417"/>
            </w:trPr>
          </w:trPrChange>
        </w:trPr>
        <w:tc>
          <w:tcPr>
            <w:tcW w:w="1596" w:type="dxa"/>
            <w:tcBorders>
              <w:top w:val="single" w:sz="4" w:space="0" w:color="000000"/>
              <w:left w:val="single" w:sz="4" w:space="0" w:color="000000"/>
              <w:bottom w:val="single" w:sz="4" w:space="0" w:color="000000"/>
              <w:right w:val="single" w:sz="4" w:space="0" w:color="000000"/>
            </w:tcBorders>
            <w:vAlign w:val="center"/>
            <w:tcPrChange w:id="2550" w:author="OpenAI" w:date="2026-10-01T18:07:00Z" w16du:dateUtc="2026-10-02T01:07:00Z">
              <w:tcPr>
                <w:tcW w:w="1830"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551" w:author="OpenAI" w:date="2026-10-01T18:07:00Z" w16du:dateUtc="2026-10-02T01:07:00Z">
                  <w:rPr/>
                </w:rPrChange>
              </w:rPr>
            </w:pPr>
            <w:r>
              <w:rPr>
                <w:sz w:val="22"/>
                <w:rPrChange w:id="2552" w:author="OpenAI" w:date="2026-10-01T18:07:00Z" w16du:dateUtc="2026-10-02T01:07:00Z">
                  <w:rPr/>
                </w:rPrChange>
              </w:rPr>
              <w:t>Avelumab</w:t>
            </w:r>
          </w:p>
        </w:tc>
        <w:tc>
          <w:tcPr>
            <w:tcW w:w="956" w:type="dxa"/>
            <w:tcBorders>
              <w:top w:val="single" w:sz="4" w:space="0" w:color="000000"/>
              <w:left w:val="single" w:sz="4" w:space="0" w:color="000000"/>
              <w:bottom w:val="single" w:sz="4" w:space="0" w:color="000000"/>
              <w:right w:val="single" w:sz="4" w:space="0" w:color="000000"/>
            </w:tcBorders>
            <w:vAlign w:val="bottom"/>
            <w:tcPrChange w:id="2553" w:author="OpenAI" w:date="2026-10-01T18:07:00Z" w16du:dateUtc="2026-10-02T01:07:00Z">
              <w:tcPr>
                <w:tcW w:w="1161" w:type="dxa"/>
                <w:gridSpan w:val="2"/>
                <w:tcBorders>
                  <w:top w:val="single" w:sz="4" w:space="0" w:color="000000"/>
                  <w:left w:val="single" w:sz="4" w:space="0" w:color="000000"/>
                  <w:bottom w:val="single" w:sz="4" w:space="0" w:color="000000"/>
                  <w:right w:val="single" w:sz="4" w:space="0" w:color="000000"/>
                </w:tcBorders>
                <w:vAlign w:val="bottom"/>
              </w:tcPr>
            </w:tcPrChange>
          </w:tcPr>
          <w:p w:rsidR="001425FF" w:rsidRDefault="007B1B89">
            <w:pPr>
              <w:jc w:val="left"/>
              <w:rPr>
                <w:sz w:val="22"/>
                <w:rPrChange w:id="2554" w:author="OpenAI" w:date="2026-10-01T18:07:00Z" w16du:dateUtc="2026-10-02T01:07:00Z">
                  <w:rPr/>
                </w:rPrChange>
              </w:rPr>
            </w:pPr>
            <w:r>
              <w:rPr>
                <w:sz w:val="22"/>
                <w:rPrChange w:id="2555" w:author="OpenAI" w:date="2026-10-01T18:07:00Z" w16du:dateUtc="2026-10-02T01:07:00Z">
                  <w:rPr/>
                </w:rPrChange>
              </w:rPr>
              <w:t>Human</w:t>
            </w:r>
          </w:p>
        </w:tc>
        <w:tc>
          <w:tcPr>
            <w:tcW w:w="1707" w:type="dxa"/>
            <w:tcBorders>
              <w:top w:val="single" w:sz="4" w:space="0" w:color="000000"/>
              <w:left w:val="single" w:sz="4" w:space="0" w:color="000000"/>
              <w:bottom w:val="single" w:sz="4" w:space="0" w:color="000000"/>
              <w:right w:val="single" w:sz="4" w:space="0" w:color="000000"/>
            </w:tcBorders>
            <w:vAlign w:val="center"/>
            <w:tcPrChange w:id="2556" w:author="OpenAI" w:date="2026-10-01T18:07:00Z" w16du:dateUtc="2026-10-02T01:07:00Z">
              <w:tcPr>
                <w:tcW w:w="1539"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557" w:author="OpenAI" w:date="2026-10-01T18:07:00Z" w16du:dateUtc="2026-10-02T01:07:00Z">
                  <w:rPr/>
                </w:rPrChange>
              </w:rPr>
            </w:pPr>
            <w:r>
              <w:rPr>
                <w:sz w:val="22"/>
                <w:rPrChange w:id="2558" w:author="OpenAI" w:date="2026-10-01T18:07:00Z" w16du:dateUtc="2026-10-02T01:07:00Z">
                  <w:rPr/>
                </w:rPrChange>
              </w:rPr>
              <w:t>Reference target concentration</w:t>
            </w:r>
          </w:p>
        </w:tc>
        <w:tc>
          <w:tcPr>
            <w:tcW w:w="1172" w:type="dxa"/>
            <w:tcBorders>
              <w:top w:val="single" w:sz="4" w:space="0" w:color="000000"/>
              <w:left w:val="single" w:sz="4" w:space="0" w:color="000000"/>
              <w:bottom w:val="single" w:sz="4" w:space="0" w:color="000000"/>
              <w:right w:val="single" w:sz="4" w:space="0" w:color="000000"/>
            </w:tcBorders>
            <w:vAlign w:val="center"/>
            <w:tcPrChange w:id="2559" w:author="OpenAI" w:date="2026-10-01T18:07:00Z" w16du:dateUtc="2026-10-02T01:07:00Z">
              <w:tcPr>
                <w:tcW w:w="1169"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right"/>
              <w:rPr>
                <w:sz w:val="22"/>
                <w:rPrChange w:id="2560" w:author="OpenAI" w:date="2026-10-01T18:07:00Z" w16du:dateUtc="2026-10-02T01:07:00Z">
                  <w:rPr/>
                </w:rPrChange>
              </w:rPr>
            </w:pPr>
            <w:r>
              <w:rPr>
                <w:sz w:val="22"/>
                <w:rPrChange w:id="2561" w:author="OpenAI" w:date="2026-10-01T18:07:00Z" w16du:dateUtc="2026-10-02T01:07:00Z">
                  <w:rPr/>
                </w:rPrChange>
              </w:rPr>
              <w:t>0.609</w:t>
            </w:r>
          </w:p>
        </w:tc>
        <w:tc>
          <w:tcPr>
            <w:tcW w:w="807" w:type="dxa"/>
            <w:tcBorders>
              <w:top w:val="single" w:sz="4" w:space="0" w:color="000000"/>
              <w:left w:val="single" w:sz="4" w:space="0" w:color="000000"/>
              <w:bottom w:val="single" w:sz="4" w:space="0" w:color="000000"/>
              <w:right w:val="single" w:sz="4" w:space="0" w:color="000000"/>
            </w:tcBorders>
            <w:vAlign w:val="center"/>
            <w:tcPrChange w:id="2562" w:author="OpenAI" w:date="2026-10-01T18:07:00Z" w16du:dateUtc="2026-10-02T01:07:00Z">
              <w:tcPr>
                <w:tcW w:w="937"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563" w:author="OpenAI" w:date="2026-10-01T18:07:00Z" w16du:dateUtc="2026-10-02T01:07:00Z">
                  <w:rPr/>
                </w:rPrChange>
              </w:rPr>
            </w:pPr>
            <w:r>
              <w:rPr>
                <w:sz w:val="22"/>
                <w:rPrChange w:id="2564" w:author="OpenAI" w:date="2026-10-01T18:07:00Z" w16du:dateUtc="2026-10-02T01:07:00Z">
                  <w:rPr/>
                </w:rPrChange>
              </w:rPr>
              <w:t>nM</w:t>
            </w:r>
          </w:p>
        </w:tc>
        <w:tc>
          <w:tcPr>
            <w:tcW w:w="3059" w:type="dxa"/>
            <w:gridSpan w:val="2"/>
            <w:tcBorders>
              <w:top w:val="single" w:sz="4" w:space="0" w:color="000000"/>
              <w:left w:val="single" w:sz="4" w:space="0" w:color="000000"/>
              <w:bottom w:val="single" w:sz="4" w:space="0" w:color="000000"/>
              <w:right w:val="single" w:sz="4" w:space="0" w:color="000000"/>
            </w:tcBorders>
            <w:vAlign w:val="center"/>
            <w:tcPrChange w:id="2565" w:author="OpenAI" w:date="2026-10-01T18:07:00Z" w16du:dateUtc="2026-10-02T01:07:00Z">
              <w:tcPr>
                <w:tcW w:w="2663"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566" w:author="OpenAI" w:date="2026-10-01T18:07:00Z" w16du:dateUtc="2026-10-02T01:07:00Z">
                  <w:rPr/>
                </w:rPrChange>
              </w:rPr>
            </w:pPr>
            <w:r>
              <w:rPr>
                <w:sz w:val="22"/>
                <w:rPrChange w:id="2567" w:author="OpenAI" w:date="2026-10-01T18:07:00Z" w16du:dateUtc="2026-10-02T01:07:00Z">
                  <w:rPr/>
                </w:rPrChange>
              </w:rPr>
              <w:t>Model estimated by the authors [6]</w:t>
            </w:r>
          </w:p>
        </w:tc>
        <w:tc>
          <w:tcPr>
            <w:tcW w:w="1172" w:type="dxa"/>
            <w:tcBorders>
              <w:top w:val="single" w:sz="4" w:space="0" w:color="000000"/>
              <w:left w:val="single" w:sz="4" w:space="0" w:color="000000"/>
              <w:bottom w:val="single" w:sz="4" w:space="0" w:color="000000"/>
              <w:right w:val="single" w:sz="4" w:space="0" w:color="000000"/>
            </w:tcBorders>
            <w:vAlign w:val="center"/>
            <w:tcPrChange w:id="2568" w:author="OpenAI" w:date="2026-10-01T18:07:00Z" w16du:dateUtc="2026-10-02T01:07:00Z">
              <w:tcPr>
                <w:tcW w:w="1441"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569" w:author="OpenAI" w:date="2026-10-01T18:07:00Z" w16du:dateUtc="2026-10-02T01:07:00Z">
                  <w:rPr/>
                </w:rPrChange>
              </w:rPr>
              <w:pPrChange w:id="2570" w:author="OpenAI" w:date="2026-10-01T18:07:00Z" w16du:dateUtc="2026-10-02T01:07:00Z">
                <w:pPr>
                  <w:jc w:val="center"/>
                </w:pPr>
              </w:pPrChange>
            </w:pPr>
            <w:del w:id="2571" w:author="OpenAI" w:date="2026-10-01T18:07:00Z" w16du:dateUtc="2026-10-02T01:07:00Z">
              <w:r>
                <w:delText>A Priori and Top Down</w:delText>
              </w:r>
            </w:del>
            <w:ins w:id="2572" w:author="OpenAI" w:date="2026-10-01T18:07:00Z" w16du:dateUtc="2026-10-02T01:07:00Z">
              <w:r>
                <w:rPr>
                  <w:sz w:val="22"/>
                  <w:szCs w:val="22"/>
                </w:rPr>
                <w:t>[6]</w:t>
              </w:r>
            </w:ins>
          </w:p>
        </w:tc>
        <w:tc>
          <w:tcPr>
            <w:tcW w:w="3115" w:type="dxa"/>
            <w:tcBorders>
              <w:top w:val="single" w:sz="4" w:space="0" w:color="000000"/>
              <w:left w:val="single" w:sz="4" w:space="0" w:color="000000"/>
              <w:bottom w:val="single" w:sz="4" w:space="0" w:color="000000"/>
              <w:right w:val="single" w:sz="4" w:space="0" w:color="000000"/>
            </w:tcBorders>
            <w:cellDel w:id="2573" w:author="OpenAI" w:date="2026-10-01T18:07:00Z"/>
            <w:tcPrChange w:id="2574" w:author="OpenAI" w:date="2026-10-01T18:07:00Z" w16du:dateUtc="2026-10-02T01:07:00Z">
              <w:tcPr>
                <w:tcW w:w="3115" w:type="dxa"/>
                <w:tcBorders>
                  <w:top w:val="single" w:sz="4" w:space="0" w:color="000000"/>
                  <w:left w:val="single" w:sz="4" w:space="0" w:color="000000"/>
                  <w:bottom w:val="single" w:sz="4" w:space="0" w:color="000000"/>
                  <w:right w:val="single" w:sz="4" w:space="0" w:color="000000"/>
                </w:tcBorders>
                <w:vAlign w:val="center"/>
                <w:cellDel w:id="2575" w:author="OpenAI" w:date="2026-10-01T18:07:00Z"/>
              </w:tcPr>
            </w:tcPrChange>
          </w:tcPr>
          <w:p w:rsidR="007B1B89" w:rsidRDefault="007B1B89">
            <w:pPr>
              <w:jc w:val="left"/>
            </w:pPr>
            <w:del w:id="2576" w:author="OpenAI" w:date="2026-10-01T18:07:00Z" w16du:dateUtc="2026-10-02T01:07:00Z">
              <w:r>
                <w:delText>[6]</w:delText>
              </w:r>
            </w:del>
          </w:p>
        </w:tc>
      </w:tr>
      <w:tr w:rsidR="001425FF">
        <w:trPr>
          <w:trHeight w:val="417"/>
          <w:trPrChange w:id="2577" w:author="OpenAI" w:date="2026-10-01T18:07:00Z" w16du:dateUtc="2026-10-02T01:07:00Z">
            <w:trPr>
              <w:trHeight w:val="417"/>
            </w:trPr>
          </w:trPrChange>
        </w:trPr>
        <w:tc>
          <w:tcPr>
            <w:tcW w:w="1596" w:type="dxa"/>
            <w:tcBorders>
              <w:top w:val="single" w:sz="4" w:space="0" w:color="000000"/>
              <w:left w:val="single" w:sz="4" w:space="0" w:color="000000"/>
              <w:bottom w:val="single" w:sz="4" w:space="0" w:color="000000"/>
              <w:right w:val="single" w:sz="4" w:space="0" w:color="000000"/>
            </w:tcBorders>
            <w:vAlign w:val="center"/>
            <w:tcPrChange w:id="2578" w:author="OpenAI" w:date="2026-10-01T18:07:00Z" w16du:dateUtc="2026-10-02T01:07:00Z">
              <w:tcPr>
                <w:tcW w:w="1830"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579" w:author="OpenAI" w:date="2026-10-01T18:07:00Z" w16du:dateUtc="2026-10-02T01:07:00Z">
                  <w:rPr/>
                </w:rPrChange>
              </w:rPr>
            </w:pPr>
            <w:r>
              <w:rPr>
                <w:sz w:val="22"/>
                <w:rPrChange w:id="2580" w:author="OpenAI" w:date="2026-10-01T18:07:00Z" w16du:dateUtc="2026-10-02T01:07:00Z">
                  <w:rPr/>
                </w:rPrChange>
              </w:rPr>
              <w:t>Avelumab</w:t>
            </w:r>
          </w:p>
        </w:tc>
        <w:tc>
          <w:tcPr>
            <w:tcW w:w="956" w:type="dxa"/>
            <w:tcBorders>
              <w:top w:val="single" w:sz="4" w:space="0" w:color="000000"/>
              <w:left w:val="single" w:sz="4" w:space="0" w:color="000000"/>
              <w:bottom w:val="single" w:sz="4" w:space="0" w:color="000000"/>
              <w:right w:val="single" w:sz="4" w:space="0" w:color="000000"/>
            </w:tcBorders>
            <w:vAlign w:val="bottom"/>
            <w:tcPrChange w:id="2581" w:author="OpenAI" w:date="2026-10-01T18:07:00Z" w16du:dateUtc="2026-10-02T01:07:00Z">
              <w:tcPr>
                <w:tcW w:w="1161" w:type="dxa"/>
                <w:gridSpan w:val="2"/>
                <w:tcBorders>
                  <w:top w:val="single" w:sz="4" w:space="0" w:color="000000"/>
                  <w:left w:val="single" w:sz="4" w:space="0" w:color="000000"/>
                  <w:bottom w:val="single" w:sz="4" w:space="0" w:color="000000"/>
                  <w:right w:val="single" w:sz="4" w:space="0" w:color="000000"/>
                </w:tcBorders>
                <w:vAlign w:val="bottom"/>
              </w:tcPr>
            </w:tcPrChange>
          </w:tcPr>
          <w:p w:rsidR="001425FF" w:rsidRDefault="007B1B89">
            <w:pPr>
              <w:jc w:val="left"/>
              <w:rPr>
                <w:sz w:val="22"/>
                <w:rPrChange w:id="2582" w:author="OpenAI" w:date="2026-10-01T18:07:00Z" w16du:dateUtc="2026-10-02T01:07:00Z">
                  <w:rPr/>
                </w:rPrChange>
              </w:rPr>
            </w:pPr>
            <w:r>
              <w:rPr>
                <w:sz w:val="22"/>
                <w:rPrChange w:id="2583" w:author="OpenAI" w:date="2026-10-01T18:07:00Z" w16du:dateUtc="2026-10-02T01:07:00Z">
                  <w:rPr/>
                </w:rPrChange>
              </w:rPr>
              <w:t>Human</w:t>
            </w:r>
          </w:p>
        </w:tc>
        <w:tc>
          <w:tcPr>
            <w:tcW w:w="1707" w:type="dxa"/>
            <w:tcBorders>
              <w:top w:val="single" w:sz="4" w:space="0" w:color="000000"/>
              <w:left w:val="single" w:sz="4" w:space="0" w:color="000000"/>
              <w:bottom w:val="single" w:sz="4" w:space="0" w:color="000000"/>
              <w:right w:val="single" w:sz="4" w:space="0" w:color="000000"/>
            </w:tcBorders>
            <w:vAlign w:val="center"/>
            <w:tcPrChange w:id="2584" w:author="OpenAI" w:date="2026-10-01T18:07:00Z" w16du:dateUtc="2026-10-02T01:07:00Z">
              <w:tcPr>
                <w:tcW w:w="1539"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585" w:author="OpenAI" w:date="2026-10-01T18:07:00Z" w16du:dateUtc="2026-10-02T01:07:00Z">
                  <w:rPr/>
                </w:rPrChange>
              </w:rPr>
            </w:pPr>
            <w:r>
              <w:rPr>
                <w:sz w:val="22"/>
                <w:rPrChange w:id="2586" w:author="OpenAI" w:date="2026-10-01T18:07:00Z" w16du:dateUtc="2026-10-02T01:07:00Z">
                  <w:rPr/>
                </w:rPrChange>
              </w:rPr>
              <w:t>kdeg</w:t>
            </w:r>
          </w:p>
        </w:tc>
        <w:tc>
          <w:tcPr>
            <w:tcW w:w="1172" w:type="dxa"/>
            <w:tcBorders>
              <w:top w:val="single" w:sz="4" w:space="0" w:color="000000"/>
              <w:left w:val="single" w:sz="4" w:space="0" w:color="000000"/>
              <w:bottom w:val="single" w:sz="4" w:space="0" w:color="000000"/>
              <w:right w:val="single" w:sz="4" w:space="0" w:color="000000"/>
            </w:tcBorders>
            <w:vAlign w:val="center"/>
            <w:tcPrChange w:id="2587" w:author="OpenAI" w:date="2026-10-01T18:07:00Z" w16du:dateUtc="2026-10-02T01:07:00Z">
              <w:tcPr>
                <w:tcW w:w="1169"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right"/>
              <w:rPr>
                <w:sz w:val="22"/>
                <w:rPrChange w:id="2588" w:author="OpenAI" w:date="2026-10-01T18:07:00Z" w16du:dateUtc="2026-10-02T01:07:00Z">
                  <w:rPr/>
                </w:rPrChange>
              </w:rPr>
            </w:pPr>
            <w:r>
              <w:rPr>
                <w:sz w:val="22"/>
                <w:rPrChange w:id="2589" w:author="OpenAI" w:date="2026-10-01T18:07:00Z" w16du:dateUtc="2026-10-02T01:07:00Z">
                  <w:rPr/>
                </w:rPrChange>
              </w:rPr>
              <w:t>0.0426</w:t>
            </w:r>
          </w:p>
        </w:tc>
        <w:tc>
          <w:tcPr>
            <w:tcW w:w="807" w:type="dxa"/>
            <w:tcBorders>
              <w:top w:val="single" w:sz="4" w:space="0" w:color="000000"/>
              <w:left w:val="single" w:sz="4" w:space="0" w:color="000000"/>
              <w:bottom w:val="single" w:sz="4" w:space="0" w:color="000000"/>
              <w:right w:val="single" w:sz="4" w:space="0" w:color="000000"/>
            </w:tcBorders>
            <w:vAlign w:val="center"/>
            <w:tcPrChange w:id="2590" w:author="OpenAI" w:date="2026-10-01T18:07:00Z" w16du:dateUtc="2026-10-02T01:07:00Z">
              <w:tcPr>
                <w:tcW w:w="937"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591" w:author="OpenAI" w:date="2026-10-01T18:07:00Z" w16du:dateUtc="2026-10-02T01:07:00Z">
                  <w:rPr/>
                </w:rPrChange>
              </w:rPr>
            </w:pPr>
            <w:r>
              <w:rPr>
                <w:sz w:val="22"/>
                <w:rPrChange w:id="2592" w:author="OpenAI" w:date="2026-10-01T18:07:00Z" w16du:dateUtc="2026-10-02T01:07:00Z">
                  <w:rPr/>
                </w:rPrChange>
              </w:rPr>
              <w:t>1/h</w:t>
            </w:r>
          </w:p>
        </w:tc>
        <w:tc>
          <w:tcPr>
            <w:tcW w:w="3059" w:type="dxa"/>
            <w:gridSpan w:val="2"/>
            <w:tcBorders>
              <w:top w:val="single" w:sz="4" w:space="0" w:color="000000"/>
              <w:left w:val="single" w:sz="4" w:space="0" w:color="000000"/>
              <w:bottom w:val="single" w:sz="4" w:space="0" w:color="000000"/>
              <w:right w:val="single" w:sz="4" w:space="0" w:color="000000"/>
            </w:tcBorders>
            <w:vAlign w:val="center"/>
            <w:tcPrChange w:id="2593" w:author="OpenAI" w:date="2026-10-01T18:07:00Z" w16du:dateUtc="2026-10-02T01:07:00Z">
              <w:tcPr>
                <w:tcW w:w="2663"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594" w:author="OpenAI" w:date="2026-10-01T18:07:00Z" w16du:dateUtc="2026-10-02T01:07:00Z">
                  <w:rPr/>
                </w:rPrChange>
              </w:rPr>
            </w:pPr>
            <w:r>
              <w:rPr>
                <w:sz w:val="22"/>
                <w:rPrChange w:id="2595" w:author="OpenAI" w:date="2026-10-01T18:07:00Z" w16du:dateUtc="2026-10-02T01:07:00Z">
                  <w:rPr/>
                </w:rPrChange>
              </w:rPr>
              <w:t>Model estimated by the authors</w:t>
            </w:r>
          </w:p>
        </w:tc>
        <w:tc>
          <w:tcPr>
            <w:tcW w:w="1172" w:type="dxa"/>
            <w:tcBorders>
              <w:top w:val="single" w:sz="4" w:space="0" w:color="000000"/>
              <w:left w:val="single" w:sz="4" w:space="0" w:color="000000"/>
              <w:bottom w:val="single" w:sz="4" w:space="0" w:color="000000"/>
              <w:right w:val="single" w:sz="4" w:space="0" w:color="000000"/>
            </w:tcBorders>
            <w:vAlign w:val="center"/>
            <w:tcPrChange w:id="2596" w:author="OpenAI" w:date="2026-10-01T18:07:00Z" w16du:dateUtc="2026-10-02T01:07:00Z">
              <w:tcPr>
                <w:tcW w:w="1441"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597" w:author="OpenAI" w:date="2026-10-01T18:07:00Z" w16du:dateUtc="2026-10-02T01:07:00Z">
                  <w:rPr/>
                </w:rPrChange>
              </w:rPr>
              <w:pPrChange w:id="2598" w:author="OpenAI" w:date="2026-10-01T18:07:00Z" w16du:dateUtc="2026-10-02T01:07:00Z">
                <w:pPr>
                  <w:jc w:val="center"/>
                </w:pPr>
              </w:pPrChange>
            </w:pPr>
            <w:del w:id="2599" w:author="OpenAI" w:date="2026-10-01T18:07:00Z" w16du:dateUtc="2026-10-02T01:07:00Z">
              <w:r>
                <w:delText>A Priori and Top Down</w:delText>
              </w:r>
            </w:del>
            <w:ins w:id="2600" w:author="OpenAI" w:date="2026-10-01T18:07:00Z" w16du:dateUtc="2026-10-02T01:07:00Z">
              <w:r>
                <w:rPr>
                  <w:sz w:val="22"/>
                  <w:szCs w:val="22"/>
                </w:rPr>
                <w:t>[6]</w:t>
              </w:r>
            </w:ins>
          </w:p>
        </w:tc>
        <w:tc>
          <w:tcPr>
            <w:tcW w:w="3115" w:type="dxa"/>
            <w:tcBorders>
              <w:top w:val="single" w:sz="4" w:space="0" w:color="000000"/>
              <w:left w:val="single" w:sz="4" w:space="0" w:color="000000"/>
              <w:bottom w:val="single" w:sz="4" w:space="0" w:color="000000"/>
              <w:right w:val="single" w:sz="4" w:space="0" w:color="000000"/>
            </w:tcBorders>
            <w:cellDel w:id="2601" w:author="OpenAI" w:date="2026-10-01T18:07:00Z"/>
            <w:tcPrChange w:id="2602" w:author="OpenAI" w:date="2026-10-01T18:07:00Z" w16du:dateUtc="2026-10-02T01:07:00Z">
              <w:tcPr>
                <w:tcW w:w="3115" w:type="dxa"/>
                <w:tcBorders>
                  <w:top w:val="single" w:sz="4" w:space="0" w:color="000000"/>
                  <w:left w:val="single" w:sz="4" w:space="0" w:color="000000"/>
                  <w:bottom w:val="single" w:sz="4" w:space="0" w:color="000000"/>
                  <w:right w:val="single" w:sz="4" w:space="0" w:color="000000"/>
                </w:tcBorders>
                <w:vAlign w:val="center"/>
                <w:cellDel w:id="2603" w:author="OpenAI" w:date="2026-10-01T18:07:00Z"/>
              </w:tcPr>
            </w:tcPrChange>
          </w:tcPr>
          <w:p w:rsidR="007B1B89" w:rsidRDefault="007B1B89">
            <w:pPr>
              <w:jc w:val="left"/>
            </w:pPr>
            <w:del w:id="2604" w:author="OpenAI" w:date="2026-10-01T18:07:00Z" w16du:dateUtc="2026-10-02T01:07:00Z">
              <w:r>
                <w:delText>[6]</w:delText>
              </w:r>
            </w:del>
          </w:p>
        </w:tc>
      </w:tr>
      <w:tr w:rsidR="001425FF">
        <w:trPr>
          <w:trHeight w:val="256"/>
          <w:trPrChange w:id="2605" w:author="OpenAI" w:date="2026-10-01T18:07:00Z" w16du:dateUtc="2026-10-02T01:07:00Z">
            <w:trPr>
              <w:trHeight w:val="256"/>
            </w:trPr>
          </w:trPrChange>
        </w:trPr>
        <w:tc>
          <w:tcPr>
            <w:tcW w:w="1596" w:type="dxa"/>
            <w:tcBorders>
              <w:top w:val="single" w:sz="4" w:space="0" w:color="000000"/>
              <w:left w:val="single" w:sz="4" w:space="0" w:color="000000"/>
              <w:bottom w:val="single" w:sz="4" w:space="0" w:color="000000"/>
              <w:right w:val="single" w:sz="4" w:space="0" w:color="000000"/>
            </w:tcBorders>
            <w:vAlign w:val="center"/>
            <w:tcPrChange w:id="2606" w:author="OpenAI" w:date="2026-10-01T18:07:00Z" w16du:dateUtc="2026-10-02T01:07:00Z">
              <w:tcPr>
                <w:tcW w:w="1830"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607" w:author="OpenAI" w:date="2026-10-01T18:07:00Z" w16du:dateUtc="2026-10-02T01:07:00Z">
                  <w:rPr/>
                </w:rPrChange>
              </w:rPr>
            </w:pPr>
            <w:r>
              <w:rPr>
                <w:sz w:val="22"/>
                <w:rPrChange w:id="2608" w:author="OpenAI" w:date="2026-10-01T18:07:00Z" w16du:dateUtc="2026-10-02T01:07:00Z">
                  <w:rPr/>
                </w:rPrChange>
              </w:rPr>
              <w:t>Avelumab</w:t>
            </w:r>
          </w:p>
        </w:tc>
        <w:tc>
          <w:tcPr>
            <w:tcW w:w="956" w:type="dxa"/>
            <w:tcBorders>
              <w:top w:val="single" w:sz="4" w:space="0" w:color="000000"/>
              <w:left w:val="single" w:sz="4" w:space="0" w:color="000000"/>
              <w:bottom w:val="single" w:sz="4" w:space="0" w:color="000000"/>
              <w:right w:val="single" w:sz="4" w:space="0" w:color="000000"/>
            </w:tcBorders>
            <w:vAlign w:val="bottom"/>
            <w:tcPrChange w:id="2609" w:author="OpenAI" w:date="2026-10-01T18:07:00Z" w16du:dateUtc="2026-10-02T01:07:00Z">
              <w:tcPr>
                <w:tcW w:w="1161" w:type="dxa"/>
                <w:gridSpan w:val="2"/>
                <w:tcBorders>
                  <w:top w:val="single" w:sz="4" w:space="0" w:color="000000"/>
                  <w:left w:val="single" w:sz="4" w:space="0" w:color="000000"/>
                  <w:bottom w:val="single" w:sz="4" w:space="0" w:color="000000"/>
                  <w:right w:val="single" w:sz="4" w:space="0" w:color="000000"/>
                </w:tcBorders>
                <w:vAlign w:val="bottom"/>
              </w:tcPr>
            </w:tcPrChange>
          </w:tcPr>
          <w:p w:rsidR="001425FF" w:rsidRDefault="007B1B89">
            <w:pPr>
              <w:jc w:val="left"/>
              <w:rPr>
                <w:sz w:val="22"/>
                <w:rPrChange w:id="2610" w:author="OpenAI" w:date="2026-10-01T18:07:00Z" w16du:dateUtc="2026-10-02T01:07:00Z">
                  <w:rPr/>
                </w:rPrChange>
              </w:rPr>
            </w:pPr>
            <w:r>
              <w:rPr>
                <w:sz w:val="22"/>
                <w:rPrChange w:id="2611" w:author="OpenAI" w:date="2026-10-01T18:07:00Z" w16du:dateUtc="2026-10-02T01:07:00Z">
                  <w:rPr/>
                </w:rPrChange>
              </w:rPr>
              <w:t>Human</w:t>
            </w:r>
          </w:p>
        </w:tc>
        <w:tc>
          <w:tcPr>
            <w:tcW w:w="1707" w:type="dxa"/>
            <w:tcBorders>
              <w:top w:val="single" w:sz="4" w:space="0" w:color="000000"/>
              <w:left w:val="single" w:sz="4" w:space="0" w:color="000000"/>
              <w:bottom w:val="single" w:sz="4" w:space="0" w:color="000000"/>
              <w:right w:val="single" w:sz="4" w:space="0" w:color="000000"/>
            </w:tcBorders>
            <w:vAlign w:val="center"/>
            <w:tcPrChange w:id="2612" w:author="OpenAI" w:date="2026-10-01T18:07:00Z" w16du:dateUtc="2026-10-02T01:07:00Z">
              <w:tcPr>
                <w:tcW w:w="1539"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613" w:author="OpenAI" w:date="2026-10-01T18:07:00Z" w16du:dateUtc="2026-10-02T01:07:00Z">
                  <w:rPr/>
                </w:rPrChange>
              </w:rPr>
            </w:pPr>
            <w:r>
              <w:rPr>
                <w:sz w:val="22"/>
                <w:rPrChange w:id="2614" w:author="OpenAI" w:date="2026-10-01T18:07:00Z" w16du:dateUtc="2026-10-02T01:07:00Z">
                  <w:rPr/>
                </w:rPrChange>
              </w:rPr>
              <w:t>Kd (FcRn) in endosomal space</w:t>
            </w:r>
          </w:p>
        </w:tc>
        <w:tc>
          <w:tcPr>
            <w:tcW w:w="1172" w:type="dxa"/>
            <w:tcBorders>
              <w:top w:val="single" w:sz="4" w:space="0" w:color="000000"/>
              <w:left w:val="single" w:sz="4" w:space="0" w:color="000000"/>
              <w:bottom w:val="single" w:sz="4" w:space="0" w:color="000000"/>
              <w:right w:val="single" w:sz="4" w:space="0" w:color="000000"/>
            </w:tcBorders>
            <w:vAlign w:val="center"/>
            <w:tcPrChange w:id="2615" w:author="OpenAI" w:date="2026-10-01T18:07:00Z" w16du:dateUtc="2026-10-02T01:07:00Z">
              <w:tcPr>
                <w:tcW w:w="1169"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right"/>
              <w:rPr>
                <w:sz w:val="22"/>
                <w:rPrChange w:id="2616" w:author="OpenAI" w:date="2026-10-01T18:07:00Z" w16du:dateUtc="2026-10-02T01:07:00Z">
                  <w:rPr/>
                </w:rPrChange>
              </w:rPr>
            </w:pPr>
            <w:r>
              <w:rPr>
                <w:sz w:val="22"/>
                <w:rPrChange w:id="2617" w:author="OpenAI" w:date="2026-10-01T18:07:00Z" w16du:dateUtc="2026-10-02T01:07:00Z">
                  <w:rPr/>
                </w:rPrChange>
              </w:rPr>
              <w:t>1.07</w:t>
            </w:r>
          </w:p>
        </w:tc>
        <w:tc>
          <w:tcPr>
            <w:tcW w:w="807" w:type="dxa"/>
            <w:tcBorders>
              <w:top w:val="single" w:sz="4" w:space="0" w:color="000000"/>
              <w:left w:val="single" w:sz="4" w:space="0" w:color="000000"/>
              <w:bottom w:val="single" w:sz="4" w:space="0" w:color="000000"/>
              <w:right w:val="single" w:sz="4" w:space="0" w:color="000000"/>
            </w:tcBorders>
            <w:vAlign w:val="center"/>
            <w:tcPrChange w:id="2618" w:author="OpenAI" w:date="2026-10-01T18:07:00Z" w16du:dateUtc="2026-10-02T01:07:00Z">
              <w:tcPr>
                <w:tcW w:w="937"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619" w:author="OpenAI" w:date="2026-10-01T18:07:00Z" w16du:dateUtc="2026-10-02T01:07:00Z">
                  <w:rPr/>
                </w:rPrChange>
              </w:rPr>
            </w:pPr>
            <w:r>
              <w:rPr>
                <w:sz w:val="22"/>
                <w:rPrChange w:id="2620" w:author="OpenAI" w:date="2026-10-01T18:07:00Z" w16du:dateUtc="2026-10-02T01:07:00Z">
                  <w:rPr/>
                </w:rPrChange>
              </w:rPr>
              <w:t>uM</w:t>
            </w:r>
          </w:p>
        </w:tc>
        <w:tc>
          <w:tcPr>
            <w:tcW w:w="3059" w:type="dxa"/>
            <w:tcBorders>
              <w:top w:val="single" w:sz="4" w:space="0" w:color="000000"/>
              <w:left w:val="single" w:sz="4" w:space="0" w:color="000000"/>
              <w:bottom w:val="single" w:sz="4" w:space="0" w:color="000000"/>
              <w:right w:val="single" w:sz="4" w:space="0" w:color="000000"/>
            </w:tcBorders>
            <w:vAlign w:val="center"/>
            <w:tcPrChange w:id="2621" w:author="OpenAI" w:date="2026-10-01T18:07:00Z" w16du:dateUtc="2026-10-02T01:07:00Z">
              <w:tcPr>
                <w:tcW w:w="2663"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622" w:author="OpenAI" w:date="2026-10-01T18:07:00Z" w16du:dateUtc="2026-10-02T01:07:00Z">
                  <w:rPr/>
                </w:rPrChange>
              </w:rPr>
            </w:pPr>
            <w:r>
              <w:rPr>
                <w:sz w:val="22"/>
                <w:rPrChange w:id="2623" w:author="OpenAI" w:date="2026-10-01T18:07:00Z" w16du:dateUtc="2026-10-02T01:07:00Z">
                  <w:rPr/>
                </w:rPrChange>
              </w:rPr>
              <w:t>Model-based meta-analysis</w:t>
            </w:r>
          </w:p>
        </w:tc>
        <w:tc>
          <w:tcPr>
            <w:tcW w:w="1441" w:type="dxa"/>
            <w:tcBorders>
              <w:top w:val="single" w:sz="4" w:space="0" w:color="000000"/>
              <w:left w:val="single" w:sz="4" w:space="0" w:color="000000"/>
              <w:bottom w:val="single" w:sz="4" w:space="0" w:color="000000"/>
              <w:right w:val="single" w:sz="4" w:space="0" w:color="000000"/>
            </w:tcBorders>
            <w:cellDel w:id="2624" w:author="OpenAI" w:date="2026-10-01T18:07:00Z"/>
            <w:tcPrChange w:id="2625" w:author="OpenAI" w:date="2026-10-01T18:07:00Z" w16du:dateUtc="2026-10-02T01:07:00Z">
              <w:tcPr>
                <w:tcW w:w="1441" w:type="dxa"/>
                <w:gridSpan w:val="2"/>
                <w:tcBorders>
                  <w:top w:val="single" w:sz="4" w:space="0" w:color="000000"/>
                  <w:left w:val="single" w:sz="4" w:space="0" w:color="000000"/>
                  <w:bottom w:val="single" w:sz="4" w:space="0" w:color="000000"/>
                  <w:right w:val="single" w:sz="4" w:space="0" w:color="000000"/>
                </w:tcBorders>
                <w:vAlign w:val="center"/>
                <w:cellDel w:id="2626" w:author="OpenAI" w:date="2026-10-01T18:07:00Z"/>
              </w:tcPr>
            </w:tcPrChange>
          </w:tcPr>
          <w:p w:rsidR="007B1B89" w:rsidRDefault="007B1B89">
            <w:pPr>
              <w:jc w:val="center"/>
            </w:pPr>
            <w:del w:id="2627" w:author="OpenAI" w:date="2026-10-01T18:07:00Z" w16du:dateUtc="2026-10-02T01:07:00Z">
              <w:r>
                <w:delText>A Priori</w:delText>
              </w:r>
            </w:del>
          </w:p>
        </w:tc>
        <w:tc>
          <w:tcPr>
            <w:tcW w:w="1172" w:type="dxa"/>
            <w:gridSpan w:val="2"/>
            <w:tcBorders>
              <w:top w:val="single" w:sz="4" w:space="0" w:color="000000"/>
              <w:left w:val="single" w:sz="4" w:space="0" w:color="000000"/>
              <w:bottom w:val="single" w:sz="4" w:space="0" w:color="000000"/>
              <w:right w:val="single" w:sz="4" w:space="0" w:color="000000"/>
            </w:tcBorders>
            <w:vAlign w:val="center"/>
            <w:tcPrChange w:id="2628" w:author="OpenAI" w:date="2026-10-01T18:07:00Z" w16du:dateUtc="2026-10-02T01:07:00Z">
              <w:tcPr>
                <w:tcW w:w="3115"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629" w:author="OpenAI" w:date="2026-10-01T18:07:00Z" w16du:dateUtc="2026-10-02T01:07:00Z">
                  <w:rPr/>
                </w:rPrChange>
              </w:rPr>
            </w:pPr>
            <w:r>
              <w:rPr>
                <w:sz w:val="22"/>
                <w:rPrChange w:id="2630" w:author="OpenAI" w:date="2026-10-01T18:07:00Z" w16du:dateUtc="2026-10-02T01:07:00Z">
                  <w:rPr/>
                </w:rPrChange>
              </w:rPr>
              <w:t>[5]</w:t>
            </w:r>
          </w:p>
        </w:tc>
      </w:tr>
      <w:tr w:rsidR="001425FF">
        <w:trPr>
          <w:trHeight w:val="417"/>
          <w:trPrChange w:id="2631" w:author="OpenAI" w:date="2026-10-01T18:07:00Z" w16du:dateUtc="2026-10-02T01:07:00Z">
            <w:trPr>
              <w:trHeight w:val="417"/>
            </w:trPr>
          </w:trPrChange>
        </w:trPr>
        <w:tc>
          <w:tcPr>
            <w:tcW w:w="1596" w:type="dxa"/>
            <w:tcBorders>
              <w:top w:val="single" w:sz="4" w:space="0" w:color="000000"/>
              <w:left w:val="single" w:sz="4" w:space="0" w:color="000000"/>
              <w:bottom w:val="single" w:sz="4" w:space="0" w:color="000000"/>
              <w:right w:val="single" w:sz="4" w:space="0" w:color="000000"/>
            </w:tcBorders>
            <w:vAlign w:val="center"/>
            <w:tcPrChange w:id="2632" w:author="OpenAI" w:date="2026-10-01T18:07:00Z" w16du:dateUtc="2026-10-02T01:07:00Z">
              <w:tcPr>
                <w:tcW w:w="1830"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633" w:author="OpenAI" w:date="2026-10-01T18:07:00Z" w16du:dateUtc="2026-10-02T01:07:00Z">
                  <w:rPr/>
                </w:rPrChange>
              </w:rPr>
            </w:pPr>
            <w:r>
              <w:rPr>
                <w:sz w:val="22"/>
                <w:rPrChange w:id="2634" w:author="OpenAI" w:date="2026-10-01T18:07:00Z" w16du:dateUtc="2026-10-02T01:07:00Z">
                  <w:rPr/>
                </w:rPrChange>
              </w:rPr>
              <w:t>Bevacizumab</w:t>
            </w:r>
          </w:p>
        </w:tc>
        <w:tc>
          <w:tcPr>
            <w:tcW w:w="956" w:type="dxa"/>
            <w:tcBorders>
              <w:top w:val="single" w:sz="4" w:space="0" w:color="000000"/>
              <w:left w:val="single" w:sz="4" w:space="0" w:color="000000"/>
              <w:bottom w:val="single" w:sz="4" w:space="0" w:color="000000"/>
              <w:right w:val="single" w:sz="4" w:space="0" w:color="000000"/>
            </w:tcBorders>
            <w:vAlign w:val="bottom"/>
            <w:tcPrChange w:id="2635" w:author="OpenAI" w:date="2026-10-01T18:07:00Z" w16du:dateUtc="2026-10-02T01:07:00Z">
              <w:tcPr>
                <w:tcW w:w="1161" w:type="dxa"/>
                <w:gridSpan w:val="2"/>
                <w:tcBorders>
                  <w:top w:val="single" w:sz="4" w:space="0" w:color="000000"/>
                  <w:left w:val="single" w:sz="4" w:space="0" w:color="000000"/>
                  <w:bottom w:val="single" w:sz="4" w:space="0" w:color="000000"/>
                  <w:right w:val="single" w:sz="4" w:space="0" w:color="000000"/>
                </w:tcBorders>
                <w:vAlign w:val="bottom"/>
              </w:tcPr>
            </w:tcPrChange>
          </w:tcPr>
          <w:p w:rsidR="001425FF" w:rsidRDefault="007B1B89">
            <w:pPr>
              <w:jc w:val="left"/>
              <w:rPr>
                <w:sz w:val="22"/>
                <w:rPrChange w:id="2636" w:author="OpenAI" w:date="2026-10-01T18:07:00Z" w16du:dateUtc="2026-10-02T01:07:00Z">
                  <w:rPr/>
                </w:rPrChange>
              </w:rPr>
            </w:pPr>
            <w:r>
              <w:rPr>
                <w:sz w:val="22"/>
                <w:rPrChange w:id="2637" w:author="OpenAI" w:date="2026-10-01T18:07:00Z" w16du:dateUtc="2026-10-02T01:07:00Z">
                  <w:rPr/>
                </w:rPrChange>
              </w:rPr>
              <w:t>Human</w:t>
            </w:r>
          </w:p>
        </w:tc>
        <w:tc>
          <w:tcPr>
            <w:tcW w:w="1707" w:type="dxa"/>
            <w:tcBorders>
              <w:top w:val="single" w:sz="4" w:space="0" w:color="000000"/>
              <w:left w:val="single" w:sz="4" w:space="0" w:color="000000"/>
              <w:bottom w:val="single" w:sz="4" w:space="0" w:color="000000"/>
              <w:right w:val="single" w:sz="4" w:space="0" w:color="000000"/>
            </w:tcBorders>
            <w:vAlign w:val="center"/>
            <w:tcPrChange w:id="2638" w:author="OpenAI" w:date="2026-10-01T18:07:00Z" w16du:dateUtc="2026-10-02T01:07:00Z">
              <w:tcPr>
                <w:tcW w:w="1539"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639" w:author="OpenAI" w:date="2026-10-01T18:07:00Z" w16du:dateUtc="2026-10-02T01:07:00Z">
                  <w:rPr/>
                </w:rPrChange>
              </w:rPr>
            </w:pPr>
            <w:r>
              <w:rPr>
                <w:sz w:val="22"/>
                <w:rPrChange w:id="2640" w:author="OpenAI" w:date="2026-10-01T18:07:00Z" w16du:dateUtc="2026-10-02T01:07:00Z">
                  <w:rPr/>
                </w:rPrChange>
              </w:rPr>
              <w:t>Kd</w:t>
            </w:r>
          </w:p>
        </w:tc>
        <w:tc>
          <w:tcPr>
            <w:tcW w:w="1172" w:type="dxa"/>
            <w:tcBorders>
              <w:top w:val="single" w:sz="4" w:space="0" w:color="000000"/>
              <w:left w:val="single" w:sz="4" w:space="0" w:color="000000"/>
              <w:bottom w:val="single" w:sz="4" w:space="0" w:color="000000"/>
              <w:right w:val="single" w:sz="4" w:space="0" w:color="000000"/>
            </w:tcBorders>
            <w:vAlign w:val="center"/>
            <w:tcPrChange w:id="2641" w:author="OpenAI" w:date="2026-10-01T18:07:00Z" w16du:dateUtc="2026-10-02T01:07:00Z">
              <w:tcPr>
                <w:tcW w:w="1169"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right"/>
              <w:rPr>
                <w:sz w:val="22"/>
                <w:rPrChange w:id="2642" w:author="OpenAI" w:date="2026-10-01T18:07:00Z" w16du:dateUtc="2026-10-02T01:07:00Z">
                  <w:rPr/>
                </w:rPrChange>
              </w:rPr>
            </w:pPr>
            <w:r>
              <w:rPr>
                <w:sz w:val="22"/>
                <w:rPrChange w:id="2643" w:author="OpenAI" w:date="2026-10-01T18:07:00Z" w16du:dateUtc="2026-10-02T01:07:00Z">
                  <w:rPr/>
                </w:rPrChange>
              </w:rPr>
              <w:t>0.000058</w:t>
            </w:r>
          </w:p>
        </w:tc>
        <w:tc>
          <w:tcPr>
            <w:tcW w:w="807" w:type="dxa"/>
            <w:tcBorders>
              <w:top w:val="single" w:sz="4" w:space="0" w:color="000000"/>
              <w:left w:val="single" w:sz="4" w:space="0" w:color="000000"/>
              <w:bottom w:val="single" w:sz="4" w:space="0" w:color="000000"/>
              <w:right w:val="single" w:sz="4" w:space="0" w:color="000000"/>
            </w:tcBorders>
            <w:vAlign w:val="center"/>
            <w:tcPrChange w:id="2644" w:author="OpenAI" w:date="2026-10-01T18:07:00Z" w16du:dateUtc="2026-10-02T01:07:00Z">
              <w:tcPr>
                <w:tcW w:w="937"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645" w:author="OpenAI" w:date="2026-10-01T18:07:00Z" w16du:dateUtc="2026-10-02T01:07:00Z">
                  <w:rPr/>
                </w:rPrChange>
              </w:rPr>
            </w:pPr>
            <w:r>
              <w:rPr>
                <w:sz w:val="22"/>
                <w:rPrChange w:id="2646" w:author="OpenAI" w:date="2026-10-01T18:07:00Z" w16du:dateUtc="2026-10-02T01:07:00Z">
                  <w:rPr/>
                </w:rPrChange>
              </w:rPr>
              <w:t>uM</w:t>
            </w:r>
          </w:p>
        </w:tc>
        <w:tc>
          <w:tcPr>
            <w:tcW w:w="3059" w:type="dxa"/>
            <w:tcBorders>
              <w:top w:val="single" w:sz="4" w:space="0" w:color="000000"/>
              <w:left w:val="single" w:sz="4" w:space="0" w:color="000000"/>
              <w:bottom w:val="single" w:sz="4" w:space="0" w:color="000000"/>
              <w:right w:val="single" w:sz="4" w:space="0" w:color="000000"/>
            </w:tcBorders>
            <w:vAlign w:val="center"/>
            <w:tcPrChange w:id="2647" w:author="OpenAI" w:date="2026-10-01T18:07:00Z" w16du:dateUtc="2026-10-02T01:07:00Z">
              <w:tcPr>
                <w:tcW w:w="2663"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648" w:author="OpenAI" w:date="2026-10-01T18:07:00Z" w16du:dateUtc="2026-10-02T01:07:00Z">
                  <w:rPr/>
                </w:rPrChange>
              </w:rPr>
            </w:pPr>
            <w:r>
              <w:rPr>
                <w:sz w:val="22"/>
                <w:rPrChange w:id="2649" w:author="OpenAI" w:date="2026-10-01T18:07:00Z" w16du:dateUtc="2026-10-02T01:07:00Z">
                  <w:rPr/>
                </w:rPrChange>
              </w:rPr>
              <w:t>SPR-Biacore</w:t>
            </w:r>
          </w:p>
        </w:tc>
        <w:tc>
          <w:tcPr>
            <w:tcW w:w="1441" w:type="dxa"/>
            <w:tcBorders>
              <w:top w:val="single" w:sz="4" w:space="0" w:color="000000"/>
              <w:left w:val="single" w:sz="4" w:space="0" w:color="000000"/>
              <w:bottom w:val="single" w:sz="4" w:space="0" w:color="000000"/>
              <w:right w:val="single" w:sz="4" w:space="0" w:color="000000"/>
            </w:tcBorders>
            <w:cellDel w:id="2650" w:author="OpenAI" w:date="2026-10-01T18:07:00Z"/>
            <w:tcPrChange w:id="2651" w:author="OpenAI" w:date="2026-10-01T18:07:00Z" w16du:dateUtc="2026-10-02T01:07:00Z">
              <w:tcPr>
                <w:tcW w:w="1441" w:type="dxa"/>
                <w:gridSpan w:val="2"/>
                <w:tcBorders>
                  <w:top w:val="single" w:sz="4" w:space="0" w:color="000000"/>
                  <w:left w:val="single" w:sz="4" w:space="0" w:color="000000"/>
                  <w:bottom w:val="single" w:sz="4" w:space="0" w:color="000000"/>
                  <w:right w:val="single" w:sz="4" w:space="0" w:color="000000"/>
                </w:tcBorders>
                <w:vAlign w:val="center"/>
                <w:cellDel w:id="2652" w:author="OpenAI" w:date="2026-10-01T18:07:00Z"/>
              </w:tcPr>
            </w:tcPrChange>
          </w:tcPr>
          <w:p w:rsidR="007B1B89" w:rsidRDefault="007B1B89">
            <w:pPr>
              <w:jc w:val="center"/>
            </w:pPr>
            <w:del w:id="2653" w:author="OpenAI" w:date="2026-10-01T18:07:00Z" w16du:dateUtc="2026-10-02T01:07:00Z">
              <w:r>
                <w:delText>A Priori and Top Down</w:delText>
              </w:r>
            </w:del>
          </w:p>
        </w:tc>
        <w:tc>
          <w:tcPr>
            <w:tcW w:w="1172" w:type="dxa"/>
            <w:gridSpan w:val="2"/>
            <w:tcBorders>
              <w:top w:val="single" w:sz="4" w:space="0" w:color="000000"/>
              <w:left w:val="single" w:sz="4" w:space="0" w:color="000000"/>
              <w:bottom w:val="single" w:sz="4" w:space="0" w:color="000000"/>
              <w:right w:val="single" w:sz="4" w:space="0" w:color="000000"/>
            </w:tcBorders>
            <w:vAlign w:val="center"/>
            <w:tcPrChange w:id="2654" w:author="OpenAI" w:date="2026-10-01T18:07:00Z" w16du:dateUtc="2026-10-02T01:07:00Z">
              <w:tcPr>
                <w:tcW w:w="3115"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655" w:author="OpenAI" w:date="2026-10-01T18:07:00Z" w16du:dateUtc="2026-10-02T01:07:00Z">
                  <w:rPr/>
                </w:rPrChange>
              </w:rPr>
            </w:pPr>
            <w:r>
              <w:rPr>
                <w:sz w:val="22"/>
                <w:rPrChange w:id="2656" w:author="OpenAI" w:date="2026-10-01T18:07:00Z" w16du:dateUtc="2026-10-02T01:07:00Z">
                  <w:rPr/>
                </w:rPrChange>
              </w:rPr>
              <w:t>[9]</w:t>
            </w:r>
          </w:p>
        </w:tc>
      </w:tr>
      <w:tr w:rsidR="001425FF">
        <w:trPr>
          <w:trHeight w:val="417"/>
          <w:trPrChange w:id="2657" w:author="OpenAI" w:date="2026-10-01T18:07:00Z" w16du:dateUtc="2026-10-02T01:07:00Z">
            <w:trPr>
              <w:trHeight w:val="417"/>
            </w:trPr>
          </w:trPrChange>
        </w:trPr>
        <w:tc>
          <w:tcPr>
            <w:tcW w:w="1596" w:type="dxa"/>
            <w:tcBorders>
              <w:top w:val="single" w:sz="4" w:space="0" w:color="000000"/>
              <w:left w:val="single" w:sz="4" w:space="0" w:color="000000"/>
              <w:bottom w:val="single" w:sz="4" w:space="0" w:color="000000"/>
              <w:right w:val="single" w:sz="4" w:space="0" w:color="000000"/>
            </w:tcBorders>
            <w:vAlign w:val="center"/>
            <w:tcPrChange w:id="2658" w:author="OpenAI" w:date="2026-10-01T18:07:00Z" w16du:dateUtc="2026-10-02T01:07:00Z">
              <w:tcPr>
                <w:tcW w:w="1830"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659" w:author="OpenAI" w:date="2026-10-01T18:07:00Z" w16du:dateUtc="2026-10-02T01:07:00Z">
                  <w:rPr/>
                </w:rPrChange>
              </w:rPr>
            </w:pPr>
            <w:r>
              <w:rPr>
                <w:sz w:val="22"/>
                <w:rPrChange w:id="2660" w:author="OpenAI" w:date="2026-10-01T18:07:00Z" w16du:dateUtc="2026-10-02T01:07:00Z">
                  <w:rPr/>
                </w:rPrChange>
              </w:rPr>
              <w:t>Bevacizumab</w:t>
            </w:r>
          </w:p>
        </w:tc>
        <w:tc>
          <w:tcPr>
            <w:tcW w:w="956" w:type="dxa"/>
            <w:tcBorders>
              <w:top w:val="single" w:sz="4" w:space="0" w:color="000000"/>
              <w:left w:val="single" w:sz="4" w:space="0" w:color="000000"/>
              <w:bottom w:val="single" w:sz="4" w:space="0" w:color="000000"/>
              <w:right w:val="single" w:sz="4" w:space="0" w:color="000000"/>
            </w:tcBorders>
            <w:vAlign w:val="bottom"/>
            <w:tcPrChange w:id="2661" w:author="OpenAI" w:date="2026-10-01T18:07:00Z" w16du:dateUtc="2026-10-02T01:07:00Z">
              <w:tcPr>
                <w:tcW w:w="1161" w:type="dxa"/>
                <w:gridSpan w:val="2"/>
                <w:tcBorders>
                  <w:top w:val="single" w:sz="4" w:space="0" w:color="000000"/>
                  <w:left w:val="single" w:sz="4" w:space="0" w:color="000000"/>
                  <w:bottom w:val="single" w:sz="4" w:space="0" w:color="000000"/>
                  <w:right w:val="single" w:sz="4" w:space="0" w:color="000000"/>
                </w:tcBorders>
                <w:vAlign w:val="bottom"/>
              </w:tcPr>
            </w:tcPrChange>
          </w:tcPr>
          <w:p w:rsidR="001425FF" w:rsidRDefault="007B1B89">
            <w:pPr>
              <w:jc w:val="left"/>
              <w:rPr>
                <w:sz w:val="22"/>
                <w:rPrChange w:id="2662" w:author="OpenAI" w:date="2026-10-01T18:07:00Z" w16du:dateUtc="2026-10-02T01:07:00Z">
                  <w:rPr/>
                </w:rPrChange>
              </w:rPr>
            </w:pPr>
            <w:r>
              <w:rPr>
                <w:sz w:val="22"/>
                <w:rPrChange w:id="2663" w:author="OpenAI" w:date="2026-10-01T18:07:00Z" w16du:dateUtc="2026-10-02T01:07:00Z">
                  <w:rPr/>
                </w:rPrChange>
              </w:rPr>
              <w:t>Human</w:t>
            </w:r>
          </w:p>
        </w:tc>
        <w:tc>
          <w:tcPr>
            <w:tcW w:w="1707" w:type="dxa"/>
            <w:tcBorders>
              <w:top w:val="single" w:sz="4" w:space="0" w:color="000000"/>
              <w:left w:val="single" w:sz="4" w:space="0" w:color="000000"/>
              <w:bottom w:val="single" w:sz="4" w:space="0" w:color="000000"/>
              <w:right w:val="single" w:sz="4" w:space="0" w:color="000000"/>
            </w:tcBorders>
            <w:vAlign w:val="center"/>
            <w:tcPrChange w:id="2664" w:author="OpenAI" w:date="2026-10-01T18:07:00Z" w16du:dateUtc="2026-10-02T01:07:00Z">
              <w:tcPr>
                <w:tcW w:w="1539"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665" w:author="OpenAI" w:date="2026-10-01T18:07:00Z" w16du:dateUtc="2026-10-02T01:07:00Z">
                  <w:rPr/>
                </w:rPrChange>
              </w:rPr>
            </w:pPr>
            <w:r>
              <w:rPr>
                <w:sz w:val="22"/>
                <w:rPrChange w:id="2666" w:author="OpenAI" w:date="2026-10-01T18:07:00Z" w16du:dateUtc="2026-10-02T01:07:00Z">
                  <w:rPr/>
                </w:rPrChange>
              </w:rPr>
              <w:t>koff</w:t>
            </w:r>
          </w:p>
        </w:tc>
        <w:tc>
          <w:tcPr>
            <w:tcW w:w="1172" w:type="dxa"/>
            <w:tcBorders>
              <w:top w:val="single" w:sz="4" w:space="0" w:color="000000"/>
              <w:left w:val="single" w:sz="4" w:space="0" w:color="000000"/>
              <w:bottom w:val="single" w:sz="4" w:space="0" w:color="000000"/>
              <w:right w:val="single" w:sz="4" w:space="0" w:color="000000"/>
            </w:tcBorders>
            <w:vAlign w:val="center"/>
            <w:tcPrChange w:id="2667" w:author="OpenAI" w:date="2026-10-01T18:07:00Z" w16du:dateUtc="2026-10-02T01:07:00Z">
              <w:tcPr>
                <w:tcW w:w="1169"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right"/>
              <w:rPr>
                <w:sz w:val="22"/>
                <w:rPrChange w:id="2668" w:author="OpenAI" w:date="2026-10-01T18:07:00Z" w16du:dateUtc="2026-10-02T01:07:00Z">
                  <w:rPr/>
                </w:rPrChange>
              </w:rPr>
            </w:pPr>
            <w:r>
              <w:rPr>
                <w:sz w:val="22"/>
                <w:rPrChange w:id="2669" w:author="OpenAI" w:date="2026-10-01T18:07:00Z" w16du:dateUtc="2026-10-02T01:07:00Z">
                  <w:rPr/>
                </w:rPrChange>
              </w:rPr>
              <w:t>0.00186</w:t>
            </w:r>
          </w:p>
        </w:tc>
        <w:tc>
          <w:tcPr>
            <w:tcW w:w="807" w:type="dxa"/>
            <w:tcBorders>
              <w:top w:val="single" w:sz="4" w:space="0" w:color="000000"/>
              <w:left w:val="single" w:sz="4" w:space="0" w:color="000000"/>
              <w:bottom w:val="single" w:sz="4" w:space="0" w:color="000000"/>
              <w:right w:val="single" w:sz="4" w:space="0" w:color="000000"/>
            </w:tcBorders>
            <w:vAlign w:val="center"/>
            <w:tcPrChange w:id="2670" w:author="OpenAI" w:date="2026-10-01T18:07:00Z" w16du:dateUtc="2026-10-02T01:07:00Z">
              <w:tcPr>
                <w:tcW w:w="937"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671" w:author="OpenAI" w:date="2026-10-01T18:07:00Z" w16du:dateUtc="2026-10-02T01:07:00Z">
                  <w:rPr/>
                </w:rPrChange>
              </w:rPr>
            </w:pPr>
            <w:r>
              <w:rPr>
                <w:sz w:val="22"/>
                <w:rPrChange w:id="2672" w:author="OpenAI" w:date="2026-10-01T18:07:00Z" w16du:dateUtc="2026-10-02T01:07:00Z">
                  <w:rPr/>
                </w:rPrChange>
              </w:rPr>
              <w:t>1/min</w:t>
            </w:r>
          </w:p>
        </w:tc>
        <w:tc>
          <w:tcPr>
            <w:tcW w:w="3059" w:type="dxa"/>
            <w:tcBorders>
              <w:top w:val="single" w:sz="4" w:space="0" w:color="000000"/>
              <w:left w:val="single" w:sz="4" w:space="0" w:color="000000"/>
              <w:bottom w:val="single" w:sz="4" w:space="0" w:color="000000"/>
              <w:right w:val="single" w:sz="4" w:space="0" w:color="000000"/>
            </w:tcBorders>
            <w:vAlign w:val="center"/>
            <w:tcPrChange w:id="2673" w:author="OpenAI" w:date="2026-10-01T18:07:00Z" w16du:dateUtc="2026-10-02T01:07:00Z">
              <w:tcPr>
                <w:tcW w:w="2663"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674" w:author="OpenAI" w:date="2026-10-01T18:07:00Z" w16du:dateUtc="2026-10-02T01:07:00Z">
                  <w:rPr/>
                </w:rPrChange>
              </w:rPr>
            </w:pPr>
            <w:r>
              <w:rPr>
                <w:sz w:val="22"/>
                <w:rPrChange w:id="2675" w:author="OpenAI" w:date="2026-10-01T18:07:00Z" w16du:dateUtc="2026-10-02T01:07:00Z">
                  <w:rPr/>
                </w:rPrChange>
              </w:rPr>
              <w:t>SPR-Biacore</w:t>
            </w:r>
          </w:p>
        </w:tc>
        <w:tc>
          <w:tcPr>
            <w:tcW w:w="1441" w:type="dxa"/>
            <w:tcBorders>
              <w:top w:val="single" w:sz="4" w:space="0" w:color="000000"/>
              <w:left w:val="single" w:sz="4" w:space="0" w:color="000000"/>
              <w:bottom w:val="single" w:sz="4" w:space="0" w:color="000000"/>
              <w:right w:val="single" w:sz="4" w:space="0" w:color="000000"/>
            </w:tcBorders>
            <w:cellDel w:id="2676" w:author="OpenAI" w:date="2026-10-01T18:07:00Z"/>
            <w:tcPrChange w:id="2677" w:author="OpenAI" w:date="2026-10-01T18:07:00Z" w16du:dateUtc="2026-10-02T01:07:00Z">
              <w:tcPr>
                <w:tcW w:w="1441" w:type="dxa"/>
                <w:gridSpan w:val="2"/>
                <w:tcBorders>
                  <w:top w:val="single" w:sz="4" w:space="0" w:color="000000"/>
                  <w:left w:val="single" w:sz="4" w:space="0" w:color="000000"/>
                  <w:bottom w:val="single" w:sz="4" w:space="0" w:color="000000"/>
                  <w:right w:val="single" w:sz="4" w:space="0" w:color="000000"/>
                </w:tcBorders>
                <w:vAlign w:val="center"/>
                <w:cellDel w:id="2678" w:author="OpenAI" w:date="2026-10-01T18:07:00Z"/>
              </w:tcPr>
            </w:tcPrChange>
          </w:tcPr>
          <w:p w:rsidR="007B1B89" w:rsidRDefault="007B1B89">
            <w:pPr>
              <w:jc w:val="center"/>
            </w:pPr>
            <w:del w:id="2679" w:author="OpenAI" w:date="2026-10-01T18:07:00Z" w16du:dateUtc="2026-10-02T01:07:00Z">
              <w:r>
                <w:delText>A Priori and Top Down</w:delText>
              </w:r>
            </w:del>
          </w:p>
        </w:tc>
        <w:tc>
          <w:tcPr>
            <w:tcW w:w="1172" w:type="dxa"/>
            <w:gridSpan w:val="2"/>
            <w:tcBorders>
              <w:top w:val="single" w:sz="4" w:space="0" w:color="000000"/>
              <w:left w:val="single" w:sz="4" w:space="0" w:color="000000"/>
              <w:bottom w:val="single" w:sz="4" w:space="0" w:color="000000"/>
              <w:right w:val="single" w:sz="4" w:space="0" w:color="000000"/>
            </w:tcBorders>
            <w:vAlign w:val="center"/>
            <w:tcPrChange w:id="2680" w:author="OpenAI" w:date="2026-10-01T18:07:00Z" w16du:dateUtc="2026-10-02T01:07:00Z">
              <w:tcPr>
                <w:tcW w:w="3115"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681" w:author="OpenAI" w:date="2026-10-01T18:07:00Z" w16du:dateUtc="2026-10-02T01:07:00Z">
                  <w:rPr/>
                </w:rPrChange>
              </w:rPr>
            </w:pPr>
            <w:r>
              <w:rPr>
                <w:sz w:val="22"/>
                <w:rPrChange w:id="2682" w:author="OpenAI" w:date="2026-10-01T18:07:00Z" w16du:dateUtc="2026-10-02T01:07:00Z">
                  <w:rPr/>
                </w:rPrChange>
              </w:rPr>
              <w:t>[9]</w:t>
            </w:r>
          </w:p>
        </w:tc>
      </w:tr>
      <w:tr w:rsidR="001425FF">
        <w:trPr>
          <w:trHeight w:val="417"/>
          <w:trPrChange w:id="2683" w:author="OpenAI" w:date="2026-10-01T18:07:00Z" w16du:dateUtc="2026-10-02T01:07:00Z">
            <w:trPr>
              <w:trHeight w:val="417"/>
            </w:trPr>
          </w:trPrChange>
        </w:trPr>
        <w:tc>
          <w:tcPr>
            <w:tcW w:w="1596" w:type="dxa"/>
            <w:tcBorders>
              <w:top w:val="single" w:sz="4" w:space="0" w:color="000000"/>
              <w:left w:val="single" w:sz="4" w:space="0" w:color="000000"/>
              <w:bottom w:val="single" w:sz="4" w:space="0" w:color="000000"/>
              <w:right w:val="single" w:sz="4" w:space="0" w:color="000000"/>
            </w:tcBorders>
            <w:vAlign w:val="center"/>
            <w:tcPrChange w:id="2684" w:author="OpenAI" w:date="2026-10-01T18:07:00Z" w16du:dateUtc="2026-10-02T01:07:00Z">
              <w:tcPr>
                <w:tcW w:w="1830"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685" w:author="OpenAI" w:date="2026-10-01T18:07:00Z" w16du:dateUtc="2026-10-02T01:07:00Z">
                  <w:rPr/>
                </w:rPrChange>
              </w:rPr>
            </w:pPr>
            <w:r>
              <w:rPr>
                <w:sz w:val="22"/>
                <w:rPrChange w:id="2686" w:author="OpenAI" w:date="2026-10-01T18:07:00Z" w16du:dateUtc="2026-10-02T01:07:00Z">
                  <w:rPr/>
                </w:rPrChange>
              </w:rPr>
              <w:t>Bevacizumab</w:t>
            </w:r>
          </w:p>
        </w:tc>
        <w:tc>
          <w:tcPr>
            <w:tcW w:w="956" w:type="dxa"/>
            <w:tcBorders>
              <w:top w:val="single" w:sz="4" w:space="0" w:color="000000"/>
              <w:left w:val="single" w:sz="4" w:space="0" w:color="000000"/>
              <w:bottom w:val="single" w:sz="4" w:space="0" w:color="000000"/>
              <w:right w:val="single" w:sz="4" w:space="0" w:color="000000"/>
            </w:tcBorders>
            <w:vAlign w:val="bottom"/>
            <w:tcPrChange w:id="2687" w:author="OpenAI" w:date="2026-10-01T18:07:00Z" w16du:dateUtc="2026-10-02T01:07:00Z">
              <w:tcPr>
                <w:tcW w:w="1161" w:type="dxa"/>
                <w:gridSpan w:val="2"/>
                <w:tcBorders>
                  <w:top w:val="single" w:sz="4" w:space="0" w:color="000000"/>
                  <w:left w:val="single" w:sz="4" w:space="0" w:color="000000"/>
                  <w:bottom w:val="single" w:sz="4" w:space="0" w:color="000000"/>
                  <w:right w:val="single" w:sz="4" w:space="0" w:color="000000"/>
                </w:tcBorders>
                <w:vAlign w:val="bottom"/>
              </w:tcPr>
            </w:tcPrChange>
          </w:tcPr>
          <w:p w:rsidR="001425FF" w:rsidRDefault="007B1B89">
            <w:pPr>
              <w:jc w:val="left"/>
              <w:rPr>
                <w:sz w:val="22"/>
                <w:rPrChange w:id="2688" w:author="OpenAI" w:date="2026-10-01T18:07:00Z" w16du:dateUtc="2026-10-02T01:07:00Z">
                  <w:rPr/>
                </w:rPrChange>
              </w:rPr>
            </w:pPr>
            <w:r>
              <w:rPr>
                <w:sz w:val="22"/>
                <w:rPrChange w:id="2689" w:author="OpenAI" w:date="2026-10-01T18:07:00Z" w16du:dateUtc="2026-10-02T01:07:00Z">
                  <w:rPr/>
                </w:rPrChange>
              </w:rPr>
              <w:t>Human</w:t>
            </w:r>
          </w:p>
        </w:tc>
        <w:tc>
          <w:tcPr>
            <w:tcW w:w="1707" w:type="dxa"/>
            <w:tcBorders>
              <w:top w:val="single" w:sz="4" w:space="0" w:color="000000"/>
              <w:left w:val="single" w:sz="4" w:space="0" w:color="000000"/>
              <w:bottom w:val="single" w:sz="4" w:space="0" w:color="000000"/>
              <w:right w:val="single" w:sz="4" w:space="0" w:color="000000"/>
            </w:tcBorders>
            <w:vAlign w:val="center"/>
            <w:tcPrChange w:id="2690" w:author="OpenAI" w:date="2026-10-01T18:07:00Z" w16du:dateUtc="2026-10-02T01:07:00Z">
              <w:tcPr>
                <w:tcW w:w="1539"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691" w:author="OpenAI" w:date="2026-10-01T18:07:00Z" w16du:dateUtc="2026-10-02T01:07:00Z">
                  <w:rPr/>
                </w:rPrChange>
              </w:rPr>
            </w:pPr>
            <w:r>
              <w:rPr>
                <w:sz w:val="22"/>
                <w:rPrChange w:id="2692" w:author="OpenAI" w:date="2026-10-01T18:07:00Z" w16du:dateUtc="2026-10-02T01:07:00Z">
                  <w:rPr/>
                </w:rPrChange>
              </w:rPr>
              <w:t>kint</w:t>
            </w:r>
          </w:p>
        </w:tc>
        <w:tc>
          <w:tcPr>
            <w:tcW w:w="1172" w:type="dxa"/>
            <w:tcBorders>
              <w:top w:val="single" w:sz="4" w:space="0" w:color="000000"/>
              <w:left w:val="single" w:sz="4" w:space="0" w:color="000000"/>
              <w:bottom w:val="single" w:sz="4" w:space="0" w:color="000000"/>
              <w:right w:val="single" w:sz="4" w:space="0" w:color="000000"/>
            </w:tcBorders>
            <w:vAlign w:val="center"/>
            <w:tcPrChange w:id="2693" w:author="OpenAI" w:date="2026-10-01T18:07:00Z" w16du:dateUtc="2026-10-02T01:07:00Z">
              <w:tcPr>
                <w:tcW w:w="1169"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right"/>
              <w:rPr>
                <w:sz w:val="22"/>
                <w:rPrChange w:id="2694" w:author="OpenAI" w:date="2026-10-01T18:07:00Z" w16du:dateUtc="2026-10-02T01:07:00Z">
                  <w:rPr/>
                </w:rPrChange>
              </w:rPr>
            </w:pPr>
            <w:r>
              <w:rPr>
                <w:sz w:val="22"/>
                <w:rPrChange w:id="2695" w:author="OpenAI" w:date="2026-10-01T18:07:00Z" w16du:dateUtc="2026-10-02T01:07:00Z">
                  <w:rPr/>
                </w:rPrChange>
              </w:rPr>
              <w:t>0.48</w:t>
            </w:r>
          </w:p>
        </w:tc>
        <w:tc>
          <w:tcPr>
            <w:tcW w:w="807" w:type="dxa"/>
            <w:tcBorders>
              <w:top w:val="single" w:sz="4" w:space="0" w:color="000000"/>
              <w:left w:val="single" w:sz="4" w:space="0" w:color="000000"/>
              <w:bottom w:val="single" w:sz="4" w:space="0" w:color="000000"/>
              <w:right w:val="single" w:sz="4" w:space="0" w:color="000000"/>
            </w:tcBorders>
            <w:vAlign w:val="center"/>
            <w:tcPrChange w:id="2696" w:author="OpenAI" w:date="2026-10-01T18:07:00Z" w16du:dateUtc="2026-10-02T01:07:00Z">
              <w:tcPr>
                <w:tcW w:w="937"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697" w:author="OpenAI" w:date="2026-10-01T18:07:00Z" w16du:dateUtc="2026-10-02T01:07:00Z">
                  <w:rPr/>
                </w:rPrChange>
              </w:rPr>
            </w:pPr>
            <w:r>
              <w:rPr>
                <w:sz w:val="22"/>
                <w:rPrChange w:id="2698" w:author="OpenAI" w:date="2026-10-01T18:07:00Z" w16du:dateUtc="2026-10-02T01:07:00Z">
                  <w:rPr/>
                </w:rPrChange>
              </w:rPr>
              <w:t>1/h</w:t>
            </w:r>
          </w:p>
        </w:tc>
        <w:tc>
          <w:tcPr>
            <w:tcW w:w="3059" w:type="dxa"/>
            <w:tcBorders>
              <w:top w:val="single" w:sz="4" w:space="0" w:color="000000"/>
              <w:left w:val="single" w:sz="4" w:space="0" w:color="000000"/>
              <w:bottom w:val="single" w:sz="4" w:space="0" w:color="000000"/>
              <w:right w:val="single" w:sz="4" w:space="0" w:color="000000"/>
            </w:tcBorders>
            <w:vAlign w:val="center"/>
            <w:tcPrChange w:id="2699" w:author="OpenAI" w:date="2026-10-01T18:07:00Z" w16du:dateUtc="2026-10-02T01:07:00Z">
              <w:tcPr>
                <w:tcW w:w="2663"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700" w:author="OpenAI" w:date="2026-10-01T18:07:00Z" w16du:dateUtc="2026-10-02T01:07:00Z">
                  <w:rPr/>
                </w:rPrChange>
              </w:rPr>
            </w:pPr>
            <w:r>
              <w:rPr>
                <w:sz w:val="22"/>
                <w:rPrChange w:id="2701" w:author="OpenAI" w:date="2026-10-01T18:07:00Z" w16du:dateUtc="2026-10-02T01:07:00Z">
                  <w:rPr/>
                </w:rPrChange>
              </w:rPr>
              <w:t>Assumed same as kdeg</w:t>
            </w:r>
          </w:p>
        </w:tc>
        <w:tc>
          <w:tcPr>
            <w:tcW w:w="1441" w:type="dxa"/>
            <w:tcBorders>
              <w:top w:val="single" w:sz="4" w:space="0" w:color="000000"/>
              <w:left w:val="single" w:sz="4" w:space="0" w:color="000000"/>
              <w:bottom w:val="single" w:sz="4" w:space="0" w:color="000000"/>
              <w:right w:val="single" w:sz="4" w:space="0" w:color="000000"/>
            </w:tcBorders>
            <w:cellDel w:id="2702" w:author="OpenAI" w:date="2026-10-01T18:07:00Z"/>
            <w:tcPrChange w:id="2703" w:author="OpenAI" w:date="2026-10-01T18:07:00Z" w16du:dateUtc="2026-10-02T01:07:00Z">
              <w:tcPr>
                <w:tcW w:w="1441" w:type="dxa"/>
                <w:gridSpan w:val="2"/>
                <w:tcBorders>
                  <w:top w:val="single" w:sz="4" w:space="0" w:color="000000"/>
                  <w:left w:val="single" w:sz="4" w:space="0" w:color="000000"/>
                  <w:bottom w:val="single" w:sz="4" w:space="0" w:color="000000"/>
                  <w:right w:val="single" w:sz="4" w:space="0" w:color="000000"/>
                </w:tcBorders>
                <w:vAlign w:val="center"/>
                <w:cellDel w:id="2704" w:author="OpenAI" w:date="2026-10-01T18:07:00Z"/>
              </w:tcPr>
            </w:tcPrChange>
          </w:tcPr>
          <w:p w:rsidR="007B1B89" w:rsidRDefault="007B1B89">
            <w:pPr>
              <w:jc w:val="center"/>
            </w:pPr>
            <w:del w:id="2705" w:author="OpenAI" w:date="2026-10-01T18:07:00Z" w16du:dateUtc="2026-10-02T01:07:00Z">
              <w:r>
                <w:delText>A Priori and Top Down</w:delText>
              </w:r>
            </w:del>
          </w:p>
        </w:tc>
        <w:tc>
          <w:tcPr>
            <w:tcW w:w="1172" w:type="dxa"/>
            <w:gridSpan w:val="2"/>
            <w:tcBorders>
              <w:top w:val="single" w:sz="4" w:space="0" w:color="000000"/>
              <w:left w:val="single" w:sz="4" w:space="0" w:color="000000"/>
              <w:bottom w:val="single" w:sz="4" w:space="0" w:color="000000"/>
              <w:right w:val="single" w:sz="4" w:space="0" w:color="000000"/>
            </w:tcBorders>
            <w:vAlign w:val="center"/>
            <w:tcPrChange w:id="2706" w:author="OpenAI" w:date="2026-10-01T18:07:00Z" w16du:dateUtc="2026-10-02T01:07:00Z">
              <w:tcPr>
                <w:tcW w:w="3115"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707" w:author="OpenAI" w:date="2026-10-01T18:07:00Z" w16du:dateUtc="2026-10-02T01:07:00Z">
                  <w:rPr/>
                </w:rPrChange>
              </w:rPr>
            </w:pPr>
            <w:r>
              <w:rPr>
                <w:sz w:val="22"/>
                <w:rPrChange w:id="2708" w:author="OpenAI" w:date="2026-10-01T18:07:00Z" w16du:dateUtc="2026-10-02T01:07:00Z">
                  <w:rPr/>
                </w:rPrChange>
              </w:rPr>
              <w:t>[17]</w:t>
            </w:r>
          </w:p>
        </w:tc>
      </w:tr>
      <w:tr w:rsidR="001425FF">
        <w:trPr>
          <w:trHeight w:val="417"/>
          <w:trPrChange w:id="2709" w:author="OpenAI" w:date="2026-10-01T18:07:00Z" w16du:dateUtc="2026-10-02T01:07:00Z">
            <w:trPr>
              <w:trHeight w:val="417"/>
            </w:trPr>
          </w:trPrChange>
        </w:trPr>
        <w:tc>
          <w:tcPr>
            <w:tcW w:w="1596" w:type="dxa"/>
            <w:tcBorders>
              <w:top w:val="single" w:sz="4" w:space="0" w:color="000000"/>
              <w:left w:val="single" w:sz="4" w:space="0" w:color="000000"/>
              <w:bottom w:val="single" w:sz="4" w:space="0" w:color="000000"/>
              <w:right w:val="single" w:sz="4" w:space="0" w:color="000000"/>
            </w:tcBorders>
            <w:vAlign w:val="center"/>
            <w:tcPrChange w:id="2710" w:author="OpenAI" w:date="2026-10-01T18:07:00Z" w16du:dateUtc="2026-10-02T01:07:00Z">
              <w:tcPr>
                <w:tcW w:w="1830"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711" w:author="OpenAI" w:date="2026-10-01T18:07:00Z" w16du:dateUtc="2026-10-02T01:07:00Z">
                  <w:rPr/>
                </w:rPrChange>
              </w:rPr>
            </w:pPr>
            <w:r>
              <w:rPr>
                <w:sz w:val="22"/>
                <w:rPrChange w:id="2712" w:author="OpenAI" w:date="2026-10-01T18:07:00Z" w16du:dateUtc="2026-10-02T01:07:00Z">
                  <w:rPr/>
                </w:rPrChange>
              </w:rPr>
              <w:t>Bevacizumab</w:t>
            </w:r>
          </w:p>
        </w:tc>
        <w:tc>
          <w:tcPr>
            <w:tcW w:w="956" w:type="dxa"/>
            <w:tcBorders>
              <w:top w:val="single" w:sz="4" w:space="0" w:color="000000"/>
              <w:left w:val="single" w:sz="4" w:space="0" w:color="000000"/>
              <w:bottom w:val="single" w:sz="4" w:space="0" w:color="000000"/>
              <w:right w:val="single" w:sz="4" w:space="0" w:color="000000"/>
            </w:tcBorders>
            <w:vAlign w:val="bottom"/>
            <w:tcPrChange w:id="2713" w:author="OpenAI" w:date="2026-10-01T18:07:00Z" w16du:dateUtc="2026-10-02T01:07:00Z">
              <w:tcPr>
                <w:tcW w:w="1161" w:type="dxa"/>
                <w:gridSpan w:val="2"/>
                <w:tcBorders>
                  <w:top w:val="single" w:sz="4" w:space="0" w:color="000000"/>
                  <w:left w:val="single" w:sz="4" w:space="0" w:color="000000"/>
                  <w:bottom w:val="single" w:sz="4" w:space="0" w:color="000000"/>
                  <w:right w:val="single" w:sz="4" w:space="0" w:color="000000"/>
                </w:tcBorders>
                <w:vAlign w:val="bottom"/>
              </w:tcPr>
            </w:tcPrChange>
          </w:tcPr>
          <w:p w:rsidR="001425FF" w:rsidRDefault="007B1B89">
            <w:pPr>
              <w:jc w:val="left"/>
              <w:rPr>
                <w:sz w:val="22"/>
                <w:rPrChange w:id="2714" w:author="OpenAI" w:date="2026-10-01T18:07:00Z" w16du:dateUtc="2026-10-02T01:07:00Z">
                  <w:rPr/>
                </w:rPrChange>
              </w:rPr>
            </w:pPr>
            <w:r>
              <w:rPr>
                <w:sz w:val="22"/>
                <w:rPrChange w:id="2715" w:author="OpenAI" w:date="2026-10-01T18:07:00Z" w16du:dateUtc="2026-10-02T01:07:00Z">
                  <w:rPr/>
                </w:rPrChange>
              </w:rPr>
              <w:t>Human</w:t>
            </w:r>
          </w:p>
        </w:tc>
        <w:tc>
          <w:tcPr>
            <w:tcW w:w="1707" w:type="dxa"/>
            <w:tcBorders>
              <w:top w:val="single" w:sz="4" w:space="0" w:color="000000"/>
              <w:left w:val="single" w:sz="4" w:space="0" w:color="000000"/>
              <w:bottom w:val="single" w:sz="4" w:space="0" w:color="000000"/>
              <w:right w:val="single" w:sz="4" w:space="0" w:color="000000"/>
            </w:tcBorders>
            <w:vAlign w:val="center"/>
            <w:tcPrChange w:id="2716" w:author="OpenAI" w:date="2026-10-01T18:07:00Z" w16du:dateUtc="2026-10-02T01:07:00Z">
              <w:tcPr>
                <w:tcW w:w="1539"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717" w:author="OpenAI" w:date="2026-10-01T18:07:00Z" w16du:dateUtc="2026-10-02T01:07:00Z">
                  <w:rPr/>
                </w:rPrChange>
              </w:rPr>
            </w:pPr>
            <w:r>
              <w:rPr>
                <w:sz w:val="22"/>
                <w:rPrChange w:id="2718" w:author="OpenAI" w:date="2026-10-01T18:07:00Z" w16du:dateUtc="2026-10-02T01:07:00Z">
                  <w:rPr/>
                </w:rPrChange>
              </w:rPr>
              <w:t>Reference target concentration</w:t>
            </w:r>
          </w:p>
        </w:tc>
        <w:tc>
          <w:tcPr>
            <w:tcW w:w="1172" w:type="dxa"/>
            <w:tcBorders>
              <w:top w:val="single" w:sz="4" w:space="0" w:color="000000"/>
              <w:left w:val="single" w:sz="4" w:space="0" w:color="000000"/>
              <w:bottom w:val="single" w:sz="4" w:space="0" w:color="000000"/>
              <w:right w:val="single" w:sz="4" w:space="0" w:color="000000"/>
            </w:tcBorders>
            <w:vAlign w:val="center"/>
            <w:tcPrChange w:id="2719" w:author="OpenAI" w:date="2026-10-01T18:07:00Z" w16du:dateUtc="2026-10-02T01:07:00Z">
              <w:tcPr>
                <w:tcW w:w="1169"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right"/>
              <w:rPr>
                <w:sz w:val="22"/>
                <w:rPrChange w:id="2720" w:author="OpenAI" w:date="2026-10-01T18:07:00Z" w16du:dateUtc="2026-10-02T01:07:00Z">
                  <w:rPr/>
                </w:rPrChange>
              </w:rPr>
            </w:pPr>
            <w:r>
              <w:rPr>
                <w:sz w:val="22"/>
                <w:rPrChange w:id="2721" w:author="OpenAI" w:date="2026-10-01T18:07:00Z" w16du:dateUtc="2026-10-02T01:07:00Z">
                  <w:rPr/>
                </w:rPrChange>
              </w:rPr>
              <w:t>0.013</w:t>
            </w:r>
          </w:p>
        </w:tc>
        <w:tc>
          <w:tcPr>
            <w:tcW w:w="807" w:type="dxa"/>
            <w:tcBorders>
              <w:top w:val="single" w:sz="4" w:space="0" w:color="000000"/>
              <w:left w:val="single" w:sz="4" w:space="0" w:color="000000"/>
              <w:bottom w:val="single" w:sz="4" w:space="0" w:color="000000"/>
              <w:right w:val="single" w:sz="4" w:space="0" w:color="000000"/>
            </w:tcBorders>
            <w:vAlign w:val="center"/>
            <w:tcPrChange w:id="2722" w:author="OpenAI" w:date="2026-10-01T18:07:00Z" w16du:dateUtc="2026-10-02T01:07:00Z">
              <w:tcPr>
                <w:tcW w:w="937"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723" w:author="OpenAI" w:date="2026-10-01T18:07:00Z" w16du:dateUtc="2026-10-02T01:07:00Z">
                  <w:rPr/>
                </w:rPrChange>
              </w:rPr>
            </w:pPr>
            <w:r>
              <w:rPr>
                <w:sz w:val="22"/>
                <w:rPrChange w:id="2724" w:author="OpenAI" w:date="2026-10-01T18:07:00Z" w16du:dateUtc="2026-10-02T01:07:00Z">
                  <w:rPr/>
                </w:rPrChange>
              </w:rPr>
              <w:t>nM</w:t>
            </w:r>
          </w:p>
        </w:tc>
        <w:tc>
          <w:tcPr>
            <w:tcW w:w="3059" w:type="dxa"/>
            <w:tcBorders>
              <w:top w:val="single" w:sz="4" w:space="0" w:color="000000"/>
              <w:left w:val="single" w:sz="4" w:space="0" w:color="000000"/>
              <w:bottom w:val="single" w:sz="4" w:space="0" w:color="000000"/>
              <w:right w:val="single" w:sz="4" w:space="0" w:color="000000"/>
            </w:tcBorders>
            <w:vAlign w:val="center"/>
            <w:tcPrChange w:id="2725" w:author="OpenAI" w:date="2026-10-01T18:07:00Z" w16du:dateUtc="2026-10-02T01:07:00Z">
              <w:tcPr>
                <w:tcW w:w="2663"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726" w:author="OpenAI" w:date="2026-10-01T18:07:00Z" w16du:dateUtc="2026-10-02T01:07:00Z">
                  <w:rPr/>
                </w:rPrChange>
              </w:rPr>
            </w:pPr>
            <w:r>
              <w:rPr>
                <w:sz w:val="22"/>
                <w:rPrChange w:id="2727" w:author="OpenAI" w:date="2026-10-01T18:07:00Z" w16du:dateUtc="2026-10-02T01:07:00Z">
                  <w:rPr/>
                </w:rPrChange>
              </w:rPr>
              <w:t>quantitative fluorescence (assumed same across species)</w:t>
            </w:r>
          </w:p>
        </w:tc>
        <w:tc>
          <w:tcPr>
            <w:tcW w:w="1441" w:type="dxa"/>
            <w:tcBorders>
              <w:top w:val="single" w:sz="4" w:space="0" w:color="000000"/>
              <w:left w:val="single" w:sz="4" w:space="0" w:color="000000"/>
              <w:bottom w:val="single" w:sz="4" w:space="0" w:color="000000"/>
              <w:right w:val="single" w:sz="4" w:space="0" w:color="000000"/>
            </w:tcBorders>
            <w:cellDel w:id="2728" w:author="OpenAI" w:date="2026-10-01T18:07:00Z"/>
            <w:tcPrChange w:id="2729" w:author="OpenAI" w:date="2026-10-01T18:07:00Z" w16du:dateUtc="2026-10-02T01:07:00Z">
              <w:tcPr>
                <w:tcW w:w="1441" w:type="dxa"/>
                <w:gridSpan w:val="2"/>
                <w:tcBorders>
                  <w:top w:val="single" w:sz="4" w:space="0" w:color="000000"/>
                  <w:left w:val="single" w:sz="4" w:space="0" w:color="000000"/>
                  <w:bottom w:val="single" w:sz="4" w:space="0" w:color="000000"/>
                  <w:right w:val="single" w:sz="4" w:space="0" w:color="000000"/>
                </w:tcBorders>
                <w:vAlign w:val="center"/>
                <w:cellDel w:id="2730" w:author="OpenAI" w:date="2026-10-01T18:07:00Z"/>
              </w:tcPr>
            </w:tcPrChange>
          </w:tcPr>
          <w:p w:rsidR="007B1B89" w:rsidRDefault="007B1B89">
            <w:pPr>
              <w:jc w:val="center"/>
            </w:pPr>
            <w:del w:id="2731" w:author="OpenAI" w:date="2026-10-01T18:07:00Z" w16du:dateUtc="2026-10-02T01:07:00Z">
              <w:r>
                <w:delText>A Priori and Top Down</w:delText>
              </w:r>
            </w:del>
          </w:p>
        </w:tc>
        <w:tc>
          <w:tcPr>
            <w:tcW w:w="1172" w:type="dxa"/>
            <w:gridSpan w:val="2"/>
            <w:tcBorders>
              <w:top w:val="single" w:sz="4" w:space="0" w:color="000000"/>
              <w:left w:val="single" w:sz="4" w:space="0" w:color="000000"/>
              <w:bottom w:val="single" w:sz="4" w:space="0" w:color="000000"/>
              <w:right w:val="single" w:sz="4" w:space="0" w:color="000000"/>
            </w:tcBorders>
            <w:vAlign w:val="center"/>
            <w:tcPrChange w:id="2732" w:author="OpenAI" w:date="2026-10-01T18:07:00Z" w16du:dateUtc="2026-10-02T01:07:00Z">
              <w:tcPr>
                <w:tcW w:w="3115"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733" w:author="OpenAI" w:date="2026-10-01T18:07:00Z" w16du:dateUtc="2026-10-02T01:07:00Z">
                  <w:rPr/>
                </w:rPrChange>
              </w:rPr>
            </w:pPr>
            <w:r>
              <w:rPr>
                <w:sz w:val="22"/>
                <w:rPrChange w:id="2734" w:author="OpenAI" w:date="2026-10-01T18:07:00Z" w16du:dateUtc="2026-10-02T01:07:00Z">
                  <w:rPr/>
                </w:rPrChange>
              </w:rPr>
              <w:t>[11]</w:t>
            </w:r>
          </w:p>
        </w:tc>
      </w:tr>
      <w:tr w:rsidR="001425FF">
        <w:trPr>
          <w:trHeight w:val="417"/>
          <w:trPrChange w:id="2735" w:author="OpenAI" w:date="2026-10-01T18:07:00Z" w16du:dateUtc="2026-10-02T01:07:00Z">
            <w:trPr>
              <w:trHeight w:val="417"/>
            </w:trPr>
          </w:trPrChange>
        </w:trPr>
        <w:tc>
          <w:tcPr>
            <w:tcW w:w="1596" w:type="dxa"/>
            <w:tcBorders>
              <w:top w:val="single" w:sz="4" w:space="0" w:color="000000"/>
              <w:left w:val="single" w:sz="4" w:space="0" w:color="000000"/>
              <w:bottom w:val="single" w:sz="4" w:space="0" w:color="000000"/>
              <w:right w:val="single" w:sz="4" w:space="0" w:color="000000"/>
            </w:tcBorders>
            <w:vAlign w:val="center"/>
            <w:tcPrChange w:id="2736" w:author="OpenAI" w:date="2026-10-01T18:07:00Z" w16du:dateUtc="2026-10-02T01:07:00Z">
              <w:tcPr>
                <w:tcW w:w="1830"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737" w:author="OpenAI" w:date="2026-10-01T18:07:00Z" w16du:dateUtc="2026-10-02T01:07:00Z">
                  <w:rPr/>
                </w:rPrChange>
              </w:rPr>
            </w:pPr>
            <w:r>
              <w:rPr>
                <w:sz w:val="22"/>
                <w:rPrChange w:id="2738" w:author="OpenAI" w:date="2026-10-01T18:07:00Z" w16du:dateUtc="2026-10-02T01:07:00Z">
                  <w:rPr/>
                </w:rPrChange>
              </w:rPr>
              <w:t>Bevacizumab</w:t>
            </w:r>
          </w:p>
        </w:tc>
        <w:tc>
          <w:tcPr>
            <w:tcW w:w="956" w:type="dxa"/>
            <w:tcBorders>
              <w:top w:val="single" w:sz="4" w:space="0" w:color="000000"/>
              <w:left w:val="single" w:sz="4" w:space="0" w:color="000000"/>
              <w:bottom w:val="single" w:sz="4" w:space="0" w:color="000000"/>
              <w:right w:val="single" w:sz="4" w:space="0" w:color="000000"/>
            </w:tcBorders>
            <w:vAlign w:val="bottom"/>
            <w:tcPrChange w:id="2739" w:author="OpenAI" w:date="2026-10-01T18:07:00Z" w16du:dateUtc="2026-10-02T01:07:00Z">
              <w:tcPr>
                <w:tcW w:w="1161" w:type="dxa"/>
                <w:gridSpan w:val="2"/>
                <w:tcBorders>
                  <w:top w:val="single" w:sz="4" w:space="0" w:color="000000"/>
                  <w:left w:val="single" w:sz="4" w:space="0" w:color="000000"/>
                  <w:bottom w:val="single" w:sz="4" w:space="0" w:color="000000"/>
                  <w:right w:val="single" w:sz="4" w:space="0" w:color="000000"/>
                </w:tcBorders>
                <w:vAlign w:val="bottom"/>
              </w:tcPr>
            </w:tcPrChange>
          </w:tcPr>
          <w:p w:rsidR="001425FF" w:rsidRDefault="007B1B89">
            <w:pPr>
              <w:jc w:val="left"/>
              <w:rPr>
                <w:sz w:val="22"/>
                <w:rPrChange w:id="2740" w:author="OpenAI" w:date="2026-10-01T18:07:00Z" w16du:dateUtc="2026-10-02T01:07:00Z">
                  <w:rPr/>
                </w:rPrChange>
              </w:rPr>
            </w:pPr>
            <w:r>
              <w:rPr>
                <w:sz w:val="22"/>
                <w:rPrChange w:id="2741" w:author="OpenAI" w:date="2026-10-01T18:07:00Z" w16du:dateUtc="2026-10-02T01:07:00Z">
                  <w:rPr/>
                </w:rPrChange>
              </w:rPr>
              <w:t>Human</w:t>
            </w:r>
          </w:p>
        </w:tc>
        <w:tc>
          <w:tcPr>
            <w:tcW w:w="1707" w:type="dxa"/>
            <w:tcBorders>
              <w:top w:val="single" w:sz="4" w:space="0" w:color="000000"/>
              <w:left w:val="single" w:sz="4" w:space="0" w:color="000000"/>
              <w:bottom w:val="single" w:sz="4" w:space="0" w:color="000000"/>
              <w:right w:val="single" w:sz="4" w:space="0" w:color="000000"/>
            </w:tcBorders>
            <w:vAlign w:val="center"/>
            <w:tcPrChange w:id="2742" w:author="OpenAI" w:date="2026-10-01T18:07:00Z" w16du:dateUtc="2026-10-02T01:07:00Z">
              <w:tcPr>
                <w:tcW w:w="1539"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743" w:author="OpenAI" w:date="2026-10-01T18:07:00Z" w16du:dateUtc="2026-10-02T01:07:00Z">
                  <w:rPr/>
                </w:rPrChange>
              </w:rPr>
            </w:pPr>
            <w:r>
              <w:rPr>
                <w:sz w:val="22"/>
                <w:rPrChange w:id="2744" w:author="OpenAI" w:date="2026-10-01T18:07:00Z" w16du:dateUtc="2026-10-02T01:07:00Z">
                  <w:rPr/>
                </w:rPrChange>
              </w:rPr>
              <w:t>kdeg</w:t>
            </w:r>
          </w:p>
        </w:tc>
        <w:tc>
          <w:tcPr>
            <w:tcW w:w="1172" w:type="dxa"/>
            <w:tcBorders>
              <w:top w:val="single" w:sz="4" w:space="0" w:color="000000"/>
              <w:left w:val="single" w:sz="4" w:space="0" w:color="000000"/>
              <w:bottom w:val="single" w:sz="4" w:space="0" w:color="000000"/>
              <w:right w:val="single" w:sz="4" w:space="0" w:color="000000"/>
            </w:tcBorders>
            <w:vAlign w:val="center"/>
            <w:tcPrChange w:id="2745" w:author="OpenAI" w:date="2026-10-01T18:07:00Z" w16du:dateUtc="2026-10-02T01:07:00Z">
              <w:tcPr>
                <w:tcW w:w="1169"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right"/>
              <w:rPr>
                <w:sz w:val="22"/>
                <w:rPrChange w:id="2746" w:author="OpenAI" w:date="2026-10-01T18:07:00Z" w16du:dateUtc="2026-10-02T01:07:00Z">
                  <w:rPr/>
                </w:rPrChange>
              </w:rPr>
            </w:pPr>
            <w:r>
              <w:rPr>
                <w:sz w:val="22"/>
                <w:rPrChange w:id="2747" w:author="OpenAI" w:date="2026-10-01T18:07:00Z" w16du:dateUtc="2026-10-02T01:07:00Z">
                  <w:rPr/>
                </w:rPrChange>
              </w:rPr>
              <w:t>0.48</w:t>
            </w:r>
          </w:p>
        </w:tc>
        <w:tc>
          <w:tcPr>
            <w:tcW w:w="807" w:type="dxa"/>
            <w:tcBorders>
              <w:top w:val="single" w:sz="4" w:space="0" w:color="000000"/>
              <w:left w:val="single" w:sz="4" w:space="0" w:color="000000"/>
              <w:bottom w:val="single" w:sz="4" w:space="0" w:color="000000"/>
              <w:right w:val="single" w:sz="4" w:space="0" w:color="000000"/>
            </w:tcBorders>
            <w:vAlign w:val="center"/>
            <w:tcPrChange w:id="2748" w:author="OpenAI" w:date="2026-10-01T18:07:00Z" w16du:dateUtc="2026-10-02T01:07:00Z">
              <w:tcPr>
                <w:tcW w:w="937"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749" w:author="OpenAI" w:date="2026-10-01T18:07:00Z" w16du:dateUtc="2026-10-02T01:07:00Z">
                  <w:rPr/>
                </w:rPrChange>
              </w:rPr>
            </w:pPr>
            <w:r>
              <w:rPr>
                <w:sz w:val="22"/>
                <w:rPrChange w:id="2750" w:author="OpenAI" w:date="2026-10-01T18:07:00Z" w16du:dateUtc="2026-10-02T01:07:00Z">
                  <w:rPr/>
                </w:rPrChange>
              </w:rPr>
              <w:t>1/h</w:t>
            </w:r>
          </w:p>
        </w:tc>
        <w:tc>
          <w:tcPr>
            <w:tcW w:w="3059" w:type="dxa"/>
            <w:tcBorders>
              <w:top w:val="single" w:sz="4" w:space="0" w:color="000000"/>
              <w:left w:val="single" w:sz="4" w:space="0" w:color="000000"/>
              <w:bottom w:val="single" w:sz="4" w:space="0" w:color="000000"/>
              <w:right w:val="single" w:sz="4" w:space="0" w:color="000000"/>
            </w:tcBorders>
            <w:vAlign w:val="center"/>
            <w:tcPrChange w:id="2751" w:author="OpenAI" w:date="2026-10-01T18:07:00Z" w16du:dateUtc="2026-10-02T01:07:00Z">
              <w:tcPr>
                <w:tcW w:w="2663"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752" w:author="OpenAI" w:date="2026-10-01T18:07:00Z" w16du:dateUtc="2026-10-02T01:07:00Z">
                  <w:rPr/>
                </w:rPrChange>
              </w:rPr>
            </w:pPr>
            <w:r>
              <w:rPr>
                <w:sz w:val="22"/>
                <w:rPrChange w:id="2753" w:author="OpenAI" w:date="2026-10-01T18:07:00Z" w16du:dateUtc="2026-10-02T01:07:00Z">
                  <w:rPr/>
                </w:rPrChange>
              </w:rPr>
              <w:t>cycloheximide-chase protein degradation assay; western blot dosimetry</w:t>
            </w:r>
          </w:p>
        </w:tc>
        <w:tc>
          <w:tcPr>
            <w:tcW w:w="1441" w:type="dxa"/>
            <w:tcBorders>
              <w:top w:val="single" w:sz="4" w:space="0" w:color="000000"/>
              <w:left w:val="single" w:sz="4" w:space="0" w:color="000000"/>
              <w:bottom w:val="single" w:sz="4" w:space="0" w:color="000000"/>
              <w:right w:val="single" w:sz="4" w:space="0" w:color="000000"/>
            </w:tcBorders>
            <w:cellDel w:id="2754" w:author="OpenAI" w:date="2026-10-01T18:07:00Z"/>
            <w:tcPrChange w:id="2755" w:author="OpenAI" w:date="2026-10-01T18:07:00Z" w16du:dateUtc="2026-10-02T01:07:00Z">
              <w:tcPr>
                <w:tcW w:w="1441" w:type="dxa"/>
                <w:gridSpan w:val="2"/>
                <w:tcBorders>
                  <w:top w:val="single" w:sz="4" w:space="0" w:color="000000"/>
                  <w:left w:val="single" w:sz="4" w:space="0" w:color="000000"/>
                  <w:bottom w:val="single" w:sz="4" w:space="0" w:color="000000"/>
                  <w:right w:val="single" w:sz="4" w:space="0" w:color="000000"/>
                </w:tcBorders>
                <w:vAlign w:val="center"/>
                <w:cellDel w:id="2756" w:author="OpenAI" w:date="2026-10-01T18:07:00Z"/>
              </w:tcPr>
            </w:tcPrChange>
          </w:tcPr>
          <w:p w:rsidR="007B1B89" w:rsidRDefault="007B1B89">
            <w:pPr>
              <w:jc w:val="center"/>
            </w:pPr>
            <w:del w:id="2757" w:author="OpenAI" w:date="2026-10-01T18:07:00Z" w16du:dateUtc="2026-10-02T01:07:00Z">
              <w:r>
                <w:delText>A Priori and Top Down</w:delText>
              </w:r>
            </w:del>
          </w:p>
        </w:tc>
        <w:tc>
          <w:tcPr>
            <w:tcW w:w="1172" w:type="dxa"/>
            <w:gridSpan w:val="2"/>
            <w:tcBorders>
              <w:top w:val="single" w:sz="4" w:space="0" w:color="000000"/>
              <w:left w:val="single" w:sz="4" w:space="0" w:color="000000"/>
              <w:bottom w:val="single" w:sz="4" w:space="0" w:color="000000"/>
              <w:right w:val="single" w:sz="4" w:space="0" w:color="000000"/>
            </w:tcBorders>
            <w:vAlign w:val="center"/>
            <w:tcPrChange w:id="2758" w:author="OpenAI" w:date="2026-10-01T18:07:00Z" w16du:dateUtc="2026-10-02T01:07:00Z">
              <w:tcPr>
                <w:tcW w:w="3115"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759" w:author="OpenAI" w:date="2026-10-01T18:07:00Z" w16du:dateUtc="2026-10-02T01:07:00Z">
                  <w:rPr/>
                </w:rPrChange>
              </w:rPr>
            </w:pPr>
            <w:r>
              <w:rPr>
                <w:sz w:val="22"/>
                <w:rPrChange w:id="2760" w:author="OpenAI" w:date="2026-10-01T18:07:00Z" w16du:dateUtc="2026-10-02T01:07:00Z">
                  <w:rPr/>
                </w:rPrChange>
              </w:rPr>
              <w:t>[17]</w:t>
            </w:r>
          </w:p>
        </w:tc>
      </w:tr>
      <w:tr w:rsidR="001425FF">
        <w:trPr>
          <w:trHeight w:val="256"/>
          <w:trPrChange w:id="2761" w:author="OpenAI" w:date="2026-10-01T18:07:00Z" w16du:dateUtc="2026-10-02T01:07:00Z">
            <w:trPr>
              <w:trHeight w:val="256"/>
            </w:trPr>
          </w:trPrChange>
        </w:trPr>
        <w:tc>
          <w:tcPr>
            <w:tcW w:w="1596" w:type="dxa"/>
            <w:tcBorders>
              <w:top w:val="single" w:sz="4" w:space="0" w:color="000000"/>
              <w:left w:val="single" w:sz="4" w:space="0" w:color="000000"/>
              <w:bottom w:val="single" w:sz="4" w:space="0" w:color="000000"/>
              <w:right w:val="single" w:sz="4" w:space="0" w:color="000000"/>
            </w:tcBorders>
            <w:vAlign w:val="center"/>
            <w:tcPrChange w:id="2762" w:author="OpenAI" w:date="2026-10-01T18:07:00Z" w16du:dateUtc="2026-10-02T01:07:00Z">
              <w:tcPr>
                <w:tcW w:w="1830"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763" w:author="OpenAI" w:date="2026-10-01T18:07:00Z" w16du:dateUtc="2026-10-02T01:07:00Z">
                  <w:rPr/>
                </w:rPrChange>
              </w:rPr>
            </w:pPr>
            <w:r>
              <w:rPr>
                <w:sz w:val="22"/>
                <w:rPrChange w:id="2764" w:author="OpenAI" w:date="2026-10-01T18:07:00Z" w16du:dateUtc="2026-10-02T01:07:00Z">
                  <w:rPr/>
                </w:rPrChange>
              </w:rPr>
              <w:t>Bevacizumab</w:t>
            </w:r>
          </w:p>
        </w:tc>
        <w:tc>
          <w:tcPr>
            <w:tcW w:w="956" w:type="dxa"/>
            <w:tcBorders>
              <w:top w:val="single" w:sz="4" w:space="0" w:color="000000"/>
              <w:left w:val="single" w:sz="4" w:space="0" w:color="000000"/>
              <w:bottom w:val="single" w:sz="4" w:space="0" w:color="000000"/>
              <w:right w:val="single" w:sz="4" w:space="0" w:color="000000"/>
            </w:tcBorders>
            <w:vAlign w:val="bottom"/>
            <w:tcPrChange w:id="2765" w:author="OpenAI" w:date="2026-10-01T18:07:00Z" w16du:dateUtc="2026-10-02T01:07:00Z">
              <w:tcPr>
                <w:tcW w:w="1161" w:type="dxa"/>
                <w:gridSpan w:val="2"/>
                <w:tcBorders>
                  <w:top w:val="single" w:sz="4" w:space="0" w:color="000000"/>
                  <w:left w:val="single" w:sz="4" w:space="0" w:color="000000"/>
                  <w:bottom w:val="single" w:sz="4" w:space="0" w:color="000000"/>
                  <w:right w:val="single" w:sz="4" w:space="0" w:color="000000"/>
                </w:tcBorders>
                <w:vAlign w:val="bottom"/>
              </w:tcPr>
            </w:tcPrChange>
          </w:tcPr>
          <w:p w:rsidR="001425FF" w:rsidRDefault="007B1B89">
            <w:pPr>
              <w:jc w:val="left"/>
              <w:rPr>
                <w:sz w:val="22"/>
                <w:rPrChange w:id="2766" w:author="OpenAI" w:date="2026-10-01T18:07:00Z" w16du:dateUtc="2026-10-02T01:07:00Z">
                  <w:rPr/>
                </w:rPrChange>
              </w:rPr>
            </w:pPr>
            <w:r>
              <w:rPr>
                <w:sz w:val="22"/>
                <w:rPrChange w:id="2767" w:author="OpenAI" w:date="2026-10-01T18:07:00Z" w16du:dateUtc="2026-10-02T01:07:00Z">
                  <w:rPr/>
                </w:rPrChange>
              </w:rPr>
              <w:t>Human</w:t>
            </w:r>
          </w:p>
        </w:tc>
        <w:tc>
          <w:tcPr>
            <w:tcW w:w="1707" w:type="dxa"/>
            <w:tcBorders>
              <w:top w:val="single" w:sz="4" w:space="0" w:color="000000"/>
              <w:left w:val="single" w:sz="4" w:space="0" w:color="000000"/>
              <w:bottom w:val="single" w:sz="4" w:space="0" w:color="000000"/>
              <w:right w:val="single" w:sz="4" w:space="0" w:color="000000"/>
            </w:tcBorders>
            <w:vAlign w:val="center"/>
            <w:tcPrChange w:id="2768" w:author="OpenAI" w:date="2026-10-01T18:07:00Z" w16du:dateUtc="2026-10-02T01:07:00Z">
              <w:tcPr>
                <w:tcW w:w="1539"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769" w:author="OpenAI" w:date="2026-10-01T18:07:00Z" w16du:dateUtc="2026-10-02T01:07:00Z">
                  <w:rPr/>
                </w:rPrChange>
              </w:rPr>
            </w:pPr>
            <w:r>
              <w:rPr>
                <w:sz w:val="22"/>
                <w:rPrChange w:id="2770" w:author="OpenAI" w:date="2026-10-01T18:07:00Z" w16du:dateUtc="2026-10-02T01:07:00Z">
                  <w:rPr/>
                </w:rPrChange>
              </w:rPr>
              <w:t>Kd (FcRn) in endosomal space</w:t>
            </w:r>
          </w:p>
        </w:tc>
        <w:tc>
          <w:tcPr>
            <w:tcW w:w="1172" w:type="dxa"/>
            <w:tcBorders>
              <w:top w:val="single" w:sz="4" w:space="0" w:color="000000"/>
              <w:left w:val="single" w:sz="4" w:space="0" w:color="000000"/>
              <w:bottom w:val="single" w:sz="4" w:space="0" w:color="000000"/>
              <w:right w:val="single" w:sz="4" w:space="0" w:color="000000"/>
            </w:tcBorders>
            <w:vAlign w:val="center"/>
            <w:tcPrChange w:id="2771" w:author="OpenAI" w:date="2026-10-01T18:07:00Z" w16du:dateUtc="2026-10-02T01:07:00Z">
              <w:tcPr>
                <w:tcW w:w="1169"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right"/>
              <w:rPr>
                <w:sz w:val="22"/>
                <w:rPrChange w:id="2772" w:author="OpenAI" w:date="2026-10-01T18:07:00Z" w16du:dateUtc="2026-10-02T01:07:00Z">
                  <w:rPr/>
                </w:rPrChange>
              </w:rPr>
            </w:pPr>
            <w:r>
              <w:rPr>
                <w:sz w:val="22"/>
                <w:rPrChange w:id="2773" w:author="OpenAI" w:date="2026-10-01T18:07:00Z" w16du:dateUtc="2026-10-02T01:07:00Z">
                  <w:rPr/>
                </w:rPrChange>
              </w:rPr>
              <w:t>1.07</w:t>
            </w:r>
          </w:p>
        </w:tc>
        <w:tc>
          <w:tcPr>
            <w:tcW w:w="807" w:type="dxa"/>
            <w:tcBorders>
              <w:top w:val="single" w:sz="4" w:space="0" w:color="000000"/>
              <w:left w:val="single" w:sz="4" w:space="0" w:color="000000"/>
              <w:bottom w:val="single" w:sz="4" w:space="0" w:color="000000"/>
              <w:right w:val="single" w:sz="4" w:space="0" w:color="000000"/>
            </w:tcBorders>
            <w:vAlign w:val="center"/>
            <w:tcPrChange w:id="2774" w:author="OpenAI" w:date="2026-10-01T18:07:00Z" w16du:dateUtc="2026-10-02T01:07:00Z">
              <w:tcPr>
                <w:tcW w:w="937"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775" w:author="OpenAI" w:date="2026-10-01T18:07:00Z" w16du:dateUtc="2026-10-02T01:07:00Z">
                  <w:rPr/>
                </w:rPrChange>
              </w:rPr>
            </w:pPr>
            <w:r>
              <w:rPr>
                <w:sz w:val="22"/>
                <w:rPrChange w:id="2776" w:author="OpenAI" w:date="2026-10-01T18:07:00Z" w16du:dateUtc="2026-10-02T01:07:00Z">
                  <w:rPr/>
                </w:rPrChange>
              </w:rPr>
              <w:t>uM</w:t>
            </w:r>
          </w:p>
        </w:tc>
        <w:tc>
          <w:tcPr>
            <w:tcW w:w="3059" w:type="dxa"/>
            <w:tcBorders>
              <w:top w:val="single" w:sz="4" w:space="0" w:color="000000"/>
              <w:left w:val="single" w:sz="4" w:space="0" w:color="000000"/>
              <w:bottom w:val="single" w:sz="4" w:space="0" w:color="000000"/>
              <w:right w:val="single" w:sz="4" w:space="0" w:color="000000"/>
            </w:tcBorders>
            <w:vAlign w:val="center"/>
            <w:tcPrChange w:id="2777" w:author="OpenAI" w:date="2026-10-01T18:07:00Z" w16du:dateUtc="2026-10-02T01:07:00Z">
              <w:tcPr>
                <w:tcW w:w="2663"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778" w:author="OpenAI" w:date="2026-10-01T18:07:00Z" w16du:dateUtc="2026-10-02T01:07:00Z">
                  <w:rPr/>
                </w:rPrChange>
              </w:rPr>
            </w:pPr>
            <w:r>
              <w:rPr>
                <w:sz w:val="22"/>
                <w:rPrChange w:id="2779" w:author="OpenAI" w:date="2026-10-01T18:07:00Z" w16du:dateUtc="2026-10-02T01:07:00Z">
                  <w:rPr/>
                </w:rPrChange>
              </w:rPr>
              <w:t>Model-based meta-analysis</w:t>
            </w:r>
          </w:p>
        </w:tc>
        <w:tc>
          <w:tcPr>
            <w:tcW w:w="1441" w:type="dxa"/>
            <w:tcBorders>
              <w:top w:val="single" w:sz="4" w:space="0" w:color="000000"/>
              <w:left w:val="single" w:sz="4" w:space="0" w:color="000000"/>
              <w:bottom w:val="single" w:sz="4" w:space="0" w:color="000000"/>
              <w:right w:val="single" w:sz="4" w:space="0" w:color="000000"/>
            </w:tcBorders>
            <w:cellDel w:id="2780" w:author="OpenAI" w:date="2026-10-01T18:07:00Z"/>
            <w:tcPrChange w:id="2781" w:author="OpenAI" w:date="2026-10-01T18:07:00Z" w16du:dateUtc="2026-10-02T01:07:00Z">
              <w:tcPr>
                <w:tcW w:w="1441" w:type="dxa"/>
                <w:gridSpan w:val="2"/>
                <w:tcBorders>
                  <w:top w:val="single" w:sz="4" w:space="0" w:color="000000"/>
                  <w:left w:val="single" w:sz="4" w:space="0" w:color="000000"/>
                  <w:bottom w:val="single" w:sz="4" w:space="0" w:color="000000"/>
                  <w:right w:val="single" w:sz="4" w:space="0" w:color="000000"/>
                </w:tcBorders>
                <w:vAlign w:val="center"/>
                <w:cellDel w:id="2782" w:author="OpenAI" w:date="2026-10-01T18:07:00Z"/>
              </w:tcPr>
            </w:tcPrChange>
          </w:tcPr>
          <w:p w:rsidR="007B1B89" w:rsidRDefault="007B1B89">
            <w:pPr>
              <w:jc w:val="center"/>
            </w:pPr>
            <w:del w:id="2783" w:author="OpenAI" w:date="2026-10-01T18:07:00Z" w16du:dateUtc="2026-10-02T01:07:00Z">
              <w:r>
                <w:delText>A Priori</w:delText>
              </w:r>
            </w:del>
          </w:p>
        </w:tc>
        <w:tc>
          <w:tcPr>
            <w:tcW w:w="1172" w:type="dxa"/>
            <w:gridSpan w:val="2"/>
            <w:tcBorders>
              <w:top w:val="single" w:sz="4" w:space="0" w:color="000000"/>
              <w:left w:val="single" w:sz="4" w:space="0" w:color="000000"/>
              <w:bottom w:val="single" w:sz="4" w:space="0" w:color="000000"/>
              <w:right w:val="single" w:sz="4" w:space="0" w:color="000000"/>
            </w:tcBorders>
            <w:vAlign w:val="center"/>
            <w:tcPrChange w:id="2784" w:author="OpenAI" w:date="2026-10-01T18:07:00Z" w16du:dateUtc="2026-10-02T01:07:00Z">
              <w:tcPr>
                <w:tcW w:w="3115"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785" w:author="OpenAI" w:date="2026-10-01T18:07:00Z" w16du:dateUtc="2026-10-02T01:07:00Z">
                  <w:rPr/>
                </w:rPrChange>
              </w:rPr>
            </w:pPr>
            <w:r>
              <w:rPr>
                <w:sz w:val="22"/>
                <w:rPrChange w:id="2786" w:author="OpenAI" w:date="2026-10-01T18:07:00Z" w16du:dateUtc="2026-10-02T01:07:00Z">
                  <w:rPr/>
                </w:rPrChange>
              </w:rPr>
              <w:t>[5]</w:t>
            </w:r>
          </w:p>
        </w:tc>
      </w:tr>
      <w:tr w:rsidR="001425FF">
        <w:trPr>
          <w:trHeight w:val="417"/>
          <w:trPrChange w:id="2787" w:author="OpenAI" w:date="2026-10-01T18:07:00Z" w16du:dateUtc="2026-10-02T01:07:00Z">
            <w:trPr>
              <w:trHeight w:val="417"/>
            </w:trPr>
          </w:trPrChange>
        </w:trPr>
        <w:tc>
          <w:tcPr>
            <w:tcW w:w="1596" w:type="dxa"/>
            <w:tcBorders>
              <w:top w:val="single" w:sz="4" w:space="0" w:color="000000"/>
              <w:left w:val="single" w:sz="4" w:space="0" w:color="000000"/>
              <w:bottom w:val="single" w:sz="4" w:space="0" w:color="000000"/>
              <w:right w:val="single" w:sz="4" w:space="0" w:color="000000"/>
            </w:tcBorders>
            <w:vAlign w:val="center"/>
            <w:tcPrChange w:id="2788" w:author="OpenAI" w:date="2026-10-01T18:07:00Z" w16du:dateUtc="2026-10-02T01:07:00Z">
              <w:tcPr>
                <w:tcW w:w="1830"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789" w:author="OpenAI" w:date="2026-10-01T18:07:00Z" w16du:dateUtc="2026-10-02T01:07:00Z">
                  <w:rPr/>
                </w:rPrChange>
              </w:rPr>
            </w:pPr>
            <w:r>
              <w:rPr>
                <w:sz w:val="22"/>
                <w:rPrChange w:id="2790" w:author="OpenAI" w:date="2026-10-01T18:07:00Z" w16du:dateUtc="2026-10-02T01:07:00Z">
                  <w:rPr/>
                </w:rPrChange>
              </w:rPr>
              <w:t>Golimumab</w:t>
            </w:r>
          </w:p>
        </w:tc>
        <w:tc>
          <w:tcPr>
            <w:tcW w:w="956" w:type="dxa"/>
            <w:tcBorders>
              <w:top w:val="single" w:sz="4" w:space="0" w:color="000000"/>
              <w:left w:val="single" w:sz="4" w:space="0" w:color="000000"/>
              <w:bottom w:val="single" w:sz="4" w:space="0" w:color="000000"/>
              <w:right w:val="single" w:sz="4" w:space="0" w:color="000000"/>
            </w:tcBorders>
            <w:vAlign w:val="bottom"/>
            <w:tcPrChange w:id="2791" w:author="OpenAI" w:date="2026-10-01T18:07:00Z" w16du:dateUtc="2026-10-02T01:07:00Z">
              <w:tcPr>
                <w:tcW w:w="1161" w:type="dxa"/>
                <w:gridSpan w:val="2"/>
                <w:tcBorders>
                  <w:top w:val="single" w:sz="4" w:space="0" w:color="000000"/>
                  <w:left w:val="single" w:sz="4" w:space="0" w:color="000000"/>
                  <w:bottom w:val="single" w:sz="4" w:space="0" w:color="000000"/>
                  <w:right w:val="single" w:sz="4" w:space="0" w:color="000000"/>
                </w:tcBorders>
                <w:vAlign w:val="bottom"/>
              </w:tcPr>
            </w:tcPrChange>
          </w:tcPr>
          <w:p w:rsidR="001425FF" w:rsidRDefault="007B1B89">
            <w:pPr>
              <w:jc w:val="left"/>
              <w:rPr>
                <w:sz w:val="22"/>
                <w:rPrChange w:id="2792" w:author="OpenAI" w:date="2026-10-01T18:07:00Z" w16du:dateUtc="2026-10-02T01:07:00Z">
                  <w:rPr/>
                </w:rPrChange>
              </w:rPr>
            </w:pPr>
            <w:r>
              <w:rPr>
                <w:sz w:val="22"/>
                <w:rPrChange w:id="2793" w:author="OpenAI" w:date="2026-10-01T18:07:00Z" w16du:dateUtc="2026-10-02T01:07:00Z">
                  <w:rPr/>
                </w:rPrChange>
              </w:rPr>
              <w:t>Human</w:t>
            </w:r>
          </w:p>
        </w:tc>
        <w:tc>
          <w:tcPr>
            <w:tcW w:w="1707" w:type="dxa"/>
            <w:tcBorders>
              <w:top w:val="single" w:sz="4" w:space="0" w:color="000000"/>
              <w:left w:val="single" w:sz="4" w:space="0" w:color="000000"/>
              <w:bottom w:val="single" w:sz="4" w:space="0" w:color="000000"/>
              <w:right w:val="single" w:sz="4" w:space="0" w:color="000000"/>
            </w:tcBorders>
            <w:vAlign w:val="center"/>
            <w:tcPrChange w:id="2794" w:author="OpenAI" w:date="2026-10-01T18:07:00Z" w16du:dateUtc="2026-10-02T01:07:00Z">
              <w:tcPr>
                <w:tcW w:w="1539"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795" w:author="OpenAI" w:date="2026-10-01T18:07:00Z" w16du:dateUtc="2026-10-02T01:07:00Z">
                  <w:rPr/>
                </w:rPrChange>
              </w:rPr>
            </w:pPr>
            <w:r>
              <w:rPr>
                <w:sz w:val="22"/>
                <w:rPrChange w:id="2796" w:author="OpenAI" w:date="2026-10-01T18:07:00Z" w16du:dateUtc="2026-10-02T01:07:00Z">
                  <w:rPr/>
                </w:rPrChange>
              </w:rPr>
              <w:t>Kd</w:t>
            </w:r>
          </w:p>
        </w:tc>
        <w:tc>
          <w:tcPr>
            <w:tcW w:w="1172" w:type="dxa"/>
            <w:tcBorders>
              <w:top w:val="single" w:sz="4" w:space="0" w:color="000000"/>
              <w:left w:val="single" w:sz="4" w:space="0" w:color="000000"/>
              <w:bottom w:val="single" w:sz="4" w:space="0" w:color="000000"/>
              <w:right w:val="single" w:sz="4" w:space="0" w:color="000000"/>
            </w:tcBorders>
            <w:vAlign w:val="center"/>
            <w:tcPrChange w:id="2797" w:author="OpenAI" w:date="2026-10-01T18:07:00Z" w16du:dateUtc="2026-10-02T01:07:00Z">
              <w:tcPr>
                <w:tcW w:w="1169"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right"/>
              <w:rPr>
                <w:sz w:val="22"/>
                <w:rPrChange w:id="2798" w:author="OpenAI" w:date="2026-10-01T18:07:00Z" w16du:dateUtc="2026-10-02T01:07:00Z">
                  <w:rPr/>
                </w:rPrChange>
              </w:rPr>
            </w:pPr>
            <w:r>
              <w:rPr>
                <w:sz w:val="22"/>
                <w:rPrChange w:id="2799" w:author="OpenAI" w:date="2026-10-01T18:07:00Z" w16du:dateUtc="2026-10-02T01:07:00Z">
                  <w:rPr/>
                </w:rPrChange>
              </w:rPr>
              <w:t>0.000018</w:t>
            </w:r>
          </w:p>
        </w:tc>
        <w:tc>
          <w:tcPr>
            <w:tcW w:w="807" w:type="dxa"/>
            <w:tcBorders>
              <w:top w:val="single" w:sz="4" w:space="0" w:color="000000"/>
              <w:left w:val="single" w:sz="4" w:space="0" w:color="000000"/>
              <w:bottom w:val="single" w:sz="4" w:space="0" w:color="000000"/>
              <w:right w:val="single" w:sz="4" w:space="0" w:color="000000"/>
            </w:tcBorders>
            <w:vAlign w:val="center"/>
            <w:tcPrChange w:id="2800" w:author="OpenAI" w:date="2026-10-01T18:07:00Z" w16du:dateUtc="2026-10-02T01:07:00Z">
              <w:tcPr>
                <w:tcW w:w="937"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801" w:author="OpenAI" w:date="2026-10-01T18:07:00Z" w16du:dateUtc="2026-10-02T01:07:00Z">
                  <w:rPr/>
                </w:rPrChange>
              </w:rPr>
            </w:pPr>
            <w:r>
              <w:rPr>
                <w:sz w:val="22"/>
                <w:rPrChange w:id="2802" w:author="OpenAI" w:date="2026-10-01T18:07:00Z" w16du:dateUtc="2026-10-02T01:07:00Z">
                  <w:rPr/>
                </w:rPrChange>
              </w:rPr>
              <w:t>uM</w:t>
            </w:r>
          </w:p>
        </w:tc>
        <w:tc>
          <w:tcPr>
            <w:tcW w:w="3059" w:type="dxa"/>
            <w:gridSpan w:val="2"/>
            <w:tcBorders>
              <w:top w:val="single" w:sz="4" w:space="0" w:color="000000"/>
              <w:left w:val="single" w:sz="4" w:space="0" w:color="000000"/>
              <w:bottom w:val="single" w:sz="4" w:space="0" w:color="000000"/>
              <w:right w:val="single" w:sz="4" w:space="0" w:color="000000"/>
            </w:tcBorders>
            <w:vAlign w:val="center"/>
            <w:tcPrChange w:id="2803" w:author="OpenAI" w:date="2026-10-01T18:07:00Z" w16du:dateUtc="2026-10-02T01:07:00Z">
              <w:tcPr>
                <w:tcW w:w="2663"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804" w:author="OpenAI" w:date="2026-10-01T18:07:00Z" w16du:dateUtc="2026-10-02T01:07:00Z">
                  <w:rPr/>
                </w:rPrChange>
              </w:rPr>
            </w:pPr>
            <w:r>
              <w:rPr>
                <w:sz w:val="22"/>
                <w:rPrChange w:id="2805" w:author="OpenAI" w:date="2026-10-01T18:07:00Z" w16du:dateUtc="2026-10-02T01:07:00Z">
                  <w:rPr/>
                </w:rPrChange>
              </w:rPr>
              <w:t>SPR/Biacore (Biacore 3000)</w:t>
            </w:r>
          </w:p>
        </w:tc>
        <w:tc>
          <w:tcPr>
            <w:tcW w:w="1172" w:type="dxa"/>
            <w:tcBorders>
              <w:top w:val="single" w:sz="4" w:space="0" w:color="000000"/>
              <w:left w:val="single" w:sz="4" w:space="0" w:color="000000"/>
              <w:bottom w:val="single" w:sz="4" w:space="0" w:color="000000"/>
              <w:right w:val="single" w:sz="4" w:space="0" w:color="000000"/>
            </w:tcBorders>
            <w:vAlign w:val="center"/>
            <w:tcPrChange w:id="2806" w:author="OpenAI" w:date="2026-10-01T18:07:00Z" w16du:dateUtc="2026-10-02T01:07:00Z">
              <w:tcPr>
                <w:tcW w:w="1441"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807" w:author="OpenAI" w:date="2026-10-01T18:07:00Z" w16du:dateUtc="2026-10-02T01:07:00Z">
                  <w:rPr/>
                </w:rPrChange>
              </w:rPr>
              <w:pPrChange w:id="2808" w:author="OpenAI" w:date="2026-10-01T18:07:00Z" w16du:dateUtc="2026-10-02T01:07:00Z">
                <w:pPr>
                  <w:jc w:val="center"/>
                </w:pPr>
              </w:pPrChange>
            </w:pPr>
            <w:del w:id="2809" w:author="OpenAI" w:date="2026-10-01T18:07:00Z" w16du:dateUtc="2026-10-02T01:07:00Z">
              <w:r>
                <w:delText>A Priori and Top Down</w:delText>
              </w:r>
            </w:del>
            <w:ins w:id="2810" w:author="OpenAI" w:date="2026-10-01T18:07:00Z" w16du:dateUtc="2026-10-02T01:07:00Z">
              <w:r>
                <w:rPr>
                  <w:sz w:val="22"/>
                  <w:szCs w:val="22"/>
                </w:rPr>
                <w:t>[1]</w:t>
              </w:r>
            </w:ins>
          </w:p>
        </w:tc>
        <w:tc>
          <w:tcPr>
            <w:tcW w:w="3115" w:type="dxa"/>
            <w:tcBorders>
              <w:top w:val="single" w:sz="4" w:space="0" w:color="000000"/>
              <w:left w:val="single" w:sz="4" w:space="0" w:color="000000"/>
              <w:bottom w:val="single" w:sz="4" w:space="0" w:color="000000"/>
              <w:right w:val="single" w:sz="4" w:space="0" w:color="000000"/>
            </w:tcBorders>
            <w:cellDel w:id="2811" w:author="OpenAI" w:date="2026-10-01T18:07:00Z"/>
            <w:tcPrChange w:id="2812" w:author="OpenAI" w:date="2026-10-01T18:07:00Z" w16du:dateUtc="2026-10-02T01:07:00Z">
              <w:tcPr>
                <w:tcW w:w="3115" w:type="dxa"/>
                <w:tcBorders>
                  <w:top w:val="single" w:sz="4" w:space="0" w:color="000000"/>
                  <w:left w:val="single" w:sz="4" w:space="0" w:color="000000"/>
                  <w:bottom w:val="single" w:sz="4" w:space="0" w:color="000000"/>
                  <w:right w:val="single" w:sz="4" w:space="0" w:color="000000"/>
                </w:tcBorders>
                <w:vAlign w:val="center"/>
                <w:cellDel w:id="2813" w:author="OpenAI" w:date="2026-10-01T18:07:00Z"/>
              </w:tcPr>
            </w:tcPrChange>
          </w:tcPr>
          <w:p w:rsidR="007B1B89" w:rsidRDefault="007B1B89">
            <w:pPr>
              <w:jc w:val="left"/>
            </w:pPr>
            <w:del w:id="2814" w:author="OpenAI" w:date="2026-10-01T18:07:00Z" w16du:dateUtc="2026-10-02T01:07:00Z">
              <w:r>
                <w:delText>[1]</w:delText>
              </w:r>
            </w:del>
          </w:p>
        </w:tc>
      </w:tr>
      <w:tr w:rsidR="001425FF">
        <w:trPr>
          <w:trHeight w:val="417"/>
          <w:trPrChange w:id="2815" w:author="OpenAI" w:date="2026-10-01T18:07:00Z" w16du:dateUtc="2026-10-02T01:07:00Z">
            <w:trPr>
              <w:trHeight w:val="417"/>
            </w:trPr>
          </w:trPrChange>
        </w:trPr>
        <w:tc>
          <w:tcPr>
            <w:tcW w:w="1596" w:type="dxa"/>
            <w:tcBorders>
              <w:top w:val="single" w:sz="4" w:space="0" w:color="000000"/>
              <w:left w:val="single" w:sz="4" w:space="0" w:color="000000"/>
              <w:bottom w:val="single" w:sz="4" w:space="0" w:color="000000"/>
              <w:right w:val="single" w:sz="4" w:space="0" w:color="000000"/>
            </w:tcBorders>
            <w:vAlign w:val="center"/>
            <w:tcPrChange w:id="2816" w:author="OpenAI" w:date="2026-10-01T18:07:00Z" w16du:dateUtc="2026-10-02T01:07:00Z">
              <w:tcPr>
                <w:tcW w:w="1830"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817" w:author="OpenAI" w:date="2026-10-01T18:07:00Z" w16du:dateUtc="2026-10-02T01:07:00Z">
                  <w:rPr/>
                </w:rPrChange>
              </w:rPr>
            </w:pPr>
            <w:r>
              <w:rPr>
                <w:sz w:val="22"/>
                <w:rPrChange w:id="2818" w:author="OpenAI" w:date="2026-10-01T18:07:00Z" w16du:dateUtc="2026-10-02T01:07:00Z">
                  <w:rPr/>
                </w:rPrChange>
              </w:rPr>
              <w:t>Golimumab</w:t>
            </w:r>
          </w:p>
        </w:tc>
        <w:tc>
          <w:tcPr>
            <w:tcW w:w="956" w:type="dxa"/>
            <w:tcBorders>
              <w:top w:val="single" w:sz="4" w:space="0" w:color="000000"/>
              <w:left w:val="single" w:sz="4" w:space="0" w:color="000000"/>
              <w:bottom w:val="single" w:sz="4" w:space="0" w:color="000000"/>
              <w:right w:val="single" w:sz="4" w:space="0" w:color="000000"/>
            </w:tcBorders>
            <w:vAlign w:val="bottom"/>
            <w:tcPrChange w:id="2819" w:author="OpenAI" w:date="2026-10-01T18:07:00Z" w16du:dateUtc="2026-10-02T01:07:00Z">
              <w:tcPr>
                <w:tcW w:w="1161" w:type="dxa"/>
                <w:gridSpan w:val="2"/>
                <w:tcBorders>
                  <w:top w:val="single" w:sz="4" w:space="0" w:color="000000"/>
                  <w:left w:val="single" w:sz="4" w:space="0" w:color="000000"/>
                  <w:bottom w:val="single" w:sz="4" w:space="0" w:color="000000"/>
                  <w:right w:val="single" w:sz="4" w:space="0" w:color="000000"/>
                </w:tcBorders>
                <w:vAlign w:val="bottom"/>
              </w:tcPr>
            </w:tcPrChange>
          </w:tcPr>
          <w:p w:rsidR="001425FF" w:rsidRDefault="007B1B89">
            <w:pPr>
              <w:jc w:val="left"/>
              <w:rPr>
                <w:sz w:val="22"/>
                <w:rPrChange w:id="2820" w:author="OpenAI" w:date="2026-10-01T18:07:00Z" w16du:dateUtc="2026-10-02T01:07:00Z">
                  <w:rPr/>
                </w:rPrChange>
              </w:rPr>
            </w:pPr>
            <w:r>
              <w:rPr>
                <w:sz w:val="22"/>
                <w:rPrChange w:id="2821" w:author="OpenAI" w:date="2026-10-01T18:07:00Z" w16du:dateUtc="2026-10-02T01:07:00Z">
                  <w:rPr/>
                </w:rPrChange>
              </w:rPr>
              <w:t>Human</w:t>
            </w:r>
          </w:p>
        </w:tc>
        <w:tc>
          <w:tcPr>
            <w:tcW w:w="1707" w:type="dxa"/>
            <w:tcBorders>
              <w:top w:val="single" w:sz="4" w:space="0" w:color="000000"/>
              <w:left w:val="single" w:sz="4" w:space="0" w:color="000000"/>
              <w:bottom w:val="single" w:sz="4" w:space="0" w:color="000000"/>
              <w:right w:val="single" w:sz="4" w:space="0" w:color="000000"/>
            </w:tcBorders>
            <w:vAlign w:val="center"/>
            <w:tcPrChange w:id="2822" w:author="OpenAI" w:date="2026-10-01T18:07:00Z" w16du:dateUtc="2026-10-02T01:07:00Z">
              <w:tcPr>
                <w:tcW w:w="1539"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823" w:author="OpenAI" w:date="2026-10-01T18:07:00Z" w16du:dateUtc="2026-10-02T01:07:00Z">
                  <w:rPr/>
                </w:rPrChange>
              </w:rPr>
            </w:pPr>
            <w:r>
              <w:rPr>
                <w:sz w:val="22"/>
                <w:rPrChange w:id="2824" w:author="OpenAI" w:date="2026-10-01T18:07:00Z" w16du:dateUtc="2026-10-02T01:07:00Z">
                  <w:rPr/>
                </w:rPrChange>
              </w:rPr>
              <w:t>koff</w:t>
            </w:r>
          </w:p>
        </w:tc>
        <w:tc>
          <w:tcPr>
            <w:tcW w:w="1172" w:type="dxa"/>
            <w:tcBorders>
              <w:top w:val="single" w:sz="4" w:space="0" w:color="000000"/>
              <w:left w:val="single" w:sz="4" w:space="0" w:color="000000"/>
              <w:bottom w:val="single" w:sz="4" w:space="0" w:color="000000"/>
              <w:right w:val="single" w:sz="4" w:space="0" w:color="000000"/>
            </w:tcBorders>
            <w:vAlign w:val="center"/>
            <w:tcPrChange w:id="2825" w:author="OpenAI" w:date="2026-10-01T18:07:00Z" w16du:dateUtc="2026-10-02T01:07:00Z">
              <w:tcPr>
                <w:tcW w:w="1169"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right"/>
              <w:rPr>
                <w:sz w:val="22"/>
                <w:rPrChange w:id="2826" w:author="OpenAI" w:date="2026-10-01T18:07:00Z" w16du:dateUtc="2026-10-02T01:07:00Z">
                  <w:rPr/>
                </w:rPrChange>
              </w:rPr>
            </w:pPr>
            <w:r>
              <w:rPr>
                <w:sz w:val="22"/>
                <w:rPrChange w:id="2827" w:author="OpenAI" w:date="2026-10-01T18:07:00Z" w16du:dateUtc="2026-10-02T01:07:00Z">
                  <w:rPr/>
                </w:rPrChange>
              </w:rPr>
              <w:t>0.005583</w:t>
            </w:r>
          </w:p>
        </w:tc>
        <w:tc>
          <w:tcPr>
            <w:tcW w:w="807" w:type="dxa"/>
            <w:tcBorders>
              <w:top w:val="single" w:sz="4" w:space="0" w:color="000000"/>
              <w:left w:val="single" w:sz="4" w:space="0" w:color="000000"/>
              <w:bottom w:val="single" w:sz="4" w:space="0" w:color="000000"/>
              <w:right w:val="single" w:sz="4" w:space="0" w:color="000000"/>
            </w:tcBorders>
            <w:vAlign w:val="center"/>
            <w:tcPrChange w:id="2828" w:author="OpenAI" w:date="2026-10-01T18:07:00Z" w16du:dateUtc="2026-10-02T01:07:00Z">
              <w:tcPr>
                <w:tcW w:w="937"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829" w:author="OpenAI" w:date="2026-10-01T18:07:00Z" w16du:dateUtc="2026-10-02T01:07:00Z">
                  <w:rPr/>
                </w:rPrChange>
              </w:rPr>
            </w:pPr>
            <w:r>
              <w:rPr>
                <w:sz w:val="22"/>
                <w:rPrChange w:id="2830" w:author="OpenAI" w:date="2026-10-01T18:07:00Z" w16du:dateUtc="2026-10-02T01:07:00Z">
                  <w:rPr/>
                </w:rPrChange>
              </w:rPr>
              <w:t>1/min</w:t>
            </w:r>
          </w:p>
        </w:tc>
        <w:tc>
          <w:tcPr>
            <w:tcW w:w="3059" w:type="dxa"/>
            <w:gridSpan w:val="2"/>
            <w:tcBorders>
              <w:top w:val="single" w:sz="4" w:space="0" w:color="000000"/>
              <w:left w:val="single" w:sz="4" w:space="0" w:color="000000"/>
              <w:bottom w:val="single" w:sz="4" w:space="0" w:color="000000"/>
              <w:right w:val="single" w:sz="4" w:space="0" w:color="000000"/>
            </w:tcBorders>
            <w:vAlign w:val="center"/>
            <w:tcPrChange w:id="2831" w:author="OpenAI" w:date="2026-10-01T18:07:00Z" w16du:dateUtc="2026-10-02T01:07:00Z">
              <w:tcPr>
                <w:tcW w:w="2663"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832" w:author="OpenAI" w:date="2026-10-01T18:07:00Z" w16du:dateUtc="2026-10-02T01:07:00Z">
                  <w:rPr/>
                </w:rPrChange>
              </w:rPr>
            </w:pPr>
            <w:r>
              <w:rPr>
                <w:sz w:val="22"/>
                <w:rPrChange w:id="2833" w:author="OpenAI" w:date="2026-10-01T18:07:00Z" w16du:dateUtc="2026-10-02T01:07:00Z">
                  <w:rPr/>
                </w:rPrChange>
              </w:rPr>
              <w:t>SPR/Biacore (Biacore 3000)</w:t>
            </w:r>
          </w:p>
        </w:tc>
        <w:tc>
          <w:tcPr>
            <w:tcW w:w="1172" w:type="dxa"/>
            <w:tcBorders>
              <w:top w:val="single" w:sz="4" w:space="0" w:color="000000"/>
              <w:left w:val="single" w:sz="4" w:space="0" w:color="000000"/>
              <w:bottom w:val="single" w:sz="4" w:space="0" w:color="000000"/>
              <w:right w:val="single" w:sz="4" w:space="0" w:color="000000"/>
            </w:tcBorders>
            <w:vAlign w:val="center"/>
            <w:tcPrChange w:id="2834" w:author="OpenAI" w:date="2026-10-01T18:07:00Z" w16du:dateUtc="2026-10-02T01:07:00Z">
              <w:tcPr>
                <w:tcW w:w="1441"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835" w:author="OpenAI" w:date="2026-10-01T18:07:00Z" w16du:dateUtc="2026-10-02T01:07:00Z">
                  <w:rPr/>
                </w:rPrChange>
              </w:rPr>
              <w:pPrChange w:id="2836" w:author="OpenAI" w:date="2026-10-01T18:07:00Z" w16du:dateUtc="2026-10-02T01:07:00Z">
                <w:pPr>
                  <w:jc w:val="center"/>
                </w:pPr>
              </w:pPrChange>
            </w:pPr>
            <w:del w:id="2837" w:author="OpenAI" w:date="2026-10-01T18:07:00Z" w16du:dateUtc="2026-10-02T01:07:00Z">
              <w:r>
                <w:delText>A Priori and Top Down</w:delText>
              </w:r>
            </w:del>
            <w:ins w:id="2838" w:author="OpenAI" w:date="2026-10-01T18:07:00Z" w16du:dateUtc="2026-10-02T01:07:00Z">
              <w:r>
                <w:rPr>
                  <w:sz w:val="22"/>
                  <w:szCs w:val="22"/>
                </w:rPr>
                <w:t>[1]</w:t>
              </w:r>
            </w:ins>
          </w:p>
        </w:tc>
        <w:tc>
          <w:tcPr>
            <w:tcW w:w="3115" w:type="dxa"/>
            <w:tcBorders>
              <w:top w:val="single" w:sz="4" w:space="0" w:color="000000"/>
              <w:left w:val="single" w:sz="4" w:space="0" w:color="000000"/>
              <w:bottom w:val="single" w:sz="4" w:space="0" w:color="000000"/>
              <w:right w:val="single" w:sz="4" w:space="0" w:color="000000"/>
            </w:tcBorders>
            <w:cellDel w:id="2839" w:author="OpenAI" w:date="2026-10-01T18:07:00Z"/>
            <w:tcPrChange w:id="2840" w:author="OpenAI" w:date="2026-10-01T18:07:00Z" w16du:dateUtc="2026-10-02T01:07:00Z">
              <w:tcPr>
                <w:tcW w:w="3115" w:type="dxa"/>
                <w:tcBorders>
                  <w:top w:val="single" w:sz="4" w:space="0" w:color="000000"/>
                  <w:left w:val="single" w:sz="4" w:space="0" w:color="000000"/>
                  <w:bottom w:val="single" w:sz="4" w:space="0" w:color="000000"/>
                  <w:right w:val="single" w:sz="4" w:space="0" w:color="000000"/>
                </w:tcBorders>
                <w:vAlign w:val="center"/>
                <w:cellDel w:id="2841" w:author="OpenAI" w:date="2026-10-01T18:07:00Z"/>
              </w:tcPr>
            </w:tcPrChange>
          </w:tcPr>
          <w:p w:rsidR="007B1B89" w:rsidRDefault="007B1B89">
            <w:pPr>
              <w:jc w:val="left"/>
            </w:pPr>
            <w:del w:id="2842" w:author="OpenAI" w:date="2026-10-01T18:07:00Z" w16du:dateUtc="2026-10-02T01:07:00Z">
              <w:r>
                <w:delText>[1]</w:delText>
              </w:r>
            </w:del>
          </w:p>
        </w:tc>
      </w:tr>
      <w:tr w:rsidR="001425FF">
        <w:trPr>
          <w:trHeight w:val="417"/>
          <w:trPrChange w:id="2843" w:author="OpenAI" w:date="2026-10-01T18:07:00Z" w16du:dateUtc="2026-10-02T01:07:00Z">
            <w:trPr>
              <w:trHeight w:val="417"/>
            </w:trPr>
          </w:trPrChange>
        </w:trPr>
        <w:tc>
          <w:tcPr>
            <w:tcW w:w="1596" w:type="dxa"/>
            <w:tcBorders>
              <w:top w:val="single" w:sz="4" w:space="0" w:color="000000"/>
              <w:left w:val="single" w:sz="4" w:space="0" w:color="000000"/>
              <w:bottom w:val="single" w:sz="4" w:space="0" w:color="000000"/>
              <w:right w:val="single" w:sz="4" w:space="0" w:color="000000"/>
            </w:tcBorders>
            <w:vAlign w:val="center"/>
            <w:tcPrChange w:id="2844" w:author="OpenAI" w:date="2026-10-01T18:07:00Z" w16du:dateUtc="2026-10-02T01:07:00Z">
              <w:tcPr>
                <w:tcW w:w="1830"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845" w:author="OpenAI" w:date="2026-10-01T18:07:00Z" w16du:dateUtc="2026-10-02T01:07:00Z">
                  <w:rPr/>
                </w:rPrChange>
              </w:rPr>
            </w:pPr>
            <w:r>
              <w:rPr>
                <w:sz w:val="22"/>
                <w:rPrChange w:id="2846" w:author="OpenAI" w:date="2026-10-01T18:07:00Z" w16du:dateUtc="2026-10-02T01:07:00Z">
                  <w:rPr/>
                </w:rPrChange>
              </w:rPr>
              <w:t>Golimumab</w:t>
            </w:r>
          </w:p>
        </w:tc>
        <w:tc>
          <w:tcPr>
            <w:tcW w:w="956" w:type="dxa"/>
            <w:tcBorders>
              <w:top w:val="single" w:sz="4" w:space="0" w:color="000000"/>
              <w:left w:val="single" w:sz="4" w:space="0" w:color="000000"/>
              <w:bottom w:val="single" w:sz="4" w:space="0" w:color="000000"/>
              <w:right w:val="single" w:sz="4" w:space="0" w:color="000000"/>
            </w:tcBorders>
            <w:vAlign w:val="bottom"/>
            <w:tcPrChange w:id="2847" w:author="OpenAI" w:date="2026-10-01T18:07:00Z" w16du:dateUtc="2026-10-02T01:07:00Z">
              <w:tcPr>
                <w:tcW w:w="1161" w:type="dxa"/>
                <w:gridSpan w:val="2"/>
                <w:tcBorders>
                  <w:top w:val="single" w:sz="4" w:space="0" w:color="000000"/>
                  <w:left w:val="single" w:sz="4" w:space="0" w:color="000000"/>
                  <w:bottom w:val="single" w:sz="4" w:space="0" w:color="000000"/>
                  <w:right w:val="single" w:sz="4" w:space="0" w:color="000000"/>
                </w:tcBorders>
                <w:vAlign w:val="bottom"/>
              </w:tcPr>
            </w:tcPrChange>
          </w:tcPr>
          <w:p w:rsidR="001425FF" w:rsidRDefault="007B1B89">
            <w:pPr>
              <w:jc w:val="left"/>
              <w:rPr>
                <w:sz w:val="22"/>
                <w:rPrChange w:id="2848" w:author="OpenAI" w:date="2026-10-01T18:07:00Z" w16du:dateUtc="2026-10-02T01:07:00Z">
                  <w:rPr/>
                </w:rPrChange>
              </w:rPr>
            </w:pPr>
            <w:r>
              <w:rPr>
                <w:sz w:val="22"/>
                <w:rPrChange w:id="2849" w:author="OpenAI" w:date="2026-10-01T18:07:00Z" w16du:dateUtc="2026-10-02T01:07:00Z">
                  <w:rPr/>
                </w:rPrChange>
              </w:rPr>
              <w:t>Human</w:t>
            </w:r>
          </w:p>
        </w:tc>
        <w:tc>
          <w:tcPr>
            <w:tcW w:w="1707" w:type="dxa"/>
            <w:tcBorders>
              <w:top w:val="single" w:sz="4" w:space="0" w:color="000000"/>
              <w:left w:val="single" w:sz="4" w:space="0" w:color="000000"/>
              <w:bottom w:val="single" w:sz="4" w:space="0" w:color="000000"/>
              <w:right w:val="single" w:sz="4" w:space="0" w:color="000000"/>
            </w:tcBorders>
            <w:vAlign w:val="center"/>
            <w:tcPrChange w:id="2850" w:author="OpenAI" w:date="2026-10-01T18:07:00Z" w16du:dateUtc="2026-10-02T01:07:00Z">
              <w:tcPr>
                <w:tcW w:w="1539"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851" w:author="OpenAI" w:date="2026-10-01T18:07:00Z" w16du:dateUtc="2026-10-02T01:07:00Z">
                  <w:rPr/>
                </w:rPrChange>
              </w:rPr>
            </w:pPr>
            <w:r>
              <w:rPr>
                <w:sz w:val="22"/>
                <w:rPrChange w:id="2852" w:author="OpenAI" w:date="2026-10-01T18:07:00Z" w16du:dateUtc="2026-10-02T01:07:00Z">
                  <w:rPr/>
                </w:rPrChange>
              </w:rPr>
              <w:t>kint</w:t>
            </w:r>
          </w:p>
        </w:tc>
        <w:tc>
          <w:tcPr>
            <w:tcW w:w="1172" w:type="dxa"/>
            <w:tcBorders>
              <w:top w:val="single" w:sz="4" w:space="0" w:color="000000"/>
              <w:left w:val="single" w:sz="4" w:space="0" w:color="000000"/>
              <w:bottom w:val="single" w:sz="4" w:space="0" w:color="000000"/>
              <w:right w:val="single" w:sz="4" w:space="0" w:color="000000"/>
            </w:tcBorders>
            <w:vAlign w:val="center"/>
            <w:tcPrChange w:id="2853" w:author="OpenAI" w:date="2026-10-01T18:07:00Z" w16du:dateUtc="2026-10-02T01:07:00Z">
              <w:tcPr>
                <w:tcW w:w="1169"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right"/>
              <w:rPr>
                <w:sz w:val="22"/>
                <w:rPrChange w:id="2854" w:author="OpenAI" w:date="2026-10-01T18:07:00Z" w16du:dateUtc="2026-10-02T01:07:00Z">
                  <w:rPr/>
                </w:rPrChange>
              </w:rPr>
            </w:pPr>
            <w:r>
              <w:rPr>
                <w:sz w:val="22"/>
                <w:rPrChange w:id="2855" w:author="OpenAI" w:date="2026-10-01T18:07:00Z" w16du:dateUtc="2026-10-02T01:07:00Z">
                  <w:rPr/>
                </w:rPrChange>
              </w:rPr>
              <w:t>0.866</w:t>
            </w:r>
          </w:p>
        </w:tc>
        <w:tc>
          <w:tcPr>
            <w:tcW w:w="807" w:type="dxa"/>
            <w:tcBorders>
              <w:top w:val="single" w:sz="4" w:space="0" w:color="000000"/>
              <w:left w:val="single" w:sz="4" w:space="0" w:color="000000"/>
              <w:bottom w:val="single" w:sz="4" w:space="0" w:color="000000"/>
              <w:right w:val="single" w:sz="4" w:space="0" w:color="000000"/>
            </w:tcBorders>
            <w:vAlign w:val="center"/>
            <w:tcPrChange w:id="2856" w:author="OpenAI" w:date="2026-10-01T18:07:00Z" w16du:dateUtc="2026-10-02T01:07:00Z">
              <w:tcPr>
                <w:tcW w:w="937"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857" w:author="OpenAI" w:date="2026-10-01T18:07:00Z" w16du:dateUtc="2026-10-02T01:07:00Z">
                  <w:rPr/>
                </w:rPrChange>
              </w:rPr>
            </w:pPr>
            <w:r>
              <w:rPr>
                <w:sz w:val="22"/>
                <w:rPrChange w:id="2858" w:author="OpenAI" w:date="2026-10-01T18:07:00Z" w16du:dateUtc="2026-10-02T01:07:00Z">
                  <w:rPr/>
                </w:rPrChange>
              </w:rPr>
              <w:t>1/h</w:t>
            </w:r>
          </w:p>
        </w:tc>
        <w:tc>
          <w:tcPr>
            <w:tcW w:w="3059" w:type="dxa"/>
            <w:tcBorders>
              <w:top w:val="single" w:sz="4" w:space="0" w:color="000000"/>
              <w:left w:val="single" w:sz="4" w:space="0" w:color="000000"/>
              <w:bottom w:val="single" w:sz="4" w:space="0" w:color="000000"/>
              <w:right w:val="single" w:sz="4" w:space="0" w:color="000000"/>
            </w:tcBorders>
            <w:vAlign w:val="center"/>
            <w:tcPrChange w:id="2859" w:author="OpenAI" w:date="2026-10-01T18:07:00Z" w16du:dateUtc="2026-10-02T01:07:00Z">
              <w:tcPr>
                <w:tcW w:w="2663"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860" w:author="OpenAI" w:date="2026-10-01T18:07:00Z" w16du:dateUtc="2026-10-02T01:07:00Z">
                  <w:rPr/>
                </w:rPrChange>
              </w:rPr>
            </w:pPr>
            <w:r>
              <w:rPr>
                <w:sz w:val="22"/>
                <w:rPrChange w:id="2861" w:author="OpenAI" w:date="2026-10-01T18:07:00Z" w16du:dateUtc="2026-10-02T01:07:00Z">
                  <w:rPr/>
                </w:rPrChange>
              </w:rPr>
              <w:t>Model estimated by the authors [2]</w:t>
            </w:r>
          </w:p>
        </w:tc>
        <w:tc>
          <w:tcPr>
            <w:tcW w:w="1441" w:type="dxa"/>
            <w:tcBorders>
              <w:top w:val="single" w:sz="4" w:space="0" w:color="000000"/>
              <w:left w:val="single" w:sz="4" w:space="0" w:color="000000"/>
              <w:bottom w:val="single" w:sz="4" w:space="0" w:color="000000"/>
              <w:right w:val="single" w:sz="4" w:space="0" w:color="000000"/>
            </w:tcBorders>
            <w:cellDel w:id="2862" w:author="OpenAI" w:date="2026-10-01T18:07:00Z"/>
            <w:tcPrChange w:id="2863" w:author="OpenAI" w:date="2026-10-01T18:07:00Z" w16du:dateUtc="2026-10-02T01:07:00Z">
              <w:tcPr>
                <w:tcW w:w="1441" w:type="dxa"/>
                <w:gridSpan w:val="2"/>
                <w:tcBorders>
                  <w:top w:val="single" w:sz="4" w:space="0" w:color="000000"/>
                  <w:left w:val="single" w:sz="4" w:space="0" w:color="000000"/>
                  <w:bottom w:val="single" w:sz="4" w:space="0" w:color="000000"/>
                  <w:right w:val="single" w:sz="4" w:space="0" w:color="000000"/>
                </w:tcBorders>
                <w:vAlign w:val="center"/>
                <w:cellDel w:id="2864" w:author="OpenAI" w:date="2026-10-01T18:07:00Z"/>
              </w:tcPr>
            </w:tcPrChange>
          </w:tcPr>
          <w:p w:rsidR="007B1B89" w:rsidRDefault="007B1B89">
            <w:pPr>
              <w:jc w:val="center"/>
            </w:pPr>
            <w:del w:id="2865" w:author="OpenAI" w:date="2026-10-01T18:07:00Z" w16du:dateUtc="2026-10-02T01:07:00Z">
              <w:r>
                <w:delText>A Priori and Top Down</w:delText>
              </w:r>
            </w:del>
          </w:p>
        </w:tc>
        <w:tc>
          <w:tcPr>
            <w:tcW w:w="1172" w:type="dxa"/>
            <w:gridSpan w:val="2"/>
            <w:tcBorders>
              <w:top w:val="single" w:sz="4" w:space="0" w:color="000000"/>
              <w:left w:val="single" w:sz="4" w:space="0" w:color="000000"/>
              <w:bottom w:val="single" w:sz="4" w:space="0" w:color="000000"/>
              <w:right w:val="single" w:sz="4" w:space="0" w:color="000000"/>
            </w:tcBorders>
            <w:vAlign w:val="center"/>
            <w:tcPrChange w:id="2866" w:author="OpenAI" w:date="2026-10-01T18:07:00Z" w16du:dateUtc="2026-10-02T01:07:00Z">
              <w:tcPr>
                <w:tcW w:w="3115"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867" w:author="OpenAI" w:date="2026-10-01T18:07:00Z" w16du:dateUtc="2026-10-02T01:07:00Z">
                  <w:rPr/>
                </w:rPrChange>
              </w:rPr>
            </w:pPr>
            <w:r>
              <w:rPr>
                <w:sz w:val="22"/>
                <w:rPrChange w:id="2868" w:author="OpenAI" w:date="2026-10-01T18:07:00Z" w16du:dateUtc="2026-10-02T01:07:00Z">
                  <w:rPr/>
                </w:rPrChange>
              </w:rPr>
              <w:t>[2]</w:t>
            </w:r>
          </w:p>
        </w:tc>
      </w:tr>
      <w:tr w:rsidR="001425FF">
        <w:trPr>
          <w:trHeight w:val="417"/>
          <w:trPrChange w:id="2869" w:author="OpenAI" w:date="2026-10-01T18:07:00Z" w16du:dateUtc="2026-10-02T01:07:00Z">
            <w:trPr>
              <w:trHeight w:val="417"/>
            </w:trPr>
          </w:trPrChange>
        </w:trPr>
        <w:tc>
          <w:tcPr>
            <w:tcW w:w="1596" w:type="dxa"/>
            <w:tcBorders>
              <w:top w:val="single" w:sz="4" w:space="0" w:color="000000"/>
              <w:left w:val="single" w:sz="4" w:space="0" w:color="000000"/>
              <w:bottom w:val="single" w:sz="4" w:space="0" w:color="000000"/>
              <w:right w:val="single" w:sz="4" w:space="0" w:color="000000"/>
            </w:tcBorders>
            <w:vAlign w:val="center"/>
            <w:tcPrChange w:id="2870" w:author="OpenAI" w:date="2026-10-01T18:07:00Z" w16du:dateUtc="2026-10-02T01:07:00Z">
              <w:tcPr>
                <w:tcW w:w="1830"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871" w:author="OpenAI" w:date="2026-10-01T18:07:00Z" w16du:dateUtc="2026-10-02T01:07:00Z">
                  <w:rPr/>
                </w:rPrChange>
              </w:rPr>
            </w:pPr>
            <w:r>
              <w:rPr>
                <w:sz w:val="22"/>
                <w:rPrChange w:id="2872" w:author="OpenAI" w:date="2026-10-01T18:07:00Z" w16du:dateUtc="2026-10-02T01:07:00Z">
                  <w:rPr/>
                </w:rPrChange>
              </w:rPr>
              <w:t>Golimumab</w:t>
            </w:r>
          </w:p>
        </w:tc>
        <w:tc>
          <w:tcPr>
            <w:tcW w:w="956" w:type="dxa"/>
            <w:tcBorders>
              <w:top w:val="single" w:sz="4" w:space="0" w:color="000000"/>
              <w:left w:val="single" w:sz="4" w:space="0" w:color="000000"/>
              <w:bottom w:val="single" w:sz="4" w:space="0" w:color="000000"/>
              <w:right w:val="single" w:sz="4" w:space="0" w:color="000000"/>
            </w:tcBorders>
            <w:vAlign w:val="bottom"/>
            <w:tcPrChange w:id="2873" w:author="OpenAI" w:date="2026-10-01T18:07:00Z" w16du:dateUtc="2026-10-02T01:07:00Z">
              <w:tcPr>
                <w:tcW w:w="1161" w:type="dxa"/>
                <w:gridSpan w:val="2"/>
                <w:tcBorders>
                  <w:top w:val="single" w:sz="4" w:space="0" w:color="000000"/>
                  <w:left w:val="single" w:sz="4" w:space="0" w:color="000000"/>
                  <w:bottom w:val="single" w:sz="4" w:space="0" w:color="000000"/>
                  <w:right w:val="single" w:sz="4" w:space="0" w:color="000000"/>
                </w:tcBorders>
                <w:vAlign w:val="bottom"/>
              </w:tcPr>
            </w:tcPrChange>
          </w:tcPr>
          <w:p w:rsidR="001425FF" w:rsidRDefault="007B1B89">
            <w:pPr>
              <w:jc w:val="left"/>
              <w:rPr>
                <w:sz w:val="22"/>
                <w:rPrChange w:id="2874" w:author="OpenAI" w:date="2026-10-01T18:07:00Z" w16du:dateUtc="2026-10-02T01:07:00Z">
                  <w:rPr/>
                </w:rPrChange>
              </w:rPr>
            </w:pPr>
            <w:r>
              <w:rPr>
                <w:sz w:val="22"/>
                <w:rPrChange w:id="2875" w:author="OpenAI" w:date="2026-10-01T18:07:00Z" w16du:dateUtc="2026-10-02T01:07:00Z">
                  <w:rPr/>
                </w:rPrChange>
              </w:rPr>
              <w:t>Human</w:t>
            </w:r>
          </w:p>
        </w:tc>
        <w:tc>
          <w:tcPr>
            <w:tcW w:w="1707" w:type="dxa"/>
            <w:tcBorders>
              <w:top w:val="single" w:sz="4" w:space="0" w:color="000000"/>
              <w:left w:val="single" w:sz="4" w:space="0" w:color="000000"/>
              <w:bottom w:val="single" w:sz="4" w:space="0" w:color="000000"/>
              <w:right w:val="single" w:sz="4" w:space="0" w:color="000000"/>
            </w:tcBorders>
            <w:vAlign w:val="center"/>
            <w:tcPrChange w:id="2876" w:author="OpenAI" w:date="2026-10-01T18:07:00Z" w16du:dateUtc="2026-10-02T01:07:00Z">
              <w:tcPr>
                <w:tcW w:w="1539"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877" w:author="OpenAI" w:date="2026-10-01T18:07:00Z" w16du:dateUtc="2026-10-02T01:07:00Z">
                  <w:rPr/>
                </w:rPrChange>
              </w:rPr>
            </w:pPr>
            <w:r>
              <w:rPr>
                <w:sz w:val="22"/>
                <w:rPrChange w:id="2878" w:author="OpenAI" w:date="2026-10-01T18:07:00Z" w16du:dateUtc="2026-10-02T01:07:00Z">
                  <w:rPr/>
                </w:rPrChange>
              </w:rPr>
              <w:t>Reference target concentration</w:t>
            </w:r>
          </w:p>
        </w:tc>
        <w:tc>
          <w:tcPr>
            <w:tcW w:w="1172" w:type="dxa"/>
            <w:tcBorders>
              <w:top w:val="single" w:sz="4" w:space="0" w:color="000000"/>
              <w:left w:val="single" w:sz="4" w:space="0" w:color="000000"/>
              <w:bottom w:val="single" w:sz="4" w:space="0" w:color="000000"/>
              <w:right w:val="single" w:sz="4" w:space="0" w:color="000000"/>
            </w:tcBorders>
            <w:vAlign w:val="center"/>
            <w:tcPrChange w:id="2879" w:author="OpenAI" w:date="2026-10-01T18:07:00Z" w16du:dateUtc="2026-10-02T01:07:00Z">
              <w:tcPr>
                <w:tcW w:w="1169"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right"/>
              <w:rPr>
                <w:sz w:val="22"/>
                <w:rPrChange w:id="2880" w:author="OpenAI" w:date="2026-10-01T18:07:00Z" w16du:dateUtc="2026-10-02T01:07:00Z">
                  <w:rPr/>
                </w:rPrChange>
              </w:rPr>
            </w:pPr>
            <w:r>
              <w:rPr>
                <w:sz w:val="22"/>
                <w:rPrChange w:id="2881" w:author="OpenAI" w:date="2026-10-01T18:07:00Z" w16du:dateUtc="2026-10-02T01:07:00Z">
                  <w:rPr/>
                </w:rPrChange>
              </w:rPr>
              <w:t>0.001</w:t>
            </w:r>
          </w:p>
        </w:tc>
        <w:tc>
          <w:tcPr>
            <w:tcW w:w="807" w:type="dxa"/>
            <w:tcBorders>
              <w:top w:val="single" w:sz="4" w:space="0" w:color="000000"/>
              <w:left w:val="single" w:sz="4" w:space="0" w:color="000000"/>
              <w:bottom w:val="single" w:sz="4" w:space="0" w:color="000000"/>
              <w:right w:val="single" w:sz="4" w:space="0" w:color="000000"/>
            </w:tcBorders>
            <w:vAlign w:val="center"/>
            <w:tcPrChange w:id="2882" w:author="OpenAI" w:date="2026-10-01T18:07:00Z" w16du:dateUtc="2026-10-02T01:07:00Z">
              <w:tcPr>
                <w:tcW w:w="937"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883" w:author="OpenAI" w:date="2026-10-01T18:07:00Z" w16du:dateUtc="2026-10-02T01:07:00Z">
                  <w:rPr/>
                </w:rPrChange>
              </w:rPr>
            </w:pPr>
            <w:r>
              <w:rPr>
                <w:sz w:val="22"/>
                <w:rPrChange w:id="2884" w:author="OpenAI" w:date="2026-10-01T18:07:00Z" w16du:dateUtc="2026-10-02T01:07:00Z">
                  <w:rPr/>
                </w:rPrChange>
              </w:rPr>
              <w:t>nM</w:t>
            </w:r>
          </w:p>
        </w:tc>
        <w:tc>
          <w:tcPr>
            <w:tcW w:w="3059" w:type="dxa"/>
            <w:tcBorders>
              <w:top w:val="single" w:sz="4" w:space="0" w:color="000000"/>
              <w:left w:val="single" w:sz="4" w:space="0" w:color="000000"/>
              <w:bottom w:val="single" w:sz="4" w:space="0" w:color="000000"/>
              <w:right w:val="single" w:sz="4" w:space="0" w:color="000000"/>
            </w:tcBorders>
            <w:vAlign w:val="center"/>
            <w:tcPrChange w:id="2885" w:author="OpenAI" w:date="2026-10-01T18:07:00Z" w16du:dateUtc="2026-10-02T01:07:00Z">
              <w:tcPr>
                <w:tcW w:w="2663"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886" w:author="OpenAI" w:date="2026-10-01T18:07:00Z" w16du:dateUtc="2026-10-02T01:07:00Z">
                  <w:rPr/>
                </w:rPrChange>
              </w:rPr>
            </w:pPr>
            <w:r>
              <w:rPr>
                <w:sz w:val="22"/>
                <w:rPrChange w:id="2887" w:author="OpenAI" w:date="2026-10-01T18:07:00Z" w16du:dateUtc="2026-10-02T01:07:00Z">
                  <w:rPr/>
                </w:rPrChange>
              </w:rPr>
              <w:t>Model-derived TNF-alpha baseline assumption (1 pM)</w:t>
            </w:r>
          </w:p>
        </w:tc>
        <w:tc>
          <w:tcPr>
            <w:tcW w:w="1441" w:type="dxa"/>
            <w:tcBorders>
              <w:top w:val="single" w:sz="4" w:space="0" w:color="000000"/>
              <w:left w:val="single" w:sz="4" w:space="0" w:color="000000"/>
              <w:bottom w:val="single" w:sz="4" w:space="0" w:color="000000"/>
              <w:right w:val="single" w:sz="4" w:space="0" w:color="000000"/>
            </w:tcBorders>
            <w:cellDel w:id="2888" w:author="OpenAI" w:date="2026-10-01T18:07:00Z"/>
            <w:tcPrChange w:id="2889" w:author="OpenAI" w:date="2026-10-01T18:07:00Z" w16du:dateUtc="2026-10-02T01:07:00Z">
              <w:tcPr>
                <w:tcW w:w="1441" w:type="dxa"/>
                <w:gridSpan w:val="2"/>
                <w:tcBorders>
                  <w:top w:val="single" w:sz="4" w:space="0" w:color="000000"/>
                  <w:left w:val="single" w:sz="4" w:space="0" w:color="000000"/>
                  <w:bottom w:val="single" w:sz="4" w:space="0" w:color="000000"/>
                  <w:right w:val="single" w:sz="4" w:space="0" w:color="000000"/>
                </w:tcBorders>
                <w:vAlign w:val="center"/>
                <w:cellDel w:id="2890" w:author="OpenAI" w:date="2026-10-01T18:07:00Z"/>
              </w:tcPr>
            </w:tcPrChange>
          </w:tcPr>
          <w:p w:rsidR="007B1B89" w:rsidRDefault="007B1B89">
            <w:pPr>
              <w:jc w:val="center"/>
            </w:pPr>
            <w:del w:id="2891" w:author="OpenAI" w:date="2026-10-01T18:07:00Z" w16du:dateUtc="2026-10-02T01:07:00Z">
              <w:r>
                <w:delText>A Priori and Top Down</w:delText>
              </w:r>
            </w:del>
          </w:p>
        </w:tc>
        <w:tc>
          <w:tcPr>
            <w:tcW w:w="1172" w:type="dxa"/>
            <w:gridSpan w:val="2"/>
            <w:tcBorders>
              <w:top w:val="single" w:sz="4" w:space="0" w:color="000000"/>
              <w:left w:val="single" w:sz="4" w:space="0" w:color="000000"/>
              <w:bottom w:val="single" w:sz="4" w:space="0" w:color="000000"/>
              <w:right w:val="single" w:sz="4" w:space="0" w:color="000000"/>
            </w:tcBorders>
            <w:vAlign w:val="center"/>
            <w:tcPrChange w:id="2892" w:author="OpenAI" w:date="2026-10-01T18:07:00Z" w16du:dateUtc="2026-10-02T01:07:00Z">
              <w:tcPr>
                <w:tcW w:w="3115"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893" w:author="OpenAI" w:date="2026-10-01T18:07:00Z" w16du:dateUtc="2026-10-02T01:07:00Z">
                  <w:rPr/>
                </w:rPrChange>
              </w:rPr>
            </w:pPr>
            <w:r>
              <w:rPr>
                <w:sz w:val="22"/>
                <w:rPrChange w:id="2894" w:author="OpenAI" w:date="2026-10-01T18:07:00Z" w16du:dateUtc="2026-10-02T01:07:00Z">
                  <w:rPr/>
                </w:rPrChange>
              </w:rPr>
              <w:t>[3]</w:t>
            </w:r>
          </w:p>
        </w:tc>
      </w:tr>
      <w:tr w:rsidR="001425FF">
        <w:trPr>
          <w:trHeight w:val="417"/>
          <w:trPrChange w:id="2895" w:author="OpenAI" w:date="2026-10-01T18:07:00Z" w16du:dateUtc="2026-10-02T01:07:00Z">
            <w:trPr>
              <w:trHeight w:val="417"/>
            </w:trPr>
          </w:trPrChange>
        </w:trPr>
        <w:tc>
          <w:tcPr>
            <w:tcW w:w="1596" w:type="dxa"/>
            <w:tcBorders>
              <w:top w:val="single" w:sz="4" w:space="0" w:color="000000"/>
              <w:left w:val="single" w:sz="4" w:space="0" w:color="000000"/>
              <w:bottom w:val="single" w:sz="4" w:space="0" w:color="000000"/>
              <w:right w:val="single" w:sz="4" w:space="0" w:color="000000"/>
            </w:tcBorders>
            <w:vAlign w:val="center"/>
            <w:tcPrChange w:id="2896" w:author="OpenAI" w:date="2026-10-01T18:07:00Z" w16du:dateUtc="2026-10-02T01:07:00Z">
              <w:tcPr>
                <w:tcW w:w="1830"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897" w:author="OpenAI" w:date="2026-10-01T18:07:00Z" w16du:dateUtc="2026-10-02T01:07:00Z">
                  <w:rPr/>
                </w:rPrChange>
              </w:rPr>
            </w:pPr>
            <w:r>
              <w:rPr>
                <w:sz w:val="22"/>
                <w:rPrChange w:id="2898" w:author="OpenAI" w:date="2026-10-01T18:07:00Z" w16du:dateUtc="2026-10-02T01:07:00Z">
                  <w:rPr/>
                </w:rPrChange>
              </w:rPr>
              <w:t>Golimumab</w:t>
            </w:r>
          </w:p>
        </w:tc>
        <w:tc>
          <w:tcPr>
            <w:tcW w:w="956" w:type="dxa"/>
            <w:tcBorders>
              <w:top w:val="single" w:sz="4" w:space="0" w:color="000000"/>
              <w:left w:val="single" w:sz="4" w:space="0" w:color="000000"/>
              <w:bottom w:val="single" w:sz="4" w:space="0" w:color="000000"/>
              <w:right w:val="single" w:sz="4" w:space="0" w:color="000000"/>
            </w:tcBorders>
            <w:vAlign w:val="bottom"/>
            <w:tcPrChange w:id="2899" w:author="OpenAI" w:date="2026-10-01T18:07:00Z" w16du:dateUtc="2026-10-02T01:07:00Z">
              <w:tcPr>
                <w:tcW w:w="1161" w:type="dxa"/>
                <w:gridSpan w:val="2"/>
                <w:tcBorders>
                  <w:top w:val="single" w:sz="4" w:space="0" w:color="000000"/>
                  <w:left w:val="single" w:sz="4" w:space="0" w:color="000000"/>
                  <w:bottom w:val="single" w:sz="4" w:space="0" w:color="000000"/>
                  <w:right w:val="single" w:sz="4" w:space="0" w:color="000000"/>
                </w:tcBorders>
                <w:vAlign w:val="bottom"/>
              </w:tcPr>
            </w:tcPrChange>
          </w:tcPr>
          <w:p w:rsidR="001425FF" w:rsidRDefault="007B1B89">
            <w:pPr>
              <w:jc w:val="left"/>
              <w:rPr>
                <w:sz w:val="22"/>
                <w:rPrChange w:id="2900" w:author="OpenAI" w:date="2026-10-01T18:07:00Z" w16du:dateUtc="2026-10-02T01:07:00Z">
                  <w:rPr/>
                </w:rPrChange>
              </w:rPr>
            </w:pPr>
            <w:r>
              <w:rPr>
                <w:sz w:val="22"/>
                <w:rPrChange w:id="2901" w:author="OpenAI" w:date="2026-10-01T18:07:00Z" w16du:dateUtc="2026-10-02T01:07:00Z">
                  <w:rPr/>
                </w:rPrChange>
              </w:rPr>
              <w:t>Human</w:t>
            </w:r>
          </w:p>
        </w:tc>
        <w:tc>
          <w:tcPr>
            <w:tcW w:w="1707" w:type="dxa"/>
            <w:tcBorders>
              <w:top w:val="single" w:sz="4" w:space="0" w:color="000000"/>
              <w:left w:val="single" w:sz="4" w:space="0" w:color="000000"/>
              <w:bottom w:val="single" w:sz="4" w:space="0" w:color="000000"/>
              <w:right w:val="single" w:sz="4" w:space="0" w:color="000000"/>
            </w:tcBorders>
            <w:vAlign w:val="center"/>
            <w:tcPrChange w:id="2902" w:author="OpenAI" w:date="2026-10-01T18:07:00Z" w16du:dateUtc="2026-10-02T01:07:00Z">
              <w:tcPr>
                <w:tcW w:w="1539"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903" w:author="OpenAI" w:date="2026-10-01T18:07:00Z" w16du:dateUtc="2026-10-02T01:07:00Z">
                  <w:rPr/>
                </w:rPrChange>
              </w:rPr>
            </w:pPr>
            <w:r>
              <w:rPr>
                <w:sz w:val="22"/>
                <w:rPrChange w:id="2904" w:author="OpenAI" w:date="2026-10-01T18:07:00Z" w16du:dateUtc="2026-10-02T01:07:00Z">
                  <w:rPr/>
                </w:rPrChange>
              </w:rPr>
              <w:t>kdeg</w:t>
            </w:r>
          </w:p>
        </w:tc>
        <w:tc>
          <w:tcPr>
            <w:tcW w:w="1172" w:type="dxa"/>
            <w:tcBorders>
              <w:top w:val="single" w:sz="4" w:space="0" w:color="000000"/>
              <w:left w:val="single" w:sz="4" w:space="0" w:color="000000"/>
              <w:bottom w:val="single" w:sz="4" w:space="0" w:color="000000"/>
              <w:right w:val="single" w:sz="4" w:space="0" w:color="000000"/>
            </w:tcBorders>
            <w:vAlign w:val="center"/>
            <w:tcPrChange w:id="2905" w:author="OpenAI" w:date="2026-10-01T18:07:00Z" w16du:dateUtc="2026-10-02T01:07:00Z">
              <w:tcPr>
                <w:tcW w:w="1169"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right"/>
              <w:rPr>
                <w:sz w:val="22"/>
                <w:rPrChange w:id="2906" w:author="OpenAI" w:date="2026-10-01T18:07:00Z" w16du:dateUtc="2026-10-02T01:07:00Z">
                  <w:rPr/>
                </w:rPrChange>
              </w:rPr>
            </w:pPr>
            <w:r>
              <w:rPr>
                <w:sz w:val="22"/>
                <w:rPrChange w:id="2907" w:author="OpenAI" w:date="2026-10-01T18:07:00Z" w16du:dateUtc="2026-10-02T01:07:00Z">
                  <w:rPr/>
                </w:rPrChange>
              </w:rPr>
              <w:t>0.223</w:t>
            </w:r>
          </w:p>
        </w:tc>
        <w:tc>
          <w:tcPr>
            <w:tcW w:w="807" w:type="dxa"/>
            <w:tcBorders>
              <w:top w:val="single" w:sz="4" w:space="0" w:color="000000"/>
              <w:left w:val="single" w:sz="4" w:space="0" w:color="000000"/>
              <w:bottom w:val="single" w:sz="4" w:space="0" w:color="000000"/>
              <w:right w:val="single" w:sz="4" w:space="0" w:color="000000"/>
            </w:tcBorders>
            <w:vAlign w:val="center"/>
            <w:tcPrChange w:id="2908" w:author="OpenAI" w:date="2026-10-01T18:07:00Z" w16du:dateUtc="2026-10-02T01:07:00Z">
              <w:tcPr>
                <w:tcW w:w="937"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909" w:author="OpenAI" w:date="2026-10-01T18:07:00Z" w16du:dateUtc="2026-10-02T01:07:00Z">
                  <w:rPr/>
                </w:rPrChange>
              </w:rPr>
            </w:pPr>
            <w:r>
              <w:rPr>
                <w:sz w:val="22"/>
                <w:rPrChange w:id="2910" w:author="OpenAI" w:date="2026-10-01T18:07:00Z" w16du:dateUtc="2026-10-02T01:07:00Z">
                  <w:rPr/>
                </w:rPrChange>
              </w:rPr>
              <w:t>1/h</w:t>
            </w:r>
          </w:p>
        </w:tc>
        <w:tc>
          <w:tcPr>
            <w:tcW w:w="3059" w:type="dxa"/>
            <w:tcBorders>
              <w:top w:val="single" w:sz="4" w:space="0" w:color="000000"/>
              <w:left w:val="single" w:sz="4" w:space="0" w:color="000000"/>
              <w:bottom w:val="single" w:sz="4" w:space="0" w:color="000000"/>
              <w:right w:val="single" w:sz="4" w:space="0" w:color="000000"/>
            </w:tcBorders>
            <w:vAlign w:val="center"/>
            <w:tcPrChange w:id="2911" w:author="OpenAI" w:date="2026-10-01T18:07:00Z" w16du:dateUtc="2026-10-02T01:07:00Z">
              <w:tcPr>
                <w:tcW w:w="2663"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912" w:author="OpenAI" w:date="2026-10-01T18:07:00Z" w16du:dateUtc="2026-10-02T01:07:00Z">
                  <w:rPr/>
                </w:rPrChange>
              </w:rPr>
            </w:pPr>
            <w:r>
              <w:rPr>
                <w:sz w:val="22"/>
                <w:rPrChange w:id="2913" w:author="OpenAI" w:date="2026-10-01T18:07:00Z" w16du:dateUtc="2026-10-02T01:07:00Z">
                  <w:rPr/>
                </w:rPrChange>
              </w:rPr>
              <w:t>Model estimated by the authors [4]</w:t>
            </w:r>
          </w:p>
        </w:tc>
        <w:tc>
          <w:tcPr>
            <w:tcW w:w="1441" w:type="dxa"/>
            <w:tcBorders>
              <w:top w:val="single" w:sz="4" w:space="0" w:color="000000"/>
              <w:left w:val="single" w:sz="4" w:space="0" w:color="000000"/>
              <w:bottom w:val="single" w:sz="4" w:space="0" w:color="000000"/>
              <w:right w:val="single" w:sz="4" w:space="0" w:color="000000"/>
            </w:tcBorders>
            <w:cellDel w:id="2914" w:author="OpenAI" w:date="2026-10-01T18:07:00Z"/>
            <w:tcPrChange w:id="2915" w:author="OpenAI" w:date="2026-10-01T18:07:00Z" w16du:dateUtc="2026-10-02T01:07:00Z">
              <w:tcPr>
                <w:tcW w:w="1441" w:type="dxa"/>
                <w:gridSpan w:val="2"/>
                <w:tcBorders>
                  <w:top w:val="single" w:sz="4" w:space="0" w:color="000000"/>
                  <w:left w:val="single" w:sz="4" w:space="0" w:color="000000"/>
                  <w:bottom w:val="single" w:sz="4" w:space="0" w:color="000000"/>
                  <w:right w:val="single" w:sz="4" w:space="0" w:color="000000"/>
                </w:tcBorders>
                <w:vAlign w:val="center"/>
                <w:cellDel w:id="2916" w:author="OpenAI" w:date="2026-10-01T18:07:00Z"/>
              </w:tcPr>
            </w:tcPrChange>
          </w:tcPr>
          <w:p w:rsidR="007B1B89" w:rsidRDefault="007B1B89">
            <w:pPr>
              <w:jc w:val="center"/>
            </w:pPr>
            <w:del w:id="2917" w:author="OpenAI" w:date="2026-10-01T18:07:00Z" w16du:dateUtc="2026-10-02T01:07:00Z">
              <w:r>
                <w:delText>A Priori and Top Down</w:delText>
              </w:r>
            </w:del>
          </w:p>
        </w:tc>
        <w:tc>
          <w:tcPr>
            <w:tcW w:w="1172" w:type="dxa"/>
            <w:gridSpan w:val="2"/>
            <w:tcBorders>
              <w:top w:val="single" w:sz="4" w:space="0" w:color="000000"/>
              <w:left w:val="single" w:sz="4" w:space="0" w:color="000000"/>
              <w:bottom w:val="single" w:sz="4" w:space="0" w:color="000000"/>
              <w:right w:val="single" w:sz="4" w:space="0" w:color="000000"/>
            </w:tcBorders>
            <w:vAlign w:val="center"/>
            <w:tcPrChange w:id="2918" w:author="OpenAI" w:date="2026-10-01T18:07:00Z" w16du:dateUtc="2026-10-02T01:07:00Z">
              <w:tcPr>
                <w:tcW w:w="3115"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919" w:author="OpenAI" w:date="2026-10-01T18:07:00Z" w16du:dateUtc="2026-10-02T01:07:00Z">
                  <w:rPr/>
                </w:rPrChange>
              </w:rPr>
            </w:pPr>
            <w:r>
              <w:rPr>
                <w:sz w:val="22"/>
                <w:rPrChange w:id="2920" w:author="OpenAI" w:date="2026-10-01T18:07:00Z" w16du:dateUtc="2026-10-02T01:07:00Z">
                  <w:rPr/>
                </w:rPrChange>
              </w:rPr>
              <w:t>[4]</w:t>
            </w:r>
          </w:p>
        </w:tc>
      </w:tr>
      <w:tr w:rsidR="001425FF">
        <w:trPr>
          <w:trHeight w:val="256"/>
          <w:trPrChange w:id="2921" w:author="OpenAI" w:date="2026-10-01T18:07:00Z" w16du:dateUtc="2026-10-02T01:07:00Z">
            <w:trPr>
              <w:trHeight w:val="256"/>
            </w:trPr>
          </w:trPrChange>
        </w:trPr>
        <w:tc>
          <w:tcPr>
            <w:tcW w:w="1596" w:type="dxa"/>
            <w:tcBorders>
              <w:top w:val="single" w:sz="4" w:space="0" w:color="000000"/>
              <w:left w:val="single" w:sz="4" w:space="0" w:color="000000"/>
              <w:bottom w:val="single" w:sz="4" w:space="0" w:color="000000"/>
              <w:right w:val="single" w:sz="4" w:space="0" w:color="000000"/>
            </w:tcBorders>
            <w:vAlign w:val="center"/>
            <w:tcPrChange w:id="2922" w:author="OpenAI" w:date="2026-10-01T18:07:00Z" w16du:dateUtc="2026-10-02T01:07:00Z">
              <w:tcPr>
                <w:tcW w:w="1830"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923" w:author="OpenAI" w:date="2026-10-01T18:07:00Z" w16du:dateUtc="2026-10-02T01:07:00Z">
                  <w:rPr/>
                </w:rPrChange>
              </w:rPr>
            </w:pPr>
            <w:r>
              <w:rPr>
                <w:sz w:val="22"/>
                <w:rPrChange w:id="2924" w:author="OpenAI" w:date="2026-10-01T18:07:00Z" w16du:dateUtc="2026-10-02T01:07:00Z">
                  <w:rPr/>
                </w:rPrChange>
              </w:rPr>
              <w:t>Golimumab</w:t>
            </w:r>
          </w:p>
        </w:tc>
        <w:tc>
          <w:tcPr>
            <w:tcW w:w="956" w:type="dxa"/>
            <w:tcBorders>
              <w:top w:val="single" w:sz="4" w:space="0" w:color="000000"/>
              <w:left w:val="single" w:sz="4" w:space="0" w:color="000000"/>
              <w:bottom w:val="single" w:sz="4" w:space="0" w:color="000000"/>
              <w:right w:val="single" w:sz="4" w:space="0" w:color="000000"/>
            </w:tcBorders>
            <w:vAlign w:val="bottom"/>
            <w:tcPrChange w:id="2925" w:author="OpenAI" w:date="2026-10-01T18:07:00Z" w16du:dateUtc="2026-10-02T01:07:00Z">
              <w:tcPr>
                <w:tcW w:w="1161" w:type="dxa"/>
                <w:gridSpan w:val="2"/>
                <w:tcBorders>
                  <w:top w:val="single" w:sz="4" w:space="0" w:color="000000"/>
                  <w:left w:val="single" w:sz="4" w:space="0" w:color="000000"/>
                  <w:bottom w:val="single" w:sz="4" w:space="0" w:color="000000"/>
                  <w:right w:val="single" w:sz="4" w:space="0" w:color="000000"/>
                </w:tcBorders>
                <w:vAlign w:val="bottom"/>
              </w:tcPr>
            </w:tcPrChange>
          </w:tcPr>
          <w:p w:rsidR="001425FF" w:rsidRDefault="007B1B89">
            <w:pPr>
              <w:jc w:val="left"/>
              <w:rPr>
                <w:sz w:val="22"/>
                <w:rPrChange w:id="2926" w:author="OpenAI" w:date="2026-10-01T18:07:00Z" w16du:dateUtc="2026-10-02T01:07:00Z">
                  <w:rPr/>
                </w:rPrChange>
              </w:rPr>
            </w:pPr>
            <w:r>
              <w:rPr>
                <w:sz w:val="22"/>
                <w:rPrChange w:id="2927" w:author="OpenAI" w:date="2026-10-01T18:07:00Z" w16du:dateUtc="2026-10-02T01:07:00Z">
                  <w:rPr/>
                </w:rPrChange>
              </w:rPr>
              <w:t>Human</w:t>
            </w:r>
          </w:p>
        </w:tc>
        <w:tc>
          <w:tcPr>
            <w:tcW w:w="1707" w:type="dxa"/>
            <w:tcBorders>
              <w:top w:val="single" w:sz="4" w:space="0" w:color="000000"/>
              <w:left w:val="single" w:sz="4" w:space="0" w:color="000000"/>
              <w:bottom w:val="single" w:sz="4" w:space="0" w:color="000000"/>
              <w:right w:val="single" w:sz="4" w:space="0" w:color="000000"/>
            </w:tcBorders>
            <w:vAlign w:val="center"/>
            <w:tcPrChange w:id="2928" w:author="OpenAI" w:date="2026-10-01T18:07:00Z" w16du:dateUtc="2026-10-02T01:07:00Z">
              <w:tcPr>
                <w:tcW w:w="1539"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929" w:author="OpenAI" w:date="2026-10-01T18:07:00Z" w16du:dateUtc="2026-10-02T01:07:00Z">
                  <w:rPr/>
                </w:rPrChange>
              </w:rPr>
            </w:pPr>
            <w:r>
              <w:rPr>
                <w:sz w:val="22"/>
                <w:rPrChange w:id="2930" w:author="OpenAI" w:date="2026-10-01T18:07:00Z" w16du:dateUtc="2026-10-02T01:07:00Z">
                  <w:rPr/>
                </w:rPrChange>
              </w:rPr>
              <w:t>Kd (FcRn) in endosomal space</w:t>
            </w:r>
          </w:p>
        </w:tc>
        <w:tc>
          <w:tcPr>
            <w:tcW w:w="1172" w:type="dxa"/>
            <w:tcBorders>
              <w:top w:val="single" w:sz="4" w:space="0" w:color="000000"/>
              <w:left w:val="single" w:sz="4" w:space="0" w:color="000000"/>
              <w:bottom w:val="single" w:sz="4" w:space="0" w:color="000000"/>
              <w:right w:val="single" w:sz="4" w:space="0" w:color="000000"/>
            </w:tcBorders>
            <w:vAlign w:val="center"/>
            <w:tcPrChange w:id="2931" w:author="OpenAI" w:date="2026-10-01T18:07:00Z" w16du:dateUtc="2026-10-02T01:07:00Z">
              <w:tcPr>
                <w:tcW w:w="1169"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right"/>
              <w:rPr>
                <w:sz w:val="22"/>
                <w:rPrChange w:id="2932" w:author="OpenAI" w:date="2026-10-01T18:07:00Z" w16du:dateUtc="2026-10-02T01:07:00Z">
                  <w:rPr/>
                </w:rPrChange>
              </w:rPr>
            </w:pPr>
            <w:r>
              <w:rPr>
                <w:sz w:val="22"/>
                <w:rPrChange w:id="2933" w:author="OpenAI" w:date="2026-10-01T18:07:00Z" w16du:dateUtc="2026-10-02T01:07:00Z">
                  <w:rPr/>
                </w:rPrChange>
              </w:rPr>
              <w:t>1.07</w:t>
            </w:r>
          </w:p>
        </w:tc>
        <w:tc>
          <w:tcPr>
            <w:tcW w:w="807" w:type="dxa"/>
            <w:tcBorders>
              <w:top w:val="single" w:sz="4" w:space="0" w:color="000000"/>
              <w:left w:val="single" w:sz="4" w:space="0" w:color="000000"/>
              <w:bottom w:val="single" w:sz="4" w:space="0" w:color="000000"/>
              <w:right w:val="single" w:sz="4" w:space="0" w:color="000000"/>
            </w:tcBorders>
            <w:vAlign w:val="center"/>
            <w:tcPrChange w:id="2934" w:author="OpenAI" w:date="2026-10-01T18:07:00Z" w16du:dateUtc="2026-10-02T01:07:00Z">
              <w:tcPr>
                <w:tcW w:w="937"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935" w:author="OpenAI" w:date="2026-10-01T18:07:00Z" w16du:dateUtc="2026-10-02T01:07:00Z">
                  <w:rPr/>
                </w:rPrChange>
              </w:rPr>
            </w:pPr>
            <w:r>
              <w:rPr>
                <w:sz w:val="22"/>
                <w:rPrChange w:id="2936" w:author="OpenAI" w:date="2026-10-01T18:07:00Z" w16du:dateUtc="2026-10-02T01:07:00Z">
                  <w:rPr/>
                </w:rPrChange>
              </w:rPr>
              <w:t>uM</w:t>
            </w:r>
          </w:p>
        </w:tc>
        <w:tc>
          <w:tcPr>
            <w:tcW w:w="3059" w:type="dxa"/>
            <w:tcBorders>
              <w:top w:val="single" w:sz="4" w:space="0" w:color="000000"/>
              <w:left w:val="single" w:sz="4" w:space="0" w:color="000000"/>
              <w:bottom w:val="single" w:sz="4" w:space="0" w:color="000000"/>
              <w:right w:val="single" w:sz="4" w:space="0" w:color="000000"/>
            </w:tcBorders>
            <w:vAlign w:val="center"/>
            <w:tcPrChange w:id="2937" w:author="OpenAI" w:date="2026-10-01T18:07:00Z" w16du:dateUtc="2026-10-02T01:07:00Z">
              <w:tcPr>
                <w:tcW w:w="2663"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938" w:author="OpenAI" w:date="2026-10-01T18:07:00Z" w16du:dateUtc="2026-10-02T01:07:00Z">
                  <w:rPr/>
                </w:rPrChange>
              </w:rPr>
            </w:pPr>
            <w:r>
              <w:rPr>
                <w:sz w:val="22"/>
                <w:rPrChange w:id="2939" w:author="OpenAI" w:date="2026-10-01T18:07:00Z" w16du:dateUtc="2026-10-02T01:07:00Z">
                  <w:rPr/>
                </w:rPrChange>
              </w:rPr>
              <w:t>Model-based meta-analysis</w:t>
            </w:r>
          </w:p>
        </w:tc>
        <w:tc>
          <w:tcPr>
            <w:tcW w:w="1441" w:type="dxa"/>
            <w:tcBorders>
              <w:top w:val="single" w:sz="4" w:space="0" w:color="000000"/>
              <w:left w:val="single" w:sz="4" w:space="0" w:color="000000"/>
              <w:bottom w:val="single" w:sz="4" w:space="0" w:color="000000"/>
              <w:right w:val="single" w:sz="4" w:space="0" w:color="000000"/>
            </w:tcBorders>
            <w:cellDel w:id="2940" w:author="OpenAI" w:date="2026-10-01T18:07:00Z"/>
            <w:tcPrChange w:id="2941" w:author="OpenAI" w:date="2026-10-01T18:07:00Z" w16du:dateUtc="2026-10-02T01:07:00Z">
              <w:tcPr>
                <w:tcW w:w="1441" w:type="dxa"/>
                <w:gridSpan w:val="2"/>
                <w:tcBorders>
                  <w:top w:val="single" w:sz="4" w:space="0" w:color="000000"/>
                  <w:left w:val="single" w:sz="4" w:space="0" w:color="000000"/>
                  <w:bottom w:val="single" w:sz="4" w:space="0" w:color="000000"/>
                  <w:right w:val="single" w:sz="4" w:space="0" w:color="000000"/>
                </w:tcBorders>
                <w:vAlign w:val="center"/>
                <w:cellDel w:id="2942" w:author="OpenAI" w:date="2026-10-01T18:07:00Z"/>
              </w:tcPr>
            </w:tcPrChange>
          </w:tcPr>
          <w:p w:rsidR="007B1B89" w:rsidRDefault="007B1B89">
            <w:pPr>
              <w:jc w:val="center"/>
            </w:pPr>
            <w:del w:id="2943" w:author="OpenAI" w:date="2026-10-01T18:07:00Z" w16du:dateUtc="2026-10-02T01:07:00Z">
              <w:r>
                <w:delText>A Priori</w:delText>
              </w:r>
            </w:del>
          </w:p>
        </w:tc>
        <w:tc>
          <w:tcPr>
            <w:tcW w:w="1172" w:type="dxa"/>
            <w:gridSpan w:val="2"/>
            <w:tcBorders>
              <w:top w:val="single" w:sz="4" w:space="0" w:color="000000"/>
              <w:left w:val="single" w:sz="4" w:space="0" w:color="000000"/>
              <w:bottom w:val="single" w:sz="4" w:space="0" w:color="000000"/>
              <w:right w:val="single" w:sz="4" w:space="0" w:color="000000"/>
            </w:tcBorders>
            <w:vAlign w:val="center"/>
            <w:tcPrChange w:id="2944" w:author="OpenAI" w:date="2026-10-01T18:07:00Z" w16du:dateUtc="2026-10-02T01:07:00Z">
              <w:tcPr>
                <w:tcW w:w="3115"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945" w:author="OpenAI" w:date="2026-10-01T18:07:00Z" w16du:dateUtc="2026-10-02T01:07:00Z">
                  <w:rPr/>
                </w:rPrChange>
              </w:rPr>
            </w:pPr>
            <w:r>
              <w:rPr>
                <w:sz w:val="22"/>
                <w:rPrChange w:id="2946" w:author="OpenAI" w:date="2026-10-01T18:07:00Z" w16du:dateUtc="2026-10-02T01:07:00Z">
                  <w:rPr/>
                </w:rPrChange>
              </w:rPr>
              <w:t>[5]</w:t>
            </w:r>
          </w:p>
        </w:tc>
      </w:tr>
      <w:tr w:rsidR="001425FF">
        <w:trPr>
          <w:trHeight w:val="417"/>
          <w:trPrChange w:id="2947" w:author="OpenAI" w:date="2026-10-01T18:07:00Z" w16du:dateUtc="2026-10-02T01:07:00Z">
            <w:trPr>
              <w:trHeight w:val="417"/>
            </w:trPr>
          </w:trPrChange>
        </w:trPr>
        <w:tc>
          <w:tcPr>
            <w:tcW w:w="1596" w:type="dxa"/>
            <w:tcBorders>
              <w:top w:val="single" w:sz="4" w:space="0" w:color="000000"/>
              <w:left w:val="single" w:sz="4" w:space="0" w:color="000000"/>
              <w:bottom w:val="single" w:sz="4" w:space="0" w:color="000000"/>
              <w:right w:val="single" w:sz="4" w:space="0" w:color="000000"/>
            </w:tcBorders>
            <w:vAlign w:val="center"/>
            <w:tcPrChange w:id="2948" w:author="OpenAI" w:date="2026-10-01T18:07:00Z" w16du:dateUtc="2026-10-02T01:07:00Z">
              <w:tcPr>
                <w:tcW w:w="1830"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949" w:author="OpenAI" w:date="2026-10-01T18:07:00Z" w16du:dateUtc="2026-10-02T01:07:00Z">
                  <w:rPr/>
                </w:rPrChange>
              </w:rPr>
            </w:pPr>
            <w:r>
              <w:rPr>
                <w:sz w:val="22"/>
                <w:rPrChange w:id="2950" w:author="OpenAI" w:date="2026-10-01T18:07:00Z" w16du:dateUtc="2026-10-02T01:07:00Z">
                  <w:rPr/>
                </w:rPrChange>
              </w:rPr>
              <w:t>Nivolumab</w:t>
            </w:r>
          </w:p>
        </w:tc>
        <w:tc>
          <w:tcPr>
            <w:tcW w:w="956" w:type="dxa"/>
            <w:tcBorders>
              <w:top w:val="single" w:sz="4" w:space="0" w:color="000000"/>
              <w:left w:val="single" w:sz="4" w:space="0" w:color="000000"/>
              <w:bottom w:val="single" w:sz="4" w:space="0" w:color="000000"/>
              <w:right w:val="single" w:sz="4" w:space="0" w:color="000000"/>
            </w:tcBorders>
            <w:vAlign w:val="bottom"/>
            <w:tcPrChange w:id="2951" w:author="OpenAI" w:date="2026-10-01T18:07:00Z" w16du:dateUtc="2026-10-02T01:07:00Z">
              <w:tcPr>
                <w:tcW w:w="1161" w:type="dxa"/>
                <w:gridSpan w:val="2"/>
                <w:tcBorders>
                  <w:top w:val="single" w:sz="4" w:space="0" w:color="000000"/>
                  <w:left w:val="single" w:sz="4" w:space="0" w:color="000000"/>
                  <w:bottom w:val="single" w:sz="4" w:space="0" w:color="000000"/>
                  <w:right w:val="single" w:sz="4" w:space="0" w:color="000000"/>
                </w:tcBorders>
                <w:vAlign w:val="bottom"/>
              </w:tcPr>
            </w:tcPrChange>
          </w:tcPr>
          <w:p w:rsidR="001425FF" w:rsidRDefault="007B1B89">
            <w:pPr>
              <w:jc w:val="left"/>
              <w:rPr>
                <w:sz w:val="22"/>
                <w:rPrChange w:id="2952" w:author="OpenAI" w:date="2026-10-01T18:07:00Z" w16du:dateUtc="2026-10-02T01:07:00Z">
                  <w:rPr/>
                </w:rPrChange>
              </w:rPr>
            </w:pPr>
            <w:r>
              <w:rPr>
                <w:sz w:val="22"/>
                <w:rPrChange w:id="2953" w:author="OpenAI" w:date="2026-10-01T18:07:00Z" w16du:dateUtc="2026-10-02T01:07:00Z">
                  <w:rPr/>
                </w:rPrChange>
              </w:rPr>
              <w:t>Human</w:t>
            </w:r>
          </w:p>
        </w:tc>
        <w:tc>
          <w:tcPr>
            <w:tcW w:w="1707" w:type="dxa"/>
            <w:tcBorders>
              <w:top w:val="single" w:sz="4" w:space="0" w:color="000000"/>
              <w:left w:val="single" w:sz="4" w:space="0" w:color="000000"/>
              <w:bottom w:val="single" w:sz="4" w:space="0" w:color="000000"/>
              <w:right w:val="single" w:sz="4" w:space="0" w:color="000000"/>
            </w:tcBorders>
            <w:vAlign w:val="center"/>
            <w:tcPrChange w:id="2954" w:author="OpenAI" w:date="2026-10-01T18:07:00Z" w16du:dateUtc="2026-10-02T01:07:00Z">
              <w:tcPr>
                <w:tcW w:w="1539"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955" w:author="OpenAI" w:date="2026-10-01T18:07:00Z" w16du:dateUtc="2026-10-02T01:07:00Z">
                  <w:rPr/>
                </w:rPrChange>
              </w:rPr>
            </w:pPr>
            <w:r>
              <w:rPr>
                <w:sz w:val="22"/>
                <w:rPrChange w:id="2956" w:author="OpenAI" w:date="2026-10-01T18:07:00Z" w16du:dateUtc="2026-10-02T01:07:00Z">
                  <w:rPr/>
                </w:rPrChange>
              </w:rPr>
              <w:t>Kd</w:t>
            </w:r>
          </w:p>
        </w:tc>
        <w:tc>
          <w:tcPr>
            <w:tcW w:w="1172" w:type="dxa"/>
            <w:tcBorders>
              <w:top w:val="single" w:sz="4" w:space="0" w:color="000000"/>
              <w:left w:val="single" w:sz="4" w:space="0" w:color="000000"/>
              <w:bottom w:val="single" w:sz="4" w:space="0" w:color="000000"/>
              <w:right w:val="single" w:sz="4" w:space="0" w:color="000000"/>
            </w:tcBorders>
            <w:vAlign w:val="center"/>
            <w:tcPrChange w:id="2957" w:author="OpenAI" w:date="2026-10-01T18:07:00Z" w16du:dateUtc="2026-10-02T01:07:00Z">
              <w:tcPr>
                <w:tcW w:w="1169"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right"/>
              <w:rPr>
                <w:sz w:val="22"/>
                <w:rPrChange w:id="2958" w:author="OpenAI" w:date="2026-10-01T18:07:00Z" w16du:dateUtc="2026-10-02T01:07:00Z">
                  <w:rPr/>
                </w:rPrChange>
              </w:rPr>
            </w:pPr>
            <w:r>
              <w:rPr>
                <w:sz w:val="22"/>
                <w:rPrChange w:id="2959" w:author="OpenAI" w:date="2026-10-01T18:07:00Z" w16du:dateUtc="2026-10-02T01:07:00Z">
                  <w:rPr/>
                </w:rPrChange>
              </w:rPr>
              <w:t>0.00145</w:t>
            </w:r>
          </w:p>
        </w:tc>
        <w:tc>
          <w:tcPr>
            <w:tcW w:w="807" w:type="dxa"/>
            <w:tcBorders>
              <w:top w:val="single" w:sz="4" w:space="0" w:color="000000"/>
              <w:left w:val="single" w:sz="4" w:space="0" w:color="000000"/>
              <w:bottom w:val="single" w:sz="4" w:space="0" w:color="000000"/>
              <w:right w:val="single" w:sz="4" w:space="0" w:color="000000"/>
            </w:tcBorders>
            <w:vAlign w:val="center"/>
            <w:tcPrChange w:id="2960" w:author="OpenAI" w:date="2026-10-01T18:07:00Z" w16du:dateUtc="2026-10-02T01:07:00Z">
              <w:tcPr>
                <w:tcW w:w="937"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961" w:author="OpenAI" w:date="2026-10-01T18:07:00Z" w16du:dateUtc="2026-10-02T01:07:00Z">
                  <w:rPr/>
                </w:rPrChange>
              </w:rPr>
            </w:pPr>
            <w:r>
              <w:rPr>
                <w:sz w:val="22"/>
                <w:rPrChange w:id="2962" w:author="OpenAI" w:date="2026-10-01T18:07:00Z" w16du:dateUtc="2026-10-02T01:07:00Z">
                  <w:rPr/>
                </w:rPrChange>
              </w:rPr>
              <w:t>uM</w:t>
            </w:r>
          </w:p>
        </w:tc>
        <w:tc>
          <w:tcPr>
            <w:tcW w:w="3059" w:type="dxa"/>
            <w:tcBorders>
              <w:top w:val="single" w:sz="4" w:space="0" w:color="000000"/>
              <w:left w:val="single" w:sz="4" w:space="0" w:color="000000"/>
              <w:bottom w:val="single" w:sz="4" w:space="0" w:color="000000"/>
              <w:right w:val="single" w:sz="4" w:space="0" w:color="000000"/>
            </w:tcBorders>
            <w:vAlign w:val="center"/>
            <w:tcPrChange w:id="2963" w:author="OpenAI" w:date="2026-10-01T18:07:00Z" w16du:dateUtc="2026-10-02T01:07:00Z">
              <w:tcPr>
                <w:tcW w:w="2663"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964" w:author="OpenAI" w:date="2026-10-01T18:07:00Z" w16du:dateUtc="2026-10-02T01:07:00Z">
                  <w:rPr/>
                </w:rPrChange>
              </w:rPr>
            </w:pPr>
            <w:r>
              <w:rPr>
                <w:sz w:val="22"/>
                <w:rPrChange w:id="2965" w:author="OpenAI" w:date="2026-10-01T18:07:00Z" w16du:dateUtc="2026-10-02T01:07:00Z">
                  <w:rPr/>
                </w:rPrChange>
              </w:rPr>
              <w:t>SPR assay (BIAcore T100)</w:t>
            </w:r>
          </w:p>
        </w:tc>
        <w:tc>
          <w:tcPr>
            <w:tcW w:w="1441" w:type="dxa"/>
            <w:tcBorders>
              <w:top w:val="single" w:sz="4" w:space="0" w:color="000000"/>
              <w:left w:val="single" w:sz="4" w:space="0" w:color="000000"/>
              <w:bottom w:val="single" w:sz="4" w:space="0" w:color="000000"/>
              <w:right w:val="single" w:sz="4" w:space="0" w:color="000000"/>
            </w:tcBorders>
            <w:cellDel w:id="2966" w:author="OpenAI" w:date="2026-10-01T18:07:00Z"/>
            <w:tcPrChange w:id="2967" w:author="OpenAI" w:date="2026-10-01T18:07:00Z" w16du:dateUtc="2026-10-02T01:07:00Z">
              <w:tcPr>
                <w:tcW w:w="1441" w:type="dxa"/>
                <w:gridSpan w:val="2"/>
                <w:tcBorders>
                  <w:top w:val="single" w:sz="4" w:space="0" w:color="000000"/>
                  <w:left w:val="single" w:sz="4" w:space="0" w:color="000000"/>
                  <w:bottom w:val="single" w:sz="4" w:space="0" w:color="000000"/>
                  <w:right w:val="single" w:sz="4" w:space="0" w:color="000000"/>
                </w:tcBorders>
                <w:vAlign w:val="center"/>
                <w:cellDel w:id="2968" w:author="OpenAI" w:date="2026-10-01T18:07:00Z"/>
              </w:tcPr>
            </w:tcPrChange>
          </w:tcPr>
          <w:p w:rsidR="007B1B89" w:rsidRDefault="007B1B89">
            <w:pPr>
              <w:jc w:val="center"/>
            </w:pPr>
            <w:del w:id="2969" w:author="OpenAI" w:date="2026-10-01T18:07:00Z" w16du:dateUtc="2026-10-02T01:07:00Z">
              <w:r>
                <w:delText>A Priori and Top Down</w:delText>
              </w:r>
            </w:del>
          </w:p>
        </w:tc>
        <w:tc>
          <w:tcPr>
            <w:tcW w:w="1172" w:type="dxa"/>
            <w:gridSpan w:val="2"/>
            <w:tcBorders>
              <w:top w:val="single" w:sz="4" w:space="0" w:color="000000"/>
              <w:left w:val="single" w:sz="4" w:space="0" w:color="000000"/>
              <w:bottom w:val="single" w:sz="4" w:space="0" w:color="000000"/>
              <w:right w:val="single" w:sz="4" w:space="0" w:color="000000"/>
            </w:tcBorders>
            <w:vAlign w:val="center"/>
            <w:tcPrChange w:id="2970" w:author="OpenAI" w:date="2026-10-01T18:07:00Z" w16du:dateUtc="2026-10-02T01:07:00Z">
              <w:tcPr>
                <w:tcW w:w="3115"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971" w:author="OpenAI" w:date="2026-10-01T18:07:00Z" w16du:dateUtc="2026-10-02T01:07:00Z">
                  <w:rPr/>
                </w:rPrChange>
              </w:rPr>
            </w:pPr>
            <w:r>
              <w:rPr>
                <w:sz w:val="22"/>
                <w:rPrChange w:id="2972" w:author="OpenAI" w:date="2026-10-01T18:07:00Z" w16du:dateUtc="2026-10-02T01:07:00Z">
                  <w:rPr/>
                </w:rPrChange>
              </w:rPr>
              <w:t>[12]</w:t>
            </w:r>
          </w:p>
        </w:tc>
      </w:tr>
      <w:tr w:rsidR="001425FF">
        <w:trPr>
          <w:trHeight w:val="417"/>
          <w:trPrChange w:id="2973" w:author="OpenAI" w:date="2026-10-01T18:07:00Z" w16du:dateUtc="2026-10-02T01:07:00Z">
            <w:trPr>
              <w:trHeight w:val="417"/>
            </w:trPr>
          </w:trPrChange>
        </w:trPr>
        <w:tc>
          <w:tcPr>
            <w:tcW w:w="1596" w:type="dxa"/>
            <w:tcBorders>
              <w:top w:val="single" w:sz="4" w:space="0" w:color="000000"/>
              <w:left w:val="single" w:sz="4" w:space="0" w:color="000000"/>
              <w:bottom w:val="single" w:sz="4" w:space="0" w:color="000000"/>
              <w:right w:val="single" w:sz="4" w:space="0" w:color="000000"/>
            </w:tcBorders>
            <w:vAlign w:val="center"/>
            <w:tcPrChange w:id="2974" w:author="OpenAI" w:date="2026-10-01T18:07:00Z" w16du:dateUtc="2026-10-02T01:07:00Z">
              <w:tcPr>
                <w:tcW w:w="1830"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975" w:author="OpenAI" w:date="2026-10-01T18:07:00Z" w16du:dateUtc="2026-10-02T01:07:00Z">
                  <w:rPr/>
                </w:rPrChange>
              </w:rPr>
            </w:pPr>
            <w:r>
              <w:rPr>
                <w:sz w:val="22"/>
                <w:rPrChange w:id="2976" w:author="OpenAI" w:date="2026-10-01T18:07:00Z" w16du:dateUtc="2026-10-02T01:07:00Z">
                  <w:rPr/>
                </w:rPrChange>
              </w:rPr>
              <w:t>Nivolumab</w:t>
            </w:r>
          </w:p>
        </w:tc>
        <w:tc>
          <w:tcPr>
            <w:tcW w:w="956" w:type="dxa"/>
            <w:tcBorders>
              <w:top w:val="single" w:sz="4" w:space="0" w:color="000000"/>
              <w:left w:val="single" w:sz="4" w:space="0" w:color="000000"/>
              <w:bottom w:val="single" w:sz="4" w:space="0" w:color="000000"/>
              <w:right w:val="single" w:sz="4" w:space="0" w:color="000000"/>
            </w:tcBorders>
            <w:vAlign w:val="bottom"/>
            <w:tcPrChange w:id="2977" w:author="OpenAI" w:date="2026-10-01T18:07:00Z" w16du:dateUtc="2026-10-02T01:07:00Z">
              <w:tcPr>
                <w:tcW w:w="1161" w:type="dxa"/>
                <w:gridSpan w:val="2"/>
                <w:tcBorders>
                  <w:top w:val="single" w:sz="4" w:space="0" w:color="000000"/>
                  <w:left w:val="single" w:sz="4" w:space="0" w:color="000000"/>
                  <w:bottom w:val="single" w:sz="4" w:space="0" w:color="000000"/>
                  <w:right w:val="single" w:sz="4" w:space="0" w:color="000000"/>
                </w:tcBorders>
                <w:vAlign w:val="bottom"/>
              </w:tcPr>
            </w:tcPrChange>
          </w:tcPr>
          <w:p w:rsidR="001425FF" w:rsidRDefault="007B1B89">
            <w:pPr>
              <w:jc w:val="left"/>
              <w:rPr>
                <w:sz w:val="22"/>
                <w:rPrChange w:id="2978" w:author="OpenAI" w:date="2026-10-01T18:07:00Z" w16du:dateUtc="2026-10-02T01:07:00Z">
                  <w:rPr/>
                </w:rPrChange>
              </w:rPr>
            </w:pPr>
            <w:r>
              <w:rPr>
                <w:sz w:val="22"/>
                <w:rPrChange w:id="2979" w:author="OpenAI" w:date="2026-10-01T18:07:00Z" w16du:dateUtc="2026-10-02T01:07:00Z">
                  <w:rPr/>
                </w:rPrChange>
              </w:rPr>
              <w:t>Human</w:t>
            </w:r>
          </w:p>
        </w:tc>
        <w:tc>
          <w:tcPr>
            <w:tcW w:w="1707" w:type="dxa"/>
            <w:tcBorders>
              <w:top w:val="single" w:sz="4" w:space="0" w:color="000000"/>
              <w:left w:val="single" w:sz="4" w:space="0" w:color="000000"/>
              <w:bottom w:val="single" w:sz="4" w:space="0" w:color="000000"/>
              <w:right w:val="single" w:sz="4" w:space="0" w:color="000000"/>
            </w:tcBorders>
            <w:vAlign w:val="center"/>
            <w:tcPrChange w:id="2980" w:author="OpenAI" w:date="2026-10-01T18:07:00Z" w16du:dateUtc="2026-10-02T01:07:00Z">
              <w:tcPr>
                <w:tcW w:w="1539"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981" w:author="OpenAI" w:date="2026-10-01T18:07:00Z" w16du:dateUtc="2026-10-02T01:07:00Z">
                  <w:rPr/>
                </w:rPrChange>
              </w:rPr>
            </w:pPr>
            <w:r>
              <w:rPr>
                <w:sz w:val="22"/>
                <w:rPrChange w:id="2982" w:author="OpenAI" w:date="2026-10-01T18:07:00Z" w16du:dateUtc="2026-10-02T01:07:00Z">
                  <w:rPr/>
                </w:rPrChange>
              </w:rPr>
              <w:t>koff</w:t>
            </w:r>
          </w:p>
        </w:tc>
        <w:tc>
          <w:tcPr>
            <w:tcW w:w="1172" w:type="dxa"/>
            <w:tcBorders>
              <w:top w:val="single" w:sz="4" w:space="0" w:color="000000"/>
              <w:left w:val="single" w:sz="4" w:space="0" w:color="000000"/>
              <w:bottom w:val="single" w:sz="4" w:space="0" w:color="000000"/>
              <w:right w:val="single" w:sz="4" w:space="0" w:color="000000"/>
            </w:tcBorders>
            <w:vAlign w:val="center"/>
            <w:tcPrChange w:id="2983" w:author="OpenAI" w:date="2026-10-01T18:07:00Z" w16du:dateUtc="2026-10-02T01:07:00Z">
              <w:tcPr>
                <w:tcW w:w="1169"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right"/>
              <w:rPr>
                <w:sz w:val="22"/>
                <w:rPrChange w:id="2984" w:author="OpenAI" w:date="2026-10-01T18:07:00Z" w16du:dateUtc="2026-10-02T01:07:00Z">
                  <w:rPr/>
                </w:rPrChange>
              </w:rPr>
            </w:pPr>
            <w:r>
              <w:rPr>
                <w:sz w:val="22"/>
                <w:rPrChange w:id="2985" w:author="OpenAI" w:date="2026-10-01T18:07:00Z" w16du:dateUtc="2026-10-02T01:07:00Z">
                  <w:rPr/>
                </w:rPrChange>
              </w:rPr>
              <w:t>0.114</w:t>
            </w:r>
          </w:p>
        </w:tc>
        <w:tc>
          <w:tcPr>
            <w:tcW w:w="807" w:type="dxa"/>
            <w:tcBorders>
              <w:top w:val="single" w:sz="4" w:space="0" w:color="000000"/>
              <w:left w:val="single" w:sz="4" w:space="0" w:color="000000"/>
              <w:bottom w:val="single" w:sz="4" w:space="0" w:color="000000"/>
              <w:right w:val="single" w:sz="4" w:space="0" w:color="000000"/>
            </w:tcBorders>
            <w:vAlign w:val="center"/>
            <w:tcPrChange w:id="2986" w:author="OpenAI" w:date="2026-10-01T18:07:00Z" w16du:dateUtc="2026-10-02T01:07:00Z">
              <w:tcPr>
                <w:tcW w:w="937"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987" w:author="OpenAI" w:date="2026-10-01T18:07:00Z" w16du:dateUtc="2026-10-02T01:07:00Z">
                  <w:rPr/>
                </w:rPrChange>
              </w:rPr>
            </w:pPr>
            <w:del w:id="2988" w:author="OpenAI" w:date="2026-10-01T18:07:00Z" w16du:dateUtc="2026-10-02T01:07:00Z">
              <w:r>
                <w:delText>uM</w:delText>
              </w:r>
            </w:del>
            <w:ins w:id="2989" w:author="OpenAI" w:date="2026-10-01T18:07:00Z" w16du:dateUtc="2026-10-02T01:07:00Z">
              <w:r>
                <w:rPr>
                  <w:sz w:val="22"/>
                  <w:szCs w:val="22"/>
                </w:rPr>
                <w:t>1/min</w:t>
              </w:r>
            </w:ins>
          </w:p>
        </w:tc>
        <w:tc>
          <w:tcPr>
            <w:tcW w:w="3059" w:type="dxa"/>
            <w:tcBorders>
              <w:top w:val="single" w:sz="4" w:space="0" w:color="000000"/>
              <w:left w:val="single" w:sz="4" w:space="0" w:color="000000"/>
              <w:bottom w:val="single" w:sz="4" w:space="0" w:color="000000"/>
              <w:right w:val="single" w:sz="4" w:space="0" w:color="000000"/>
            </w:tcBorders>
            <w:vAlign w:val="center"/>
            <w:tcPrChange w:id="2990" w:author="OpenAI" w:date="2026-10-01T18:07:00Z" w16du:dateUtc="2026-10-02T01:07:00Z">
              <w:tcPr>
                <w:tcW w:w="2663"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991" w:author="OpenAI" w:date="2026-10-01T18:07:00Z" w16du:dateUtc="2026-10-02T01:07:00Z">
                  <w:rPr/>
                </w:rPrChange>
              </w:rPr>
            </w:pPr>
            <w:r>
              <w:rPr>
                <w:sz w:val="22"/>
                <w:rPrChange w:id="2992" w:author="OpenAI" w:date="2026-10-01T18:07:00Z" w16du:dateUtc="2026-10-02T01:07:00Z">
                  <w:rPr/>
                </w:rPrChange>
              </w:rPr>
              <w:t>SPR/Biacore</w:t>
            </w:r>
          </w:p>
        </w:tc>
        <w:tc>
          <w:tcPr>
            <w:tcW w:w="1441" w:type="dxa"/>
            <w:tcBorders>
              <w:top w:val="single" w:sz="4" w:space="0" w:color="000000"/>
              <w:left w:val="single" w:sz="4" w:space="0" w:color="000000"/>
              <w:bottom w:val="single" w:sz="4" w:space="0" w:color="000000"/>
              <w:right w:val="single" w:sz="4" w:space="0" w:color="000000"/>
            </w:tcBorders>
            <w:cellDel w:id="2993" w:author="OpenAI" w:date="2026-10-01T18:07:00Z"/>
            <w:tcPrChange w:id="2994" w:author="OpenAI" w:date="2026-10-01T18:07:00Z" w16du:dateUtc="2026-10-02T01:07:00Z">
              <w:tcPr>
                <w:tcW w:w="1441" w:type="dxa"/>
                <w:gridSpan w:val="2"/>
                <w:tcBorders>
                  <w:top w:val="single" w:sz="4" w:space="0" w:color="000000"/>
                  <w:left w:val="single" w:sz="4" w:space="0" w:color="000000"/>
                  <w:bottom w:val="single" w:sz="4" w:space="0" w:color="000000"/>
                  <w:right w:val="single" w:sz="4" w:space="0" w:color="000000"/>
                </w:tcBorders>
                <w:vAlign w:val="center"/>
                <w:cellDel w:id="2995" w:author="OpenAI" w:date="2026-10-01T18:07:00Z"/>
              </w:tcPr>
            </w:tcPrChange>
          </w:tcPr>
          <w:p w:rsidR="007B1B89" w:rsidRDefault="007B1B89">
            <w:pPr>
              <w:jc w:val="center"/>
            </w:pPr>
            <w:del w:id="2996" w:author="OpenAI" w:date="2026-10-01T18:07:00Z" w16du:dateUtc="2026-10-02T01:07:00Z">
              <w:r>
                <w:delText>A Priori and Top Down</w:delText>
              </w:r>
            </w:del>
          </w:p>
        </w:tc>
        <w:tc>
          <w:tcPr>
            <w:tcW w:w="1172" w:type="dxa"/>
            <w:gridSpan w:val="2"/>
            <w:tcBorders>
              <w:top w:val="single" w:sz="4" w:space="0" w:color="000000"/>
              <w:left w:val="single" w:sz="4" w:space="0" w:color="000000"/>
              <w:bottom w:val="single" w:sz="4" w:space="0" w:color="000000"/>
              <w:right w:val="single" w:sz="4" w:space="0" w:color="000000"/>
            </w:tcBorders>
            <w:vAlign w:val="center"/>
            <w:tcPrChange w:id="2997" w:author="OpenAI" w:date="2026-10-01T18:07:00Z" w16du:dateUtc="2026-10-02T01:07:00Z">
              <w:tcPr>
                <w:tcW w:w="3115"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2998" w:author="OpenAI" w:date="2026-10-01T18:07:00Z" w16du:dateUtc="2026-10-02T01:07:00Z">
                  <w:rPr/>
                </w:rPrChange>
              </w:rPr>
            </w:pPr>
            <w:r>
              <w:rPr>
                <w:sz w:val="22"/>
                <w:rPrChange w:id="2999" w:author="OpenAI" w:date="2026-10-01T18:07:00Z" w16du:dateUtc="2026-10-02T01:07:00Z">
                  <w:rPr/>
                </w:rPrChange>
              </w:rPr>
              <w:t>[12]</w:t>
            </w:r>
          </w:p>
        </w:tc>
      </w:tr>
      <w:tr w:rsidR="001425FF">
        <w:trPr>
          <w:trHeight w:val="417"/>
          <w:trPrChange w:id="3000" w:author="OpenAI" w:date="2026-10-01T18:07:00Z" w16du:dateUtc="2026-10-02T01:07:00Z">
            <w:trPr>
              <w:trHeight w:val="417"/>
            </w:trPr>
          </w:trPrChange>
        </w:trPr>
        <w:tc>
          <w:tcPr>
            <w:tcW w:w="1596" w:type="dxa"/>
            <w:tcBorders>
              <w:top w:val="single" w:sz="4" w:space="0" w:color="000000"/>
              <w:left w:val="single" w:sz="4" w:space="0" w:color="000000"/>
              <w:bottom w:val="single" w:sz="4" w:space="0" w:color="000000"/>
              <w:right w:val="single" w:sz="4" w:space="0" w:color="000000"/>
            </w:tcBorders>
            <w:vAlign w:val="center"/>
            <w:tcPrChange w:id="3001" w:author="OpenAI" w:date="2026-10-01T18:07:00Z" w16du:dateUtc="2026-10-02T01:07:00Z">
              <w:tcPr>
                <w:tcW w:w="1830"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3002" w:author="OpenAI" w:date="2026-10-01T18:07:00Z" w16du:dateUtc="2026-10-02T01:07:00Z">
                  <w:rPr/>
                </w:rPrChange>
              </w:rPr>
            </w:pPr>
            <w:r>
              <w:rPr>
                <w:sz w:val="22"/>
                <w:rPrChange w:id="3003" w:author="OpenAI" w:date="2026-10-01T18:07:00Z" w16du:dateUtc="2026-10-02T01:07:00Z">
                  <w:rPr/>
                </w:rPrChange>
              </w:rPr>
              <w:t>Nivolumab</w:t>
            </w:r>
          </w:p>
        </w:tc>
        <w:tc>
          <w:tcPr>
            <w:tcW w:w="956" w:type="dxa"/>
            <w:tcBorders>
              <w:top w:val="single" w:sz="4" w:space="0" w:color="000000"/>
              <w:left w:val="single" w:sz="4" w:space="0" w:color="000000"/>
              <w:bottom w:val="single" w:sz="4" w:space="0" w:color="000000"/>
              <w:right w:val="single" w:sz="4" w:space="0" w:color="000000"/>
            </w:tcBorders>
            <w:vAlign w:val="bottom"/>
            <w:tcPrChange w:id="3004" w:author="OpenAI" w:date="2026-10-01T18:07:00Z" w16du:dateUtc="2026-10-02T01:07:00Z">
              <w:tcPr>
                <w:tcW w:w="1161" w:type="dxa"/>
                <w:gridSpan w:val="2"/>
                <w:tcBorders>
                  <w:top w:val="single" w:sz="4" w:space="0" w:color="000000"/>
                  <w:left w:val="single" w:sz="4" w:space="0" w:color="000000"/>
                  <w:bottom w:val="single" w:sz="4" w:space="0" w:color="000000"/>
                  <w:right w:val="single" w:sz="4" w:space="0" w:color="000000"/>
                </w:tcBorders>
                <w:vAlign w:val="bottom"/>
              </w:tcPr>
            </w:tcPrChange>
          </w:tcPr>
          <w:p w:rsidR="001425FF" w:rsidRDefault="007B1B89">
            <w:pPr>
              <w:jc w:val="left"/>
              <w:rPr>
                <w:sz w:val="22"/>
                <w:rPrChange w:id="3005" w:author="OpenAI" w:date="2026-10-01T18:07:00Z" w16du:dateUtc="2026-10-02T01:07:00Z">
                  <w:rPr/>
                </w:rPrChange>
              </w:rPr>
            </w:pPr>
            <w:r>
              <w:rPr>
                <w:sz w:val="22"/>
                <w:rPrChange w:id="3006" w:author="OpenAI" w:date="2026-10-01T18:07:00Z" w16du:dateUtc="2026-10-02T01:07:00Z">
                  <w:rPr/>
                </w:rPrChange>
              </w:rPr>
              <w:t>Human</w:t>
            </w:r>
          </w:p>
        </w:tc>
        <w:tc>
          <w:tcPr>
            <w:tcW w:w="1707" w:type="dxa"/>
            <w:tcBorders>
              <w:top w:val="single" w:sz="4" w:space="0" w:color="000000"/>
              <w:left w:val="single" w:sz="4" w:space="0" w:color="000000"/>
              <w:bottom w:val="single" w:sz="4" w:space="0" w:color="000000"/>
              <w:right w:val="single" w:sz="4" w:space="0" w:color="000000"/>
            </w:tcBorders>
            <w:vAlign w:val="center"/>
            <w:tcPrChange w:id="3007" w:author="OpenAI" w:date="2026-10-01T18:07:00Z" w16du:dateUtc="2026-10-02T01:07:00Z">
              <w:tcPr>
                <w:tcW w:w="1539"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3008" w:author="OpenAI" w:date="2026-10-01T18:07:00Z" w16du:dateUtc="2026-10-02T01:07:00Z">
                  <w:rPr/>
                </w:rPrChange>
              </w:rPr>
            </w:pPr>
            <w:r>
              <w:rPr>
                <w:sz w:val="22"/>
                <w:rPrChange w:id="3009" w:author="OpenAI" w:date="2026-10-01T18:07:00Z" w16du:dateUtc="2026-10-02T01:07:00Z">
                  <w:rPr/>
                </w:rPrChange>
              </w:rPr>
              <w:t>kint</w:t>
            </w:r>
          </w:p>
        </w:tc>
        <w:tc>
          <w:tcPr>
            <w:tcW w:w="1172" w:type="dxa"/>
            <w:tcBorders>
              <w:top w:val="single" w:sz="4" w:space="0" w:color="000000"/>
              <w:left w:val="single" w:sz="4" w:space="0" w:color="000000"/>
              <w:bottom w:val="single" w:sz="4" w:space="0" w:color="000000"/>
              <w:right w:val="single" w:sz="4" w:space="0" w:color="000000"/>
            </w:tcBorders>
            <w:vAlign w:val="center"/>
            <w:tcPrChange w:id="3010" w:author="OpenAI" w:date="2026-10-01T18:07:00Z" w16du:dateUtc="2026-10-02T01:07:00Z">
              <w:tcPr>
                <w:tcW w:w="1169"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right"/>
              <w:rPr>
                <w:sz w:val="22"/>
                <w:rPrChange w:id="3011" w:author="OpenAI" w:date="2026-10-01T18:07:00Z" w16du:dateUtc="2026-10-02T01:07:00Z">
                  <w:rPr/>
                </w:rPrChange>
              </w:rPr>
            </w:pPr>
            <w:r>
              <w:rPr>
                <w:sz w:val="22"/>
                <w:rPrChange w:id="3012" w:author="OpenAI" w:date="2026-10-01T18:07:00Z" w16du:dateUtc="2026-10-02T01:07:00Z">
                  <w:rPr/>
                </w:rPrChange>
              </w:rPr>
              <w:t>0.027</w:t>
            </w:r>
          </w:p>
        </w:tc>
        <w:tc>
          <w:tcPr>
            <w:tcW w:w="807" w:type="dxa"/>
            <w:tcBorders>
              <w:top w:val="single" w:sz="4" w:space="0" w:color="000000"/>
              <w:left w:val="single" w:sz="4" w:space="0" w:color="000000"/>
              <w:bottom w:val="single" w:sz="4" w:space="0" w:color="000000"/>
              <w:right w:val="single" w:sz="4" w:space="0" w:color="000000"/>
            </w:tcBorders>
            <w:vAlign w:val="center"/>
            <w:tcPrChange w:id="3013" w:author="OpenAI" w:date="2026-10-01T18:07:00Z" w16du:dateUtc="2026-10-02T01:07:00Z">
              <w:tcPr>
                <w:tcW w:w="937"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3014" w:author="OpenAI" w:date="2026-10-01T18:07:00Z" w16du:dateUtc="2026-10-02T01:07:00Z">
                  <w:rPr/>
                </w:rPrChange>
              </w:rPr>
            </w:pPr>
            <w:r>
              <w:rPr>
                <w:sz w:val="22"/>
                <w:rPrChange w:id="3015" w:author="OpenAI" w:date="2026-10-01T18:07:00Z" w16du:dateUtc="2026-10-02T01:07:00Z">
                  <w:rPr/>
                </w:rPrChange>
              </w:rPr>
              <w:t>1/h</w:t>
            </w:r>
          </w:p>
        </w:tc>
        <w:tc>
          <w:tcPr>
            <w:tcW w:w="3059" w:type="dxa"/>
            <w:tcBorders>
              <w:top w:val="single" w:sz="4" w:space="0" w:color="000000"/>
              <w:left w:val="single" w:sz="4" w:space="0" w:color="000000"/>
              <w:bottom w:val="single" w:sz="4" w:space="0" w:color="000000"/>
              <w:right w:val="single" w:sz="4" w:space="0" w:color="000000"/>
            </w:tcBorders>
            <w:tcPrChange w:id="3016" w:author="OpenAI" w:date="2026-10-01T18:07:00Z" w16du:dateUtc="2026-10-02T01:07:00Z">
              <w:tcPr>
                <w:tcW w:w="2663" w:type="dxa"/>
                <w:gridSpan w:val="2"/>
                <w:tcBorders>
                  <w:top w:val="single" w:sz="4" w:space="0" w:color="000000"/>
                  <w:left w:val="single" w:sz="4" w:space="0" w:color="000000"/>
                  <w:bottom w:val="single" w:sz="4" w:space="0" w:color="000000"/>
                  <w:right w:val="single" w:sz="4" w:space="0" w:color="000000"/>
                </w:tcBorders>
              </w:tcPr>
            </w:tcPrChange>
          </w:tcPr>
          <w:p w:rsidR="001425FF" w:rsidRDefault="007B1B89">
            <w:pPr>
              <w:jc w:val="left"/>
              <w:rPr>
                <w:sz w:val="22"/>
                <w:rPrChange w:id="3017" w:author="OpenAI" w:date="2026-10-01T18:07:00Z" w16du:dateUtc="2026-10-02T01:07:00Z">
                  <w:rPr/>
                </w:rPrChange>
              </w:rPr>
            </w:pPr>
            <w:r>
              <w:rPr>
                <w:sz w:val="22"/>
                <w:rPrChange w:id="3018" w:author="OpenAI" w:date="2026-10-01T18:07:00Z" w16du:dateUtc="2026-10-02T01:07:00Z">
                  <w:rPr/>
                </w:rPrChange>
              </w:rPr>
              <w:t>Model estimated by the authors [13]</w:t>
            </w:r>
          </w:p>
        </w:tc>
        <w:tc>
          <w:tcPr>
            <w:tcW w:w="1441" w:type="dxa"/>
            <w:tcBorders>
              <w:top w:val="single" w:sz="4" w:space="0" w:color="000000"/>
              <w:left w:val="single" w:sz="4" w:space="0" w:color="000000"/>
              <w:bottom w:val="single" w:sz="4" w:space="0" w:color="000000"/>
              <w:right w:val="single" w:sz="4" w:space="0" w:color="000000"/>
            </w:tcBorders>
            <w:cellDel w:id="3019" w:author="OpenAI" w:date="2026-10-01T18:07:00Z"/>
            <w:tcPrChange w:id="3020" w:author="OpenAI" w:date="2026-10-01T18:07:00Z" w16du:dateUtc="2026-10-02T01:07:00Z">
              <w:tcPr>
                <w:tcW w:w="1441" w:type="dxa"/>
                <w:gridSpan w:val="2"/>
                <w:tcBorders>
                  <w:top w:val="single" w:sz="4" w:space="0" w:color="000000"/>
                  <w:left w:val="single" w:sz="4" w:space="0" w:color="000000"/>
                  <w:bottom w:val="single" w:sz="4" w:space="0" w:color="000000"/>
                  <w:right w:val="single" w:sz="4" w:space="0" w:color="000000"/>
                </w:tcBorders>
                <w:vAlign w:val="center"/>
                <w:cellDel w:id="3021" w:author="OpenAI" w:date="2026-10-01T18:07:00Z"/>
              </w:tcPr>
            </w:tcPrChange>
          </w:tcPr>
          <w:p w:rsidR="007B1B89" w:rsidRDefault="007B1B89">
            <w:pPr>
              <w:jc w:val="center"/>
            </w:pPr>
            <w:del w:id="3022" w:author="OpenAI" w:date="2026-10-01T18:07:00Z" w16du:dateUtc="2026-10-02T01:07:00Z">
              <w:r>
                <w:delText>A Priori and Top Down</w:delText>
              </w:r>
            </w:del>
          </w:p>
        </w:tc>
        <w:tc>
          <w:tcPr>
            <w:tcW w:w="1172" w:type="dxa"/>
            <w:gridSpan w:val="2"/>
            <w:tcBorders>
              <w:top w:val="single" w:sz="4" w:space="0" w:color="000000"/>
              <w:left w:val="single" w:sz="4" w:space="0" w:color="000000"/>
              <w:bottom w:val="single" w:sz="4" w:space="0" w:color="000000"/>
              <w:right w:val="single" w:sz="4" w:space="0" w:color="000000"/>
            </w:tcBorders>
            <w:vAlign w:val="center"/>
            <w:tcPrChange w:id="3023" w:author="OpenAI" w:date="2026-10-01T18:07:00Z" w16du:dateUtc="2026-10-02T01:07:00Z">
              <w:tcPr>
                <w:tcW w:w="3115"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3024" w:author="OpenAI" w:date="2026-10-01T18:07:00Z" w16du:dateUtc="2026-10-02T01:07:00Z">
                  <w:rPr/>
                </w:rPrChange>
              </w:rPr>
            </w:pPr>
            <w:r>
              <w:rPr>
                <w:sz w:val="22"/>
                <w:rPrChange w:id="3025" w:author="OpenAI" w:date="2026-10-01T18:07:00Z" w16du:dateUtc="2026-10-02T01:07:00Z">
                  <w:rPr/>
                </w:rPrChange>
              </w:rPr>
              <w:t>[13]</w:t>
            </w:r>
          </w:p>
        </w:tc>
      </w:tr>
      <w:tr w:rsidR="001425FF">
        <w:trPr>
          <w:trHeight w:val="417"/>
          <w:trPrChange w:id="3026" w:author="OpenAI" w:date="2026-10-01T18:07:00Z" w16du:dateUtc="2026-10-02T01:07:00Z">
            <w:trPr>
              <w:trHeight w:val="417"/>
            </w:trPr>
          </w:trPrChange>
        </w:trPr>
        <w:tc>
          <w:tcPr>
            <w:tcW w:w="1596" w:type="dxa"/>
            <w:tcBorders>
              <w:top w:val="single" w:sz="4" w:space="0" w:color="000000"/>
              <w:left w:val="single" w:sz="4" w:space="0" w:color="000000"/>
              <w:bottom w:val="single" w:sz="4" w:space="0" w:color="000000"/>
              <w:right w:val="single" w:sz="4" w:space="0" w:color="000000"/>
            </w:tcBorders>
            <w:vAlign w:val="center"/>
            <w:tcPrChange w:id="3027" w:author="OpenAI" w:date="2026-10-01T18:07:00Z" w16du:dateUtc="2026-10-02T01:07:00Z">
              <w:tcPr>
                <w:tcW w:w="1830"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3028" w:author="OpenAI" w:date="2026-10-01T18:07:00Z" w16du:dateUtc="2026-10-02T01:07:00Z">
                  <w:rPr/>
                </w:rPrChange>
              </w:rPr>
            </w:pPr>
            <w:r>
              <w:rPr>
                <w:sz w:val="22"/>
                <w:rPrChange w:id="3029" w:author="OpenAI" w:date="2026-10-01T18:07:00Z" w16du:dateUtc="2026-10-02T01:07:00Z">
                  <w:rPr/>
                </w:rPrChange>
              </w:rPr>
              <w:t>Nivolumab</w:t>
            </w:r>
          </w:p>
        </w:tc>
        <w:tc>
          <w:tcPr>
            <w:tcW w:w="956" w:type="dxa"/>
            <w:tcBorders>
              <w:top w:val="single" w:sz="4" w:space="0" w:color="000000"/>
              <w:left w:val="single" w:sz="4" w:space="0" w:color="000000"/>
              <w:bottom w:val="single" w:sz="4" w:space="0" w:color="000000"/>
              <w:right w:val="single" w:sz="4" w:space="0" w:color="000000"/>
            </w:tcBorders>
            <w:vAlign w:val="bottom"/>
            <w:tcPrChange w:id="3030" w:author="OpenAI" w:date="2026-10-01T18:07:00Z" w16du:dateUtc="2026-10-02T01:07:00Z">
              <w:tcPr>
                <w:tcW w:w="1161" w:type="dxa"/>
                <w:gridSpan w:val="2"/>
                <w:tcBorders>
                  <w:top w:val="single" w:sz="4" w:space="0" w:color="000000"/>
                  <w:left w:val="single" w:sz="4" w:space="0" w:color="000000"/>
                  <w:bottom w:val="single" w:sz="4" w:space="0" w:color="000000"/>
                  <w:right w:val="single" w:sz="4" w:space="0" w:color="000000"/>
                </w:tcBorders>
                <w:vAlign w:val="bottom"/>
              </w:tcPr>
            </w:tcPrChange>
          </w:tcPr>
          <w:p w:rsidR="001425FF" w:rsidRDefault="007B1B89">
            <w:pPr>
              <w:jc w:val="left"/>
              <w:rPr>
                <w:sz w:val="22"/>
                <w:rPrChange w:id="3031" w:author="OpenAI" w:date="2026-10-01T18:07:00Z" w16du:dateUtc="2026-10-02T01:07:00Z">
                  <w:rPr/>
                </w:rPrChange>
              </w:rPr>
            </w:pPr>
            <w:r>
              <w:rPr>
                <w:sz w:val="22"/>
                <w:rPrChange w:id="3032" w:author="OpenAI" w:date="2026-10-01T18:07:00Z" w16du:dateUtc="2026-10-02T01:07:00Z">
                  <w:rPr/>
                </w:rPrChange>
              </w:rPr>
              <w:t>Human</w:t>
            </w:r>
          </w:p>
        </w:tc>
        <w:tc>
          <w:tcPr>
            <w:tcW w:w="1707" w:type="dxa"/>
            <w:tcBorders>
              <w:top w:val="single" w:sz="4" w:space="0" w:color="000000"/>
              <w:left w:val="single" w:sz="4" w:space="0" w:color="000000"/>
              <w:bottom w:val="single" w:sz="4" w:space="0" w:color="000000"/>
              <w:right w:val="single" w:sz="4" w:space="0" w:color="000000"/>
            </w:tcBorders>
            <w:vAlign w:val="center"/>
            <w:tcPrChange w:id="3033" w:author="OpenAI" w:date="2026-10-01T18:07:00Z" w16du:dateUtc="2026-10-02T01:07:00Z">
              <w:tcPr>
                <w:tcW w:w="1539"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3034" w:author="OpenAI" w:date="2026-10-01T18:07:00Z" w16du:dateUtc="2026-10-02T01:07:00Z">
                  <w:rPr/>
                </w:rPrChange>
              </w:rPr>
            </w:pPr>
            <w:r>
              <w:rPr>
                <w:sz w:val="22"/>
                <w:rPrChange w:id="3035" w:author="OpenAI" w:date="2026-10-01T18:07:00Z" w16du:dateUtc="2026-10-02T01:07:00Z">
                  <w:rPr/>
                </w:rPrChange>
              </w:rPr>
              <w:t>Reference target concentration</w:t>
            </w:r>
          </w:p>
        </w:tc>
        <w:tc>
          <w:tcPr>
            <w:tcW w:w="1172" w:type="dxa"/>
            <w:tcBorders>
              <w:top w:val="single" w:sz="4" w:space="0" w:color="000000"/>
              <w:left w:val="single" w:sz="4" w:space="0" w:color="000000"/>
              <w:bottom w:val="single" w:sz="4" w:space="0" w:color="000000"/>
              <w:right w:val="single" w:sz="4" w:space="0" w:color="000000"/>
            </w:tcBorders>
            <w:vAlign w:val="center"/>
            <w:tcPrChange w:id="3036" w:author="OpenAI" w:date="2026-10-01T18:07:00Z" w16du:dateUtc="2026-10-02T01:07:00Z">
              <w:tcPr>
                <w:tcW w:w="1169"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right"/>
              <w:rPr>
                <w:sz w:val="22"/>
                <w:rPrChange w:id="3037" w:author="OpenAI" w:date="2026-10-01T18:07:00Z" w16du:dateUtc="2026-10-02T01:07:00Z">
                  <w:rPr/>
                </w:rPrChange>
              </w:rPr>
            </w:pPr>
            <w:r>
              <w:rPr>
                <w:sz w:val="22"/>
                <w:rPrChange w:id="3038" w:author="OpenAI" w:date="2026-10-01T18:07:00Z" w16du:dateUtc="2026-10-02T01:07:00Z">
                  <w:rPr/>
                </w:rPrChange>
              </w:rPr>
              <w:t>0.07138</w:t>
            </w:r>
          </w:p>
        </w:tc>
        <w:tc>
          <w:tcPr>
            <w:tcW w:w="807" w:type="dxa"/>
            <w:tcBorders>
              <w:top w:val="single" w:sz="4" w:space="0" w:color="000000"/>
              <w:left w:val="single" w:sz="4" w:space="0" w:color="000000"/>
              <w:bottom w:val="single" w:sz="4" w:space="0" w:color="000000"/>
              <w:right w:val="single" w:sz="4" w:space="0" w:color="000000"/>
            </w:tcBorders>
            <w:vAlign w:val="center"/>
            <w:tcPrChange w:id="3039" w:author="OpenAI" w:date="2026-10-01T18:07:00Z" w16du:dateUtc="2026-10-02T01:07:00Z">
              <w:tcPr>
                <w:tcW w:w="937"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3040" w:author="OpenAI" w:date="2026-10-01T18:07:00Z" w16du:dateUtc="2026-10-02T01:07:00Z">
                  <w:rPr/>
                </w:rPrChange>
              </w:rPr>
            </w:pPr>
            <w:r>
              <w:rPr>
                <w:sz w:val="22"/>
                <w:rPrChange w:id="3041" w:author="OpenAI" w:date="2026-10-01T18:07:00Z" w16du:dateUtc="2026-10-02T01:07:00Z">
                  <w:rPr/>
                </w:rPrChange>
              </w:rPr>
              <w:t>nM</w:t>
            </w:r>
          </w:p>
        </w:tc>
        <w:tc>
          <w:tcPr>
            <w:tcW w:w="3059" w:type="dxa"/>
            <w:tcBorders>
              <w:top w:val="single" w:sz="4" w:space="0" w:color="000000"/>
              <w:left w:val="single" w:sz="4" w:space="0" w:color="000000"/>
              <w:bottom w:val="single" w:sz="4" w:space="0" w:color="000000"/>
              <w:right w:val="single" w:sz="4" w:space="0" w:color="000000"/>
            </w:tcBorders>
            <w:tcPrChange w:id="3042" w:author="OpenAI" w:date="2026-10-01T18:07:00Z" w16du:dateUtc="2026-10-02T01:07:00Z">
              <w:tcPr>
                <w:tcW w:w="2663" w:type="dxa"/>
                <w:gridSpan w:val="2"/>
                <w:tcBorders>
                  <w:top w:val="single" w:sz="4" w:space="0" w:color="000000"/>
                  <w:left w:val="single" w:sz="4" w:space="0" w:color="000000"/>
                  <w:bottom w:val="single" w:sz="4" w:space="0" w:color="000000"/>
                  <w:right w:val="single" w:sz="4" w:space="0" w:color="000000"/>
                </w:tcBorders>
              </w:tcPr>
            </w:tcPrChange>
          </w:tcPr>
          <w:p w:rsidR="001425FF" w:rsidRDefault="007B1B89">
            <w:pPr>
              <w:jc w:val="left"/>
              <w:rPr>
                <w:sz w:val="22"/>
                <w:rPrChange w:id="3043" w:author="OpenAI" w:date="2026-10-01T18:07:00Z" w16du:dateUtc="2026-10-02T01:07:00Z">
                  <w:rPr/>
                </w:rPrChange>
              </w:rPr>
            </w:pPr>
            <w:r>
              <w:rPr>
                <w:sz w:val="22"/>
                <w:rPrChange w:id="3044" w:author="OpenAI" w:date="2026-10-01T18:07:00Z" w16du:dateUtc="2026-10-02T01:07:00Z">
                  <w:rPr/>
                </w:rPrChange>
              </w:rPr>
              <w:t>Model estimated by the authors [13]</w:t>
            </w:r>
          </w:p>
        </w:tc>
        <w:tc>
          <w:tcPr>
            <w:tcW w:w="1441" w:type="dxa"/>
            <w:tcBorders>
              <w:top w:val="single" w:sz="4" w:space="0" w:color="000000"/>
              <w:left w:val="single" w:sz="4" w:space="0" w:color="000000"/>
              <w:bottom w:val="single" w:sz="4" w:space="0" w:color="000000"/>
              <w:right w:val="single" w:sz="4" w:space="0" w:color="000000"/>
            </w:tcBorders>
            <w:cellDel w:id="3045" w:author="OpenAI" w:date="2026-10-01T18:07:00Z"/>
            <w:tcPrChange w:id="3046" w:author="OpenAI" w:date="2026-10-01T18:07:00Z" w16du:dateUtc="2026-10-02T01:07:00Z">
              <w:tcPr>
                <w:tcW w:w="1441" w:type="dxa"/>
                <w:gridSpan w:val="2"/>
                <w:tcBorders>
                  <w:top w:val="single" w:sz="4" w:space="0" w:color="000000"/>
                  <w:left w:val="single" w:sz="4" w:space="0" w:color="000000"/>
                  <w:bottom w:val="single" w:sz="4" w:space="0" w:color="000000"/>
                  <w:right w:val="single" w:sz="4" w:space="0" w:color="000000"/>
                </w:tcBorders>
                <w:vAlign w:val="center"/>
                <w:cellDel w:id="3047" w:author="OpenAI" w:date="2026-10-01T18:07:00Z"/>
              </w:tcPr>
            </w:tcPrChange>
          </w:tcPr>
          <w:p w:rsidR="007B1B89" w:rsidRDefault="007B1B89">
            <w:pPr>
              <w:jc w:val="center"/>
            </w:pPr>
            <w:del w:id="3048" w:author="OpenAI" w:date="2026-10-01T18:07:00Z" w16du:dateUtc="2026-10-02T01:07:00Z">
              <w:r>
                <w:delText>A Priori and Top Down</w:delText>
              </w:r>
            </w:del>
          </w:p>
        </w:tc>
        <w:tc>
          <w:tcPr>
            <w:tcW w:w="1172" w:type="dxa"/>
            <w:gridSpan w:val="2"/>
            <w:tcBorders>
              <w:top w:val="single" w:sz="4" w:space="0" w:color="000000"/>
              <w:left w:val="single" w:sz="4" w:space="0" w:color="000000"/>
              <w:bottom w:val="single" w:sz="4" w:space="0" w:color="000000"/>
              <w:right w:val="single" w:sz="4" w:space="0" w:color="000000"/>
            </w:tcBorders>
            <w:vAlign w:val="center"/>
            <w:tcPrChange w:id="3049" w:author="OpenAI" w:date="2026-10-01T18:07:00Z" w16du:dateUtc="2026-10-02T01:07:00Z">
              <w:tcPr>
                <w:tcW w:w="3115"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3050" w:author="OpenAI" w:date="2026-10-01T18:07:00Z" w16du:dateUtc="2026-10-02T01:07:00Z">
                  <w:rPr/>
                </w:rPrChange>
              </w:rPr>
            </w:pPr>
            <w:r>
              <w:rPr>
                <w:sz w:val="22"/>
                <w:rPrChange w:id="3051" w:author="OpenAI" w:date="2026-10-01T18:07:00Z" w16du:dateUtc="2026-10-02T01:07:00Z">
                  <w:rPr/>
                </w:rPrChange>
              </w:rPr>
              <w:t>[13]</w:t>
            </w:r>
          </w:p>
        </w:tc>
      </w:tr>
      <w:tr w:rsidR="001425FF">
        <w:trPr>
          <w:trHeight w:val="417"/>
          <w:trPrChange w:id="3052" w:author="OpenAI" w:date="2026-10-01T18:07:00Z" w16du:dateUtc="2026-10-02T01:07:00Z">
            <w:trPr>
              <w:trHeight w:val="417"/>
            </w:trPr>
          </w:trPrChange>
        </w:trPr>
        <w:tc>
          <w:tcPr>
            <w:tcW w:w="1596" w:type="dxa"/>
            <w:tcBorders>
              <w:top w:val="single" w:sz="4" w:space="0" w:color="000000"/>
              <w:left w:val="single" w:sz="4" w:space="0" w:color="000000"/>
              <w:bottom w:val="single" w:sz="4" w:space="0" w:color="000000"/>
              <w:right w:val="single" w:sz="4" w:space="0" w:color="000000"/>
            </w:tcBorders>
            <w:vAlign w:val="center"/>
            <w:tcPrChange w:id="3053" w:author="OpenAI" w:date="2026-10-01T18:07:00Z" w16du:dateUtc="2026-10-02T01:07:00Z">
              <w:tcPr>
                <w:tcW w:w="1830"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3054" w:author="OpenAI" w:date="2026-10-01T18:07:00Z" w16du:dateUtc="2026-10-02T01:07:00Z">
                  <w:rPr/>
                </w:rPrChange>
              </w:rPr>
            </w:pPr>
            <w:r>
              <w:rPr>
                <w:sz w:val="22"/>
                <w:rPrChange w:id="3055" w:author="OpenAI" w:date="2026-10-01T18:07:00Z" w16du:dateUtc="2026-10-02T01:07:00Z">
                  <w:rPr/>
                </w:rPrChange>
              </w:rPr>
              <w:t>Nivolumab</w:t>
            </w:r>
          </w:p>
        </w:tc>
        <w:tc>
          <w:tcPr>
            <w:tcW w:w="956" w:type="dxa"/>
            <w:tcBorders>
              <w:top w:val="single" w:sz="4" w:space="0" w:color="000000"/>
              <w:left w:val="single" w:sz="4" w:space="0" w:color="000000"/>
              <w:bottom w:val="single" w:sz="4" w:space="0" w:color="000000"/>
              <w:right w:val="single" w:sz="4" w:space="0" w:color="000000"/>
            </w:tcBorders>
            <w:vAlign w:val="bottom"/>
            <w:tcPrChange w:id="3056" w:author="OpenAI" w:date="2026-10-01T18:07:00Z" w16du:dateUtc="2026-10-02T01:07:00Z">
              <w:tcPr>
                <w:tcW w:w="1161" w:type="dxa"/>
                <w:gridSpan w:val="2"/>
                <w:tcBorders>
                  <w:top w:val="single" w:sz="4" w:space="0" w:color="000000"/>
                  <w:left w:val="single" w:sz="4" w:space="0" w:color="000000"/>
                  <w:bottom w:val="single" w:sz="4" w:space="0" w:color="000000"/>
                  <w:right w:val="single" w:sz="4" w:space="0" w:color="000000"/>
                </w:tcBorders>
                <w:vAlign w:val="bottom"/>
              </w:tcPr>
            </w:tcPrChange>
          </w:tcPr>
          <w:p w:rsidR="001425FF" w:rsidRDefault="007B1B89">
            <w:pPr>
              <w:jc w:val="left"/>
              <w:rPr>
                <w:sz w:val="22"/>
                <w:rPrChange w:id="3057" w:author="OpenAI" w:date="2026-10-01T18:07:00Z" w16du:dateUtc="2026-10-02T01:07:00Z">
                  <w:rPr/>
                </w:rPrChange>
              </w:rPr>
            </w:pPr>
            <w:r>
              <w:rPr>
                <w:sz w:val="22"/>
                <w:rPrChange w:id="3058" w:author="OpenAI" w:date="2026-10-01T18:07:00Z" w16du:dateUtc="2026-10-02T01:07:00Z">
                  <w:rPr/>
                </w:rPrChange>
              </w:rPr>
              <w:t>Human</w:t>
            </w:r>
          </w:p>
        </w:tc>
        <w:tc>
          <w:tcPr>
            <w:tcW w:w="1707" w:type="dxa"/>
            <w:tcBorders>
              <w:top w:val="single" w:sz="4" w:space="0" w:color="000000"/>
              <w:left w:val="single" w:sz="4" w:space="0" w:color="000000"/>
              <w:bottom w:val="single" w:sz="4" w:space="0" w:color="000000"/>
              <w:right w:val="single" w:sz="4" w:space="0" w:color="000000"/>
            </w:tcBorders>
            <w:vAlign w:val="center"/>
            <w:tcPrChange w:id="3059" w:author="OpenAI" w:date="2026-10-01T18:07:00Z" w16du:dateUtc="2026-10-02T01:07:00Z">
              <w:tcPr>
                <w:tcW w:w="1539"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3060" w:author="OpenAI" w:date="2026-10-01T18:07:00Z" w16du:dateUtc="2026-10-02T01:07:00Z">
                  <w:rPr/>
                </w:rPrChange>
              </w:rPr>
            </w:pPr>
            <w:r>
              <w:rPr>
                <w:sz w:val="22"/>
                <w:rPrChange w:id="3061" w:author="OpenAI" w:date="2026-10-01T18:07:00Z" w16du:dateUtc="2026-10-02T01:07:00Z">
                  <w:rPr/>
                </w:rPrChange>
              </w:rPr>
              <w:t>kdeg</w:t>
            </w:r>
          </w:p>
        </w:tc>
        <w:tc>
          <w:tcPr>
            <w:tcW w:w="1172" w:type="dxa"/>
            <w:tcBorders>
              <w:top w:val="single" w:sz="4" w:space="0" w:color="000000"/>
              <w:left w:val="single" w:sz="4" w:space="0" w:color="000000"/>
              <w:bottom w:val="single" w:sz="4" w:space="0" w:color="000000"/>
              <w:right w:val="single" w:sz="4" w:space="0" w:color="000000"/>
            </w:tcBorders>
            <w:vAlign w:val="center"/>
            <w:tcPrChange w:id="3062" w:author="OpenAI" w:date="2026-10-01T18:07:00Z" w16du:dateUtc="2026-10-02T01:07:00Z">
              <w:tcPr>
                <w:tcW w:w="1169"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right"/>
              <w:rPr>
                <w:sz w:val="22"/>
                <w:rPrChange w:id="3063" w:author="OpenAI" w:date="2026-10-01T18:07:00Z" w16du:dateUtc="2026-10-02T01:07:00Z">
                  <w:rPr/>
                </w:rPrChange>
              </w:rPr>
            </w:pPr>
            <w:r>
              <w:rPr>
                <w:sz w:val="22"/>
                <w:rPrChange w:id="3064" w:author="OpenAI" w:date="2026-10-01T18:07:00Z" w16du:dateUtc="2026-10-02T01:07:00Z">
                  <w:rPr/>
                </w:rPrChange>
              </w:rPr>
              <w:t>0.027</w:t>
            </w:r>
          </w:p>
        </w:tc>
        <w:tc>
          <w:tcPr>
            <w:tcW w:w="807" w:type="dxa"/>
            <w:tcBorders>
              <w:top w:val="single" w:sz="4" w:space="0" w:color="000000"/>
              <w:left w:val="single" w:sz="4" w:space="0" w:color="000000"/>
              <w:bottom w:val="single" w:sz="4" w:space="0" w:color="000000"/>
              <w:right w:val="single" w:sz="4" w:space="0" w:color="000000"/>
            </w:tcBorders>
            <w:vAlign w:val="center"/>
            <w:tcPrChange w:id="3065" w:author="OpenAI" w:date="2026-10-01T18:07:00Z" w16du:dateUtc="2026-10-02T01:07:00Z">
              <w:tcPr>
                <w:tcW w:w="937"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3066" w:author="OpenAI" w:date="2026-10-01T18:07:00Z" w16du:dateUtc="2026-10-02T01:07:00Z">
                  <w:rPr/>
                </w:rPrChange>
              </w:rPr>
            </w:pPr>
            <w:r>
              <w:rPr>
                <w:sz w:val="22"/>
                <w:rPrChange w:id="3067" w:author="OpenAI" w:date="2026-10-01T18:07:00Z" w16du:dateUtc="2026-10-02T01:07:00Z">
                  <w:rPr/>
                </w:rPrChange>
              </w:rPr>
              <w:t>1/h</w:t>
            </w:r>
          </w:p>
        </w:tc>
        <w:tc>
          <w:tcPr>
            <w:tcW w:w="3059" w:type="dxa"/>
            <w:tcBorders>
              <w:top w:val="single" w:sz="4" w:space="0" w:color="000000"/>
              <w:left w:val="single" w:sz="4" w:space="0" w:color="000000"/>
              <w:bottom w:val="single" w:sz="4" w:space="0" w:color="000000"/>
              <w:right w:val="single" w:sz="4" w:space="0" w:color="000000"/>
            </w:tcBorders>
            <w:vAlign w:val="center"/>
            <w:tcPrChange w:id="3068" w:author="OpenAI" w:date="2026-10-01T18:07:00Z" w16du:dateUtc="2026-10-02T01:07:00Z">
              <w:tcPr>
                <w:tcW w:w="2663"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3069" w:author="OpenAI" w:date="2026-10-01T18:07:00Z" w16du:dateUtc="2026-10-02T01:07:00Z">
                  <w:rPr/>
                </w:rPrChange>
              </w:rPr>
            </w:pPr>
            <w:r>
              <w:rPr>
                <w:sz w:val="22"/>
                <w:rPrChange w:id="3070" w:author="OpenAI" w:date="2026-10-01T18:07:00Z" w16du:dateUtc="2026-10-02T01:07:00Z">
                  <w:rPr/>
                </w:rPrChange>
              </w:rPr>
              <w:t>Model estimated by the authors [13]</w:t>
            </w:r>
          </w:p>
        </w:tc>
        <w:tc>
          <w:tcPr>
            <w:tcW w:w="1441" w:type="dxa"/>
            <w:tcBorders>
              <w:top w:val="single" w:sz="4" w:space="0" w:color="000000"/>
              <w:left w:val="single" w:sz="4" w:space="0" w:color="000000"/>
              <w:bottom w:val="single" w:sz="4" w:space="0" w:color="000000"/>
              <w:right w:val="single" w:sz="4" w:space="0" w:color="000000"/>
            </w:tcBorders>
            <w:cellDel w:id="3071" w:author="OpenAI" w:date="2026-10-01T18:07:00Z"/>
            <w:tcPrChange w:id="3072" w:author="OpenAI" w:date="2026-10-01T18:07:00Z" w16du:dateUtc="2026-10-02T01:07:00Z">
              <w:tcPr>
                <w:tcW w:w="1441" w:type="dxa"/>
                <w:gridSpan w:val="2"/>
                <w:tcBorders>
                  <w:top w:val="single" w:sz="4" w:space="0" w:color="000000"/>
                  <w:left w:val="single" w:sz="4" w:space="0" w:color="000000"/>
                  <w:bottom w:val="single" w:sz="4" w:space="0" w:color="000000"/>
                  <w:right w:val="single" w:sz="4" w:space="0" w:color="000000"/>
                </w:tcBorders>
                <w:vAlign w:val="center"/>
                <w:cellDel w:id="3073" w:author="OpenAI" w:date="2026-10-01T18:07:00Z"/>
              </w:tcPr>
            </w:tcPrChange>
          </w:tcPr>
          <w:p w:rsidR="007B1B89" w:rsidRDefault="007B1B89">
            <w:pPr>
              <w:jc w:val="center"/>
            </w:pPr>
            <w:del w:id="3074" w:author="OpenAI" w:date="2026-10-01T18:07:00Z" w16du:dateUtc="2026-10-02T01:07:00Z">
              <w:r>
                <w:delText>A Priori and Top Down</w:delText>
              </w:r>
            </w:del>
          </w:p>
        </w:tc>
        <w:tc>
          <w:tcPr>
            <w:tcW w:w="1172" w:type="dxa"/>
            <w:gridSpan w:val="2"/>
            <w:tcBorders>
              <w:top w:val="single" w:sz="4" w:space="0" w:color="000000"/>
              <w:left w:val="single" w:sz="4" w:space="0" w:color="000000"/>
              <w:bottom w:val="single" w:sz="4" w:space="0" w:color="000000"/>
              <w:right w:val="single" w:sz="4" w:space="0" w:color="000000"/>
            </w:tcBorders>
            <w:vAlign w:val="center"/>
            <w:tcPrChange w:id="3075" w:author="OpenAI" w:date="2026-10-01T18:07:00Z" w16du:dateUtc="2026-10-02T01:07:00Z">
              <w:tcPr>
                <w:tcW w:w="3115"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3076" w:author="OpenAI" w:date="2026-10-01T18:07:00Z" w16du:dateUtc="2026-10-02T01:07:00Z">
                  <w:rPr/>
                </w:rPrChange>
              </w:rPr>
            </w:pPr>
            <w:r>
              <w:rPr>
                <w:sz w:val="22"/>
                <w:rPrChange w:id="3077" w:author="OpenAI" w:date="2026-10-01T18:07:00Z" w16du:dateUtc="2026-10-02T01:07:00Z">
                  <w:rPr/>
                </w:rPrChange>
              </w:rPr>
              <w:t>[13]</w:t>
            </w:r>
          </w:p>
        </w:tc>
      </w:tr>
      <w:tr w:rsidR="001425FF">
        <w:trPr>
          <w:trHeight w:val="256"/>
          <w:trPrChange w:id="3078" w:author="OpenAI" w:date="2026-10-01T18:07:00Z" w16du:dateUtc="2026-10-02T01:07:00Z">
            <w:trPr>
              <w:trHeight w:val="256"/>
            </w:trPr>
          </w:trPrChange>
        </w:trPr>
        <w:tc>
          <w:tcPr>
            <w:tcW w:w="1596" w:type="dxa"/>
            <w:tcBorders>
              <w:top w:val="single" w:sz="4" w:space="0" w:color="000000"/>
              <w:left w:val="single" w:sz="4" w:space="0" w:color="000000"/>
              <w:bottom w:val="single" w:sz="4" w:space="0" w:color="000000"/>
              <w:right w:val="single" w:sz="4" w:space="0" w:color="000000"/>
            </w:tcBorders>
            <w:vAlign w:val="center"/>
            <w:tcPrChange w:id="3079" w:author="OpenAI" w:date="2026-10-01T18:07:00Z" w16du:dateUtc="2026-10-02T01:07:00Z">
              <w:tcPr>
                <w:tcW w:w="1830"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3080" w:author="OpenAI" w:date="2026-10-01T18:07:00Z" w16du:dateUtc="2026-10-02T01:07:00Z">
                  <w:rPr/>
                </w:rPrChange>
              </w:rPr>
            </w:pPr>
            <w:r>
              <w:rPr>
                <w:sz w:val="22"/>
                <w:rPrChange w:id="3081" w:author="OpenAI" w:date="2026-10-01T18:07:00Z" w16du:dateUtc="2026-10-02T01:07:00Z">
                  <w:rPr/>
                </w:rPrChange>
              </w:rPr>
              <w:t>Nivolumab</w:t>
            </w:r>
          </w:p>
        </w:tc>
        <w:tc>
          <w:tcPr>
            <w:tcW w:w="956" w:type="dxa"/>
            <w:tcBorders>
              <w:top w:val="single" w:sz="4" w:space="0" w:color="000000"/>
              <w:left w:val="single" w:sz="4" w:space="0" w:color="000000"/>
              <w:bottom w:val="single" w:sz="4" w:space="0" w:color="000000"/>
              <w:right w:val="single" w:sz="4" w:space="0" w:color="000000"/>
            </w:tcBorders>
            <w:vAlign w:val="bottom"/>
            <w:tcPrChange w:id="3082" w:author="OpenAI" w:date="2026-10-01T18:07:00Z" w16du:dateUtc="2026-10-02T01:07:00Z">
              <w:tcPr>
                <w:tcW w:w="1161" w:type="dxa"/>
                <w:gridSpan w:val="2"/>
                <w:tcBorders>
                  <w:top w:val="single" w:sz="4" w:space="0" w:color="000000"/>
                  <w:left w:val="single" w:sz="4" w:space="0" w:color="000000"/>
                  <w:bottom w:val="single" w:sz="4" w:space="0" w:color="000000"/>
                  <w:right w:val="single" w:sz="4" w:space="0" w:color="000000"/>
                </w:tcBorders>
                <w:vAlign w:val="bottom"/>
              </w:tcPr>
            </w:tcPrChange>
          </w:tcPr>
          <w:p w:rsidR="001425FF" w:rsidRDefault="007B1B89">
            <w:pPr>
              <w:jc w:val="left"/>
              <w:rPr>
                <w:sz w:val="22"/>
                <w:rPrChange w:id="3083" w:author="OpenAI" w:date="2026-10-01T18:07:00Z" w16du:dateUtc="2026-10-02T01:07:00Z">
                  <w:rPr/>
                </w:rPrChange>
              </w:rPr>
            </w:pPr>
            <w:r>
              <w:rPr>
                <w:sz w:val="22"/>
                <w:rPrChange w:id="3084" w:author="OpenAI" w:date="2026-10-01T18:07:00Z" w16du:dateUtc="2026-10-02T01:07:00Z">
                  <w:rPr/>
                </w:rPrChange>
              </w:rPr>
              <w:t>Human</w:t>
            </w:r>
          </w:p>
        </w:tc>
        <w:tc>
          <w:tcPr>
            <w:tcW w:w="1707" w:type="dxa"/>
            <w:tcBorders>
              <w:top w:val="single" w:sz="4" w:space="0" w:color="000000"/>
              <w:left w:val="single" w:sz="4" w:space="0" w:color="000000"/>
              <w:bottom w:val="single" w:sz="4" w:space="0" w:color="000000"/>
              <w:right w:val="single" w:sz="4" w:space="0" w:color="000000"/>
            </w:tcBorders>
            <w:vAlign w:val="center"/>
            <w:tcPrChange w:id="3085" w:author="OpenAI" w:date="2026-10-01T18:07:00Z" w16du:dateUtc="2026-10-02T01:07:00Z">
              <w:tcPr>
                <w:tcW w:w="1539"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3086" w:author="OpenAI" w:date="2026-10-01T18:07:00Z" w16du:dateUtc="2026-10-02T01:07:00Z">
                  <w:rPr/>
                </w:rPrChange>
              </w:rPr>
            </w:pPr>
            <w:r>
              <w:rPr>
                <w:sz w:val="22"/>
                <w:rPrChange w:id="3087" w:author="OpenAI" w:date="2026-10-01T18:07:00Z" w16du:dateUtc="2026-10-02T01:07:00Z">
                  <w:rPr/>
                </w:rPrChange>
              </w:rPr>
              <w:t>Kd (FcRn) in endosomal space</w:t>
            </w:r>
          </w:p>
        </w:tc>
        <w:tc>
          <w:tcPr>
            <w:tcW w:w="1172" w:type="dxa"/>
            <w:tcBorders>
              <w:top w:val="single" w:sz="4" w:space="0" w:color="000000"/>
              <w:left w:val="single" w:sz="4" w:space="0" w:color="000000"/>
              <w:bottom w:val="single" w:sz="4" w:space="0" w:color="000000"/>
              <w:right w:val="single" w:sz="4" w:space="0" w:color="000000"/>
            </w:tcBorders>
            <w:vAlign w:val="center"/>
            <w:tcPrChange w:id="3088" w:author="OpenAI" w:date="2026-10-01T18:07:00Z" w16du:dateUtc="2026-10-02T01:07:00Z">
              <w:tcPr>
                <w:tcW w:w="1169"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right"/>
              <w:rPr>
                <w:sz w:val="22"/>
                <w:rPrChange w:id="3089" w:author="OpenAI" w:date="2026-10-01T18:07:00Z" w16du:dateUtc="2026-10-02T01:07:00Z">
                  <w:rPr/>
                </w:rPrChange>
              </w:rPr>
            </w:pPr>
            <w:r>
              <w:rPr>
                <w:sz w:val="22"/>
                <w:rPrChange w:id="3090" w:author="OpenAI" w:date="2026-10-01T18:07:00Z" w16du:dateUtc="2026-10-02T01:07:00Z">
                  <w:rPr/>
                </w:rPrChange>
              </w:rPr>
              <w:t>1.07</w:t>
            </w:r>
          </w:p>
        </w:tc>
        <w:tc>
          <w:tcPr>
            <w:tcW w:w="807" w:type="dxa"/>
            <w:tcBorders>
              <w:top w:val="single" w:sz="4" w:space="0" w:color="000000"/>
              <w:left w:val="single" w:sz="4" w:space="0" w:color="000000"/>
              <w:bottom w:val="single" w:sz="4" w:space="0" w:color="000000"/>
              <w:right w:val="single" w:sz="4" w:space="0" w:color="000000"/>
            </w:tcBorders>
            <w:vAlign w:val="center"/>
            <w:tcPrChange w:id="3091" w:author="OpenAI" w:date="2026-10-01T18:07:00Z" w16du:dateUtc="2026-10-02T01:07:00Z">
              <w:tcPr>
                <w:tcW w:w="937"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3092" w:author="OpenAI" w:date="2026-10-01T18:07:00Z" w16du:dateUtc="2026-10-02T01:07:00Z">
                  <w:rPr/>
                </w:rPrChange>
              </w:rPr>
            </w:pPr>
            <w:r>
              <w:rPr>
                <w:sz w:val="22"/>
                <w:rPrChange w:id="3093" w:author="OpenAI" w:date="2026-10-01T18:07:00Z" w16du:dateUtc="2026-10-02T01:07:00Z">
                  <w:rPr/>
                </w:rPrChange>
              </w:rPr>
              <w:t>uM</w:t>
            </w:r>
          </w:p>
        </w:tc>
        <w:tc>
          <w:tcPr>
            <w:tcW w:w="3059" w:type="dxa"/>
            <w:tcBorders>
              <w:top w:val="single" w:sz="4" w:space="0" w:color="000000"/>
              <w:left w:val="single" w:sz="4" w:space="0" w:color="000000"/>
              <w:bottom w:val="single" w:sz="4" w:space="0" w:color="000000"/>
              <w:right w:val="single" w:sz="4" w:space="0" w:color="000000"/>
            </w:tcBorders>
            <w:vAlign w:val="center"/>
            <w:tcPrChange w:id="3094" w:author="OpenAI" w:date="2026-10-01T18:07:00Z" w16du:dateUtc="2026-10-02T01:07:00Z">
              <w:tcPr>
                <w:tcW w:w="2663"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3095" w:author="OpenAI" w:date="2026-10-01T18:07:00Z" w16du:dateUtc="2026-10-02T01:07:00Z">
                  <w:rPr/>
                </w:rPrChange>
              </w:rPr>
            </w:pPr>
            <w:r>
              <w:rPr>
                <w:sz w:val="22"/>
                <w:rPrChange w:id="3096" w:author="OpenAI" w:date="2026-10-01T18:07:00Z" w16du:dateUtc="2026-10-02T01:07:00Z">
                  <w:rPr/>
                </w:rPrChange>
              </w:rPr>
              <w:t>Model-based meta-analysis</w:t>
            </w:r>
          </w:p>
        </w:tc>
        <w:tc>
          <w:tcPr>
            <w:tcW w:w="1441" w:type="dxa"/>
            <w:tcBorders>
              <w:top w:val="single" w:sz="4" w:space="0" w:color="000000"/>
              <w:left w:val="single" w:sz="4" w:space="0" w:color="000000"/>
              <w:bottom w:val="single" w:sz="4" w:space="0" w:color="000000"/>
              <w:right w:val="single" w:sz="4" w:space="0" w:color="000000"/>
            </w:tcBorders>
            <w:cellDel w:id="3097" w:author="OpenAI" w:date="2026-10-01T18:07:00Z"/>
            <w:tcPrChange w:id="3098" w:author="OpenAI" w:date="2026-10-01T18:07:00Z" w16du:dateUtc="2026-10-02T01:07:00Z">
              <w:tcPr>
                <w:tcW w:w="1441" w:type="dxa"/>
                <w:gridSpan w:val="2"/>
                <w:tcBorders>
                  <w:top w:val="single" w:sz="4" w:space="0" w:color="000000"/>
                  <w:left w:val="single" w:sz="4" w:space="0" w:color="000000"/>
                  <w:bottom w:val="single" w:sz="4" w:space="0" w:color="000000"/>
                  <w:right w:val="single" w:sz="4" w:space="0" w:color="000000"/>
                </w:tcBorders>
                <w:vAlign w:val="center"/>
                <w:cellDel w:id="3099" w:author="OpenAI" w:date="2026-10-01T18:07:00Z"/>
              </w:tcPr>
            </w:tcPrChange>
          </w:tcPr>
          <w:p w:rsidR="007B1B89" w:rsidRDefault="007B1B89">
            <w:pPr>
              <w:jc w:val="center"/>
            </w:pPr>
            <w:del w:id="3100" w:author="OpenAI" w:date="2026-10-01T18:07:00Z" w16du:dateUtc="2026-10-02T01:07:00Z">
              <w:r>
                <w:delText>A Priori</w:delText>
              </w:r>
            </w:del>
          </w:p>
        </w:tc>
        <w:tc>
          <w:tcPr>
            <w:tcW w:w="1172" w:type="dxa"/>
            <w:gridSpan w:val="2"/>
            <w:tcBorders>
              <w:top w:val="single" w:sz="4" w:space="0" w:color="000000"/>
              <w:left w:val="single" w:sz="4" w:space="0" w:color="000000"/>
              <w:bottom w:val="single" w:sz="4" w:space="0" w:color="000000"/>
              <w:right w:val="single" w:sz="4" w:space="0" w:color="000000"/>
            </w:tcBorders>
            <w:vAlign w:val="center"/>
            <w:tcPrChange w:id="3101" w:author="OpenAI" w:date="2026-10-01T18:07:00Z" w16du:dateUtc="2026-10-02T01:07:00Z">
              <w:tcPr>
                <w:tcW w:w="3115"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3102" w:author="OpenAI" w:date="2026-10-01T18:07:00Z" w16du:dateUtc="2026-10-02T01:07:00Z">
                  <w:rPr/>
                </w:rPrChange>
              </w:rPr>
            </w:pPr>
            <w:r>
              <w:rPr>
                <w:sz w:val="22"/>
                <w:rPrChange w:id="3103" w:author="OpenAI" w:date="2026-10-01T18:07:00Z" w16du:dateUtc="2026-10-02T01:07:00Z">
                  <w:rPr/>
                </w:rPrChange>
              </w:rPr>
              <w:t>[5]</w:t>
            </w:r>
          </w:p>
        </w:tc>
      </w:tr>
      <w:tr w:rsidR="001425FF">
        <w:trPr>
          <w:trHeight w:val="417"/>
          <w:trPrChange w:id="3104" w:author="OpenAI" w:date="2026-10-01T18:07:00Z" w16du:dateUtc="2026-10-02T01:07:00Z">
            <w:trPr>
              <w:trHeight w:val="417"/>
            </w:trPr>
          </w:trPrChange>
        </w:trPr>
        <w:tc>
          <w:tcPr>
            <w:tcW w:w="1596" w:type="dxa"/>
            <w:tcBorders>
              <w:top w:val="single" w:sz="4" w:space="0" w:color="000000"/>
              <w:left w:val="single" w:sz="4" w:space="0" w:color="000000"/>
              <w:bottom w:val="single" w:sz="4" w:space="0" w:color="000000"/>
              <w:right w:val="single" w:sz="4" w:space="0" w:color="000000"/>
            </w:tcBorders>
            <w:vAlign w:val="center"/>
            <w:tcPrChange w:id="3105" w:author="OpenAI" w:date="2026-10-01T18:07:00Z" w16du:dateUtc="2026-10-02T01:07:00Z">
              <w:tcPr>
                <w:tcW w:w="1830"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3106" w:author="OpenAI" w:date="2026-10-01T18:07:00Z" w16du:dateUtc="2026-10-02T01:07:00Z">
                  <w:rPr/>
                </w:rPrChange>
              </w:rPr>
            </w:pPr>
            <w:r>
              <w:rPr>
                <w:sz w:val="22"/>
                <w:rPrChange w:id="3107" w:author="OpenAI" w:date="2026-10-01T18:07:00Z" w16du:dateUtc="2026-10-02T01:07:00Z">
                  <w:rPr/>
                </w:rPrChange>
              </w:rPr>
              <w:t>Pembrolizumab</w:t>
            </w:r>
          </w:p>
        </w:tc>
        <w:tc>
          <w:tcPr>
            <w:tcW w:w="956" w:type="dxa"/>
            <w:tcBorders>
              <w:top w:val="single" w:sz="4" w:space="0" w:color="000000"/>
              <w:left w:val="single" w:sz="4" w:space="0" w:color="000000"/>
              <w:bottom w:val="single" w:sz="4" w:space="0" w:color="000000"/>
              <w:right w:val="single" w:sz="4" w:space="0" w:color="000000"/>
            </w:tcBorders>
            <w:vAlign w:val="bottom"/>
            <w:tcPrChange w:id="3108" w:author="OpenAI" w:date="2026-10-01T18:07:00Z" w16du:dateUtc="2026-10-02T01:07:00Z">
              <w:tcPr>
                <w:tcW w:w="1161" w:type="dxa"/>
                <w:gridSpan w:val="2"/>
                <w:tcBorders>
                  <w:top w:val="single" w:sz="4" w:space="0" w:color="000000"/>
                  <w:left w:val="single" w:sz="4" w:space="0" w:color="000000"/>
                  <w:bottom w:val="single" w:sz="4" w:space="0" w:color="000000"/>
                  <w:right w:val="single" w:sz="4" w:space="0" w:color="000000"/>
                </w:tcBorders>
                <w:vAlign w:val="bottom"/>
              </w:tcPr>
            </w:tcPrChange>
          </w:tcPr>
          <w:p w:rsidR="001425FF" w:rsidRDefault="007B1B89">
            <w:pPr>
              <w:jc w:val="left"/>
              <w:rPr>
                <w:sz w:val="22"/>
                <w:rPrChange w:id="3109" w:author="OpenAI" w:date="2026-10-01T18:07:00Z" w16du:dateUtc="2026-10-02T01:07:00Z">
                  <w:rPr/>
                </w:rPrChange>
              </w:rPr>
            </w:pPr>
            <w:r>
              <w:rPr>
                <w:sz w:val="22"/>
                <w:rPrChange w:id="3110" w:author="OpenAI" w:date="2026-10-01T18:07:00Z" w16du:dateUtc="2026-10-02T01:07:00Z">
                  <w:rPr/>
                </w:rPrChange>
              </w:rPr>
              <w:t>Human</w:t>
            </w:r>
          </w:p>
        </w:tc>
        <w:tc>
          <w:tcPr>
            <w:tcW w:w="1707" w:type="dxa"/>
            <w:tcBorders>
              <w:top w:val="single" w:sz="4" w:space="0" w:color="000000"/>
              <w:left w:val="single" w:sz="4" w:space="0" w:color="000000"/>
              <w:bottom w:val="single" w:sz="4" w:space="0" w:color="000000"/>
              <w:right w:val="single" w:sz="4" w:space="0" w:color="000000"/>
            </w:tcBorders>
            <w:vAlign w:val="center"/>
            <w:tcPrChange w:id="3111" w:author="OpenAI" w:date="2026-10-01T18:07:00Z" w16du:dateUtc="2026-10-02T01:07:00Z">
              <w:tcPr>
                <w:tcW w:w="1539"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3112" w:author="OpenAI" w:date="2026-10-01T18:07:00Z" w16du:dateUtc="2026-10-02T01:07:00Z">
                  <w:rPr/>
                </w:rPrChange>
              </w:rPr>
            </w:pPr>
            <w:r>
              <w:rPr>
                <w:sz w:val="22"/>
                <w:rPrChange w:id="3113" w:author="OpenAI" w:date="2026-10-01T18:07:00Z" w16du:dateUtc="2026-10-02T01:07:00Z">
                  <w:rPr/>
                </w:rPrChange>
              </w:rPr>
              <w:t>Kd</w:t>
            </w:r>
          </w:p>
        </w:tc>
        <w:tc>
          <w:tcPr>
            <w:tcW w:w="1172" w:type="dxa"/>
            <w:tcBorders>
              <w:top w:val="single" w:sz="4" w:space="0" w:color="000000"/>
              <w:left w:val="single" w:sz="4" w:space="0" w:color="000000"/>
              <w:bottom w:val="single" w:sz="4" w:space="0" w:color="000000"/>
              <w:right w:val="single" w:sz="4" w:space="0" w:color="000000"/>
            </w:tcBorders>
            <w:vAlign w:val="center"/>
            <w:tcPrChange w:id="3114" w:author="OpenAI" w:date="2026-10-01T18:07:00Z" w16du:dateUtc="2026-10-02T01:07:00Z">
              <w:tcPr>
                <w:tcW w:w="1169"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right"/>
              <w:rPr>
                <w:sz w:val="22"/>
                <w:rPrChange w:id="3115" w:author="OpenAI" w:date="2026-10-01T18:07:00Z" w16du:dateUtc="2026-10-02T01:07:00Z">
                  <w:rPr/>
                </w:rPrChange>
              </w:rPr>
            </w:pPr>
            <w:r>
              <w:rPr>
                <w:sz w:val="22"/>
                <w:rPrChange w:id="3116" w:author="OpenAI" w:date="2026-10-01T18:07:00Z" w16du:dateUtc="2026-10-02T01:07:00Z">
                  <w:rPr/>
                </w:rPrChange>
              </w:rPr>
              <w:t>0.00031</w:t>
            </w:r>
          </w:p>
        </w:tc>
        <w:tc>
          <w:tcPr>
            <w:tcW w:w="807" w:type="dxa"/>
            <w:tcBorders>
              <w:top w:val="single" w:sz="4" w:space="0" w:color="000000"/>
              <w:left w:val="single" w:sz="4" w:space="0" w:color="000000"/>
              <w:bottom w:val="single" w:sz="4" w:space="0" w:color="000000"/>
              <w:right w:val="single" w:sz="4" w:space="0" w:color="000000"/>
            </w:tcBorders>
            <w:vAlign w:val="center"/>
            <w:tcPrChange w:id="3117" w:author="OpenAI" w:date="2026-10-01T18:07:00Z" w16du:dateUtc="2026-10-02T01:07:00Z">
              <w:tcPr>
                <w:tcW w:w="937"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3118" w:author="OpenAI" w:date="2026-10-01T18:07:00Z" w16du:dateUtc="2026-10-02T01:07:00Z">
                  <w:rPr/>
                </w:rPrChange>
              </w:rPr>
            </w:pPr>
            <w:r>
              <w:rPr>
                <w:sz w:val="22"/>
                <w:rPrChange w:id="3119" w:author="OpenAI" w:date="2026-10-01T18:07:00Z" w16du:dateUtc="2026-10-02T01:07:00Z">
                  <w:rPr/>
                </w:rPrChange>
              </w:rPr>
              <w:t>uM</w:t>
            </w:r>
          </w:p>
        </w:tc>
        <w:tc>
          <w:tcPr>
            <w:tcW w:w="3059" w:type="dxa"/>
            <w:tcBorders>
              <w:top w:val="single" w:sz="4" w:space="0" w:color="000000"/>
              <w:left w:val="single" w:sz="4" w:space="0" w:color="000000"/>
              <w:bottom w:val="single" w:sz="4" w:space="0" w:color="000000"/>
              <w:right w:val="single" w:sz="4" w:space="0" w:color="000000"/>
            </w:tcBorders>
            <w:vAlign w:val="center"/>
            <w:tcPrChange w:id="3120" w:author="OpenAI" w:date="2026-10-01T18:07:00Z" w16du:dateUtc="2026-10-02T01:07:00Z">
              <w:tcPr>
                <w:tcW w:w="2663"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3121" w:author="OpenAI" w:date="2026-10-01T18:07:00Z" w16du:dateUtc="2026-10-02T01:07:00Z">
                  <w:rPr/>
                </w:rPrChange>
              </w:rPr>
            </w:pPr>
            <w:r>
              <w:rPr>
                <w:sz w:val="22"/>
                <w:rPrChange w:id="3122" w:author="OpenAI" w:date="2026-10-01T18:07:00Z" w16du:dateUtc="2026-10-02T01:07:00Z">
                  <w:rPr/>
                </w:rPrChange>
              </w:rPr>
              <w:t>SPR/Biacore</w:t>
            </w:r>
          </w:p>
        </w:tc>
        <w:tc>
          <w:tcPr>
            <w:tcW w:w="1441" w:type="dxa"/>
            <w:tcBorders>
              <w:top w:val="single" w:sz="4" w:space="0" w:color="000000"/>
              <w:left w:val="single" w:sz="4" w:space="0" w:color="000000"/>
              <w:bottom w:val="single" w:sz="4" w:space="0" w:color="000000"/>
              <w:right w:val="single" w:sz="4" w:space="0" w:color="000000"/>
            </w:tcBorders>
            <w:cellDel w:id="3123" w:author="OpenAI" w:date="2026-10-01T18:07:00Z"/>
            <w:tcPrChange w:id="3124" w:author="OpenAI" w:date="2026-10-01T18:07:00Z" w16du:dateUtc="2026-10-02T01:07:00Z">
              <w:tcPr>
                <w:tcW w:w="1441" w:type="dxa"/>
                <w:gridSpan w:val="2"/>
                <w:tcBorders>
                  <w:top w:val="single" w:sz="4" w:space="0" w:color="000000"/>
                  <w:left w:val="single" w:sz="4" w:space="0" w:color="000000"/>
                  <w:bottom w:val="single" w:sz="4" w:space="0" w:color="000000"/>
                  <w:right w:val="single" w:sz="4" w:space="0" w:color="000000"/>
                </w:tcBorders>
                <w:vAlign w:val="center"/>
                <w:cellDel w:id="3125" w:author="OpenAI" w:date="2026-10-01T18:07:00Z"/>
              </w:tcPr>
            </w:tcPrChange>
          </w:tcPr>
          <w:p w:rsidR="007B1B89" w:rsidRDefault="007B1B89">
            <w:pPr>
              <w:jc w:val="center"/>
            </w:pPr>
            <w:del w:id="3126" w:author="OpenAI" w:date="2026-10-01T18:07:00Z" w16du:dateUtc="2026-10-02T01:07:00Z">
              <w:r>
                <w:delText>A Priori and Top Down</w:delText>
              </w:r>
            </w:del>
          </w:p>
        </w:tc>
        <w:tc>
          <w:tcPr>
            <w:tcW w:w="1172" w:type="dxa"/>
            <w:gridSpan w:val="2"/>
            <w:tcBorders>
              <w:top w:val="single" w:sz="4" w:space="0" w:color="000000"/>
              <w:left w:val="single" w:sz="4" w:space="0" w:color="000000"/>
              <w:bottom w:val="single" w:sz="4" w:space="0" w:color="000000"/>
              <w:right w:val="single" w:sz="4" w:space="0" w:color="000000"/>
            </w:tcBorders>
            <w:vAlign w:val="center"/>
            <w:tcPrChange w:id="3127" w:author="OpenAI" w:date="2026-10-01T18:07:00Z" w16du:dateUtc="2026-10-02T01:07:00Z">
              <w:tcPr>
                <w:tcW w:w="3115"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3128" w:author="OpenAI" w:date="2026-10-01T18:07:00Z" w16du:dateUtc="2026-10-02T01:07:00Z">
                  <w:rPr/>
                </w:rPrChange>
              </w:rPr>
            </w:pPr>
            <w:r>
              <w:rPr>
                <w:sz w:val="22"/>
                <w:rPrChange w:id="3129" w:author="OpenAI" w:date="2026-10-01T18:07:00Z" w16du:dateUtc="2026-10-02T01:07:00Z">
                  <w:rPr/>
                </w:rPrChange>
              </w:rPr>
              <w:t>[13]</w:t>
            </w:r>
          </w:p>
        </w:tc>
      </w:tr>
      <w:tr w:rsidR="001425FF">
        <w:trPr>
          <w:trHeight w:val="417"/>
          <w:trPrChange w:id="3130" w:author="OpenAI" w:date="2026-10-01T18:07:00Z" w16du:dateUtc="2026-10-02T01:07:00Z">
            <w:trPr>
              <w:trHeight w:val="417"/>
            </w:trPr>
          </w:trPrChange>
        </w:trPr>
        <w:tc>
          <w:tcPr>
            <w:tcW w:w="1596" w:type="dxa"/>
            <w:tcBorders>
              <w:top w:val="single" w:sz="4" w:space="0" w:color="000000"/>
              <w:left w:val="single" w:sz="4" w:space="0" w:color="000000"/>
              <w:bottom w:val="single" w:sz="4" w:space="0" w:color="000000"/>
              <w:right w:val="single" w:sz="4" w:space="0" w:color="000000"/>
            </w:tcBorders>
            <w:vAlign w:val="center"/>
            <w:tcPrChange w:id="3131" w:author="OpenAI" w:date="2026-10-01T18:07:00Z" w16du:dateUtc="2026-10-02T01:07:00Z">
              <w:tcPr>
                <w:tcW w:w="1830"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3132" w:author="OpenAI" w:date="2026-10-01T18:07:00Z" w16du:dateUtc="2026-10-02T01:07:00Z">
                  <w:rPr/>
                </w:rPrChange>
              </w:rPr>
            </w:pPr>
            <w:r>
              <w:rPr>
                <w:sz w:val="22"/>
                <w:rPrChange w:id="3133" w:author="OpenAI" w:date="2026-10-01T18:07:00Z" w16du:dateUtc="2026-10-02T01:07:00Z">
                  <w:rPr/>
                </w:rPrChange>
              </w:rPr>
              <w:t>Pembrolizumab</w:t>
            </w:r>
          </w:p>
        </w:tc>
        <w:tc>
          <w:tcPr>
            <w:tcW w:w="956" w:type="dxa"/>
            <w:tcBorders>
              <w:top w:val="single" w:sz="4" w:space="0" w:color="000000"/>
              <w:left w:val="single" w:sz="4" w:space="0" w:color="000000"/>
              <w:bottom w:val="single" w:sz="4" w:space="0" w:color="000000"/>
              <w:right w:val="single" w:sz="4" w:space="0" w:color="000000"/>
            </w:tcBorders>
            <w:vAlign w:val="bottom"/>
            <w:tcPrChange w:id="3134" w:author="OpenAI" w:date="2026-10-01T18:07:00Z" w16du:dateUtc="2026-10-02T01:07:00Z">
              <w:tcPr>
                <w:tcW w:w="1161" w:type="dxa"/>
                <w:gridSpan w:val="2"/>
                <w:tcBorders>
                  <w:top w:val="single" w:sz="4" w:space="0" w:color="000000"/>
                  <w:left w:val="single" w:sz="4" w:space="0" w:color="000000"/>
                  <w:bottom w:val="single" w:sz="4" w:space="0" w:color="000000"/>
                  <w:right w:val="single" w:sz="4" w:space="0" w:color="000000"/>
                </w:tcBorders>
                <w:vAlign w:val="bottom"/>
              </w:tcPr>
            </w:tcPrChange>
          </w:tcPr>
          <w:p w:rsidR="001425FF" w:rsidRDefault="007B1B89">
            <w:pPr>
              <w:jc w:val="left"/>
              <w:rPr>
                <w:sz w:val="22"/>
                <w:rPrChange w:id="3135" w:author="OpenAI" w:date="2026-10-01T18:07:00Z" w16du:dateUtc="2026-10-02T01:07:00Z">
                  <w:rPr/>
                </w:rPrChange>
              </w:rPr>
            </w:pPr>
            <w:r>
              <w:rPr>
                <w:sz w:val="22"/>
                <w:rPrChange w:id="3136" w:author="OpenAI" w:date="2026-10-01T18:07:00Z" w16du:dateUtc="2026-10-02T01:07:00Z">
                  <w:rPr/>
                </w:rPrChange>
              </w:rPr>
              <w:t>Human</w:t>
            </w:r>
          </w:p>
        </w:tc>
        <w:tc>
          <w:tcPr>
            <w:tcW w:w="1707" w:type="dxa"/>
            <w:tcBorders>
              <w:top w:val="single" w:sz="4" w:space="0" w:color="000000"/>
              <w:left w:val="single" w:sz="4" w:space="0" w:color="000000"/>
              <w:bottom w:val="single" w:sz="4" w:space="0" w:color="000000"/>
              <w:right w:val="single" w:sz="4" w:space="0" w:color="000000"/>
            </w:tcBorders>
            <w:vAlign w:val="center"/>
            <w:tcPrChange w:id="3137" w:author="OpenAI" w:date="2026-10-01T18:07:00Z" w16du:dateUtc="2026-10-02T01:07:00Z">
              <w:tcPr>
                <w:tcW w:w="1539"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3138" w:author="OpenAI" w:date="2026-10-01T18:07:00Z" w16du:dateUtc="2026-10-02T01:07:00Z">
                  <w:rPr/>
                </w:rPrChange>
              </w:rPr>
            </w:pPr>
            <w:r>
              <w:rPr>
                <w:sz w:val="22"/>
                <w:rPrChange w:id="3139" w:author="OpenAI" w:date="2026-10-01T18:07:00Z" w16du:dateUtc="2026-10-02T01:07:00Z">
                  <w:rPr/>
                </w:rPrChange>
              </w:rPr>
              <w:t>koff</w:t>
            </w:r>
          </w:p>
        </w:tc>
        <w:tc>
          <w:tcPr>
            <w:tcW w:w="1172" w:type="dxa"/>
            <w:tcBorders>
              <w:top w:val="single" w:sz="4" w:space="0" w:color="000000"/>
              <w:left w:val="single" w:sz="4" w:space="0" w:color="000000"/>
              <w:bottom w:val="single" w:sz="4" w:space="0" w:color="000000"/>
              <w:right w:val="single" w:sz="4" w:space="0" w:color="000000"/>
            </w:tcBorders>
            <w:vAlign w:val="center"/>
            <w:tcPrChange w:id="3140" w:author="OpenAI" w:date="2026-10-01T18:07:00Z" w16du:dateUtc="2026-10-02T01:07:00Z">
              <w:tcPr>
                <w:tcW w:w="1169"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right"/>
              <w:rPr>
                <w:sz w:val="22"/>
                <w:rPrChange w:id="3141" w:author="OpenAI" w:date="2026-10-01T18:07:00Z" w16du:dateUtc="2026-10-02T01:07:00Z">
                  <w:rPr/>
                </w:rPrChange>
              </w:rPr>
            </w:pPr>
            <w:r>
              <w:rPr>
                <w:sz w:val="22"/>
                <w:rPrChange w:id="3142" w:author="OpenAI" w:date="2026-10-01T18:07:00Z" w16du:dateUtc="2026-10-02T01:07:00Z">
                  <w:rPr/>
                </w:rPrChange>
              </w:rPr>
              <w:t>0.0017</w:t>
            </w:r>
          </w:p>
        </w:tc>
        <w:tc>
          <w:tcPr>
            <w:tcW w:w="807" w:type="dxa"/>
            <w:tcBorders>
              <w:top w:val="single" w:sz="4" w:space="0" w:color="000000"/>
              <w:left w:val="single" w:sz="4" w:space="0" w:color="000000"/>
              <w:bottom w:val="single" w:sz="4" w:space="0" w:color="000000"/>
              <w:right w:val="single" w:sz="4" w:space="0" w:color="000000"/>
            </w:tcBorders>
            <w:vAlign w:val="center"/>
            <w:tcPrChange w:id="3143" w:author="OpenAI" w:date="2026-10-01T18:07:00Z" w16du:dateUtc="2026-10-02T01:07:00Z">
              <w:tcPr>
                <w:tcW w:w="937"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3144" w:author="OpenAI" w:date="2026-10-01T18:07:00Z" w16du:dateUtc="2026-10-02T01:07:00Z">
                  <w:rPr/>
                </w:rPrChange>
              </w:rPr>
            </w:pPr>
            <w:r>
              <w:rPr>
                <w:sz w:val="22"/>
                <w:rPrChange w:id="3145" w:author="OpenAI" w:date="2026-10-01T18:07:00Z" w16du:dateUtc="2026-10-02T01:07:00Z">
                  <w:rPr/>
                </w:rPrChange>
              </w:rPr>
              <w:t>1/min</w:t>
            </w:r>
          </w:p>
        </w:tc>
        <w:tc>
          <w:tcPr>
            <w:tcW w:w="3059" w:type="dxa"/>
            <w:tcBorders>
              <w:top w:val="single" w:sz="4" w:space="0" w:color="000000"/>
              <w:left w:val="single" w:sz="4" w:space="0" w:color="000000"/>
              <w:bottom w:val="single" w:sz="4" w:space="0" w:color="000000"/>
              <w:right w:val="single" w:sz="4" w:space="0" w:color="000000"/>
            </w:tcBorders>
            <w:vAlign w:val="center"/>
            <w:tcPrChange w:id="3146" w:author="OpenAI" w:date="2026-10-01T18:07:00Z" w16du:dateUtc="2026-10-02T01:07:00Z">
              <w:tcPr>
                <w:tcW w:w="2663"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3147" w:author="OpenAI" w:date="2026-10-01T18:07:00Z" w16du:dateUtc="2026-10-02T01:07:00Z">
                  <w:rPr/>
                </w:rPrChange>
              </w:rPr>
            </w:pPr>
            <w:r>
              <w:rPr>
                <w:sz w:val="22"/>
                <w:rPrChange w:id="3148" w:author="OpenAI" w:date="2026-10-01T18:07:00Z" w16du:dateUtc="2026-10-02T01:07:00Z">
                  <w:rPr/>
                </w:rPrChange>
              </w:rPr>
              <w:t>SPR/Biacore</w:t>
            </w:r>
          </w:p>
        </w:tc>
        <w:tc>
          <w:tcPr>
            <w:tcW w:w="1441" w:type="dxa"/>
            <w:tcBorders>
              <w:top w:val="single" w:sz="4" w:space="0" w:color="000000"/>
              <w:left w:val="single" w:sz="4" w:space="0" w:color="000000"/>
              <w:bottom w:val="single" w:sz="4" w:space="0" w:color="000000"/>
              <w:right w:val="single" w:sz="4" w:space="0" w:color="000000"/>
            </w:tcBorders>
            <w:cellDel w:id="3149" w:author="OpenAI" w:date="2026-10-01T18:07:00Z"/>
            <w:tcPrChange w:id="3150" w:author="OpenAI" w:date="2026-10-01T18:07:00Z" w16du:dateUtc="2026-10-02T01:07:00Z">
              <w:tcPr>
                <w:tcW w:w="1441" w:type="dxa"/>
                <w:gridSpan w:val="2"/>
                <w:tcBorders>
                  <w:top w:val="single" w:sz="4" w:space="0" w:color="000000"/>
                  <w:left w:val="single" w:sz="4" w:space="0" w:color="000000"/>
                  <w:bottom w:val="single" w:sz="4" w:space="0" w:color="000000"/>
                  <w:right w:val="single" w:sz="4" w:space="0" w:color="000000"/>
                </w:tcBorders>
                <w:vAlign w:val="center"/>
                <w:cellDel w:id="3151" w:author="OpenAI" w:date="2026-10-01T18:07:00Z"/>
              </w:tcPr>
            </w:tcPrChange>
          </w:tcPr>
          <w:p w:rsidR="007B1B89" w:rsidRDefault="007B1B89">
            <w:pPr>
              <w:jc w:val="center"/>
            </w:pPr>
            <w:del w:id="3152" w:author="OpenAI" w:date="2026-10-01T18:07:00Z" w16du:dateUtc="2026-10-02T01:07:00Z">
              <w:r>
                <w:delText>A Priori and Top Down</w:delText>
              </w:r>
            </w:del>
          </w:p>
        </w:tc>
        <w:tc>
          <w:tcPr>
            <w:tcW w:w="1172" w:type="dxa"/>
            <w:gridSpan w:val="2"/>
            <w:tcBorders>
              <w:top w:val="single" w:sz="4" w:space="0" w:color="000000"/>
              <w:left w:val="single" w:sz="4" w:space="0" w:color="000000"/>
              <w:bottom w:val="single" w:sz="4" w:space="0" w:color="000000"/>
              <w:right w:val="single" w:sz="4" w:space="0" w:color="000000"/>
            </w:tcBorders>
            <w:vAlign w:val="center"/>
            <w:tcPrChange w:id="3153" w:author="OpenAI" w:date="2026-10-01T18:07:00Z" w16du:dateUtc="2026-10-02T01:07:00Z">
              <w:tcPr>
                <w:tcW w:w="3115"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3154" w:author="OpenAI" w:date="2026-10-01T18:07:00Z" w16du:dateUtc="2026-10-02T01:07:00Z">
                  <w:rPr/>
                </w:rPrChange>
              </w:rPr>
            </w:pPr>
            <w:r>
              <w:rPr>
                <w:sz w:val="22"/>
                <w:rPrChange w:id="3155" w:author="OpenAI" w:date="2026-10-01T18:07:00Z" w16du:dateUtc="2026-10-02T01:07:00Z">
                  <w:rPr/>
                </w:rPrChange>
              </w:rPr>
              <w:t>[13]</w:t>
            </w:r>
          </w:p>
        </w:tc>
      </w:tr>
      <w:tr w:rsidR="001425FF">
        <w:trPr>
          <w:trHeight w:val="417"/>
          <w:trPrChange w:id="3156" w:author="OpenAI" w:date="2026-10-01T18:07:00Z" w16du:dateUtc="2026-10-02T01:07:00Z">
            <w:trPr>
              <w:trHeight w:val="417"/>
            </w:trPr>
          </w:trPrChange>
        </w:trPr>
        <w:tc>
          <w:tcPr>
            <w:tcW w:w="1596" w:type="dxa"/>
            <w:tcBorders>
              <w:top w:val="single" w:sz="4" w:space="0" w:color="000000"/>
              <w:left w:val="single" w:sz="4" w:space="0" w:color="000000"/>
              <w:bottom w:val="single" w:sz="4" w:space="0" w:color="000000"/>
              <w:right w:val="single" w:sz="4" w:space="0" w:color="000000"/>
            </w:tcBorders>
            <w:vAlign w:val="center"/>
            <w:tcPrChange w:id="3157" w:author="OpenAI" w:date="2026-10-01T18:07:00Z" w16du:dateUtc="2026-10-02T01:07:00Z">
              <w:tcPr>
                <w:tcW w:w="1830"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3158" w:author="OpenAI" w:date="2026-10-01T18:07:00Z" w16du:dateUtc="2026-10-02T01:07:00Z">
                  <w:rPr/>
                </w:rPrChange>
              </w:rPr>
            </w:pPr>
            <w:r>
              <w:rPr>
                <w:sz w:val="22"/>
                <w:rPrChange w:id="3159" w:author="OpenAI" w:date="2026-10-01T18:07:00Z" w16du:dateUtc="2026-10-02T01:07:00Z">
                  <w:rPr/>
                </w:rPrChange>
              </w:rPr>
              <w:t>Pembrolizumab</w:t>
            </w:r>
          </w:p>
        </w:tc>
        <w:tc>
          <w:tcPr>
            <w:tcW w:w="956" w:type="dxa"/>
            <w:tcBorders>
              <w:top w:val="single" w:sz="4" w:space="0" w:color="000000"/>
              <w:left w:val="single" w:sz="4" w:space="0" w:color="000000"/>
              <w:bottom w:val="single" w:sz="4" w:space="0" w:color="000000"/>
              <w:right w:val="single" w:sz="4" w:space="0" w:color="000000"/>
            </w:tcBorders>
            <w:vAlign w:val="bottom"/>
            <w:tcPrChange w:id="3160" w:author="OpenAI" w:date="2026-10-01T18:07:00Z" w16du:dateUtc="2026-10-02T01:07:00Z">
              <w:tcPr>
                <w:tcW w:w="1161" w:type="dxa"/>
                <w:gridSpan w:val="2"/>
                <w:tcBorders>
                  <w:top w:val="single" w:sz="4" w:space="0" w:color="000000"/>
                  <w:left w:val="single" w:sz="4" w:space="0" w:color="000000"/>
                  <w:bottom w:val="single" w:sz="4" w:space="0" w:color="000000"/>
                  <w:right w:val="single" w:sz="4" w:space="0" w:color="000000"/>
                </w:tcBorders>
                <w:vAlign w:val="bottom"/>
              </w:tcPr>
            </w:tcPrChange>
          </w:tcPr>
          <w:p w:rsidR="001425FF" w:rsidRDefault="007B1B89">
            <w:pPr>
              <w:jc w:val="left"/>
              <w:rPr>
                <w:sz w:val="22"/>
                <w:rPrChange w:id="3161" w:author="OpenAI" w:date="2026-10-01T18:07:00Z" w16du:dateUtc="2026-10-02T01:07:00Z">
                  <w:rPr/>
                </w:rPrChange>
              </w:rPr>
            </w:pPr>
            <w:r>
              <w:rPr>
                <w:sz w:val="22"/>
                <w:rPrChange w:id="3162" w:author="OpenAI" w:date="2026-10-01T18:07:00Z" w16du:dateUtc="2026-10-02T01:07:00Z">
                  <w:rPr/>
                </w:rPrChange>
              </w:rPr>
              <w:t>Human</w:t>
            </w:r>
          </w:p>
        </w:tc>
        <w:tc>
          <w:tcPr>
            <w:tcW w:w="1707" w:type="dxa"/>
            <w:tcBorders>
              <w:top w:val="single" w:sz="4" w:space="0" w:color="000000"/>
              <w:left w:val="single" w:sz="4" w:space="0" w:color="000000"/>
              <w:bottom w:val="single" w:sz="4" w:space="0" w:color="000000"/>
              <w:right w:val="single" w:sz="4" w:space="0" w:color="000000"/>
            </w:tcBorders>
            <w:vAlign w:val="center"/>
            <w:tcPrChange w:id="3163" w:author="OpenAI" w:date="2026-10-01T18:07:00Z" w16du:dateUtc="2026-10-02T01:07:00Z">
              <w:tcPr>
                <w:tcW w:w="1539"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3164" w:author="OpenAI" w:date="2026-10-01T18:07:00Z" w16du:dateUtc="2026-10-02T01:07:00Z">
                  <w:rPr/>
                </w:rPrChange>
              </w:rPr>
            </w:pPr>
            <w:r>
              <w:rPr>
                <w:sz w:val="22"/>
                <w:rPrChange w:id="3165" w:author="OpenAI" w:date="2026-10-01T18:07:00Z" w16du:dateUtc="2026-10-02T01:07:00Z">
                  <w:rPr/>
                </w:rPrChange>
              </w:rPr>
              <w:t>kint</w:t>
            </w:r>
          </w:p>
        </w:tc>
        <w:tc>
          <w:tcPr>
            <w:tcW w:w="1172" w:type="dxa"/>
            <w:tcBorders>
              <w:top w:val="single" w:sz="4" w:space="0" w:color="000000"/>
              <w:left w:val="single" w:sz="4" w:space="0" w:color="000000"/>
              <w:bottom w:val="single" w:sz="4" w:space="0" w:color="000000"/>
              <w:right w:val="single" w:sz="4" w:space="0" w:color="000000"/>
            </w:tcBorders>
            <w:vAlign w:val="center"/>
            <w:tcPrChange w:id="3166" w:author="OpenAI" w:date="2026-10-01T18:07:00Z" w16du:dateUtc="2026-10-02T01:07:00Z">
              <w:tcPr>
                <w:tcW w:w="1169"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right"/>
              <w:rPr>
                <w:sz w:val="22"/>
                <w:rPrChange w:id="3167" w:author="OpenAI" w:date="2026-10-01T18:07:00Z" w16du:dateUtc="2026-10-02T01:07:00Z">
                  <w:rPr/>
                </w:rPrChange>
              </w:rPr>
            </w:pPr>
            <w:r>
              <w:rPr>
                <w:sz w:val="22"/>
                <w:rPrChange w:id="3168" w:author="OpenAI" w:date="2026-10-01T18:07:00Z" w16du:dateUtc="2026-10-02T01:07:00Z">
                  <w:rPr/>
                </w:rPrChange>
              </w:rPr>
              <w:t>0.027</w:t>
            </w:r>
          </w:p>
        </w:tc>
        <w:tc>
          <w:tcPr>
            <w:tcW w:w="807" w:type="dxa"/>
            <w:tcBorders>
              <w:top w:val="single" w:sz="4" w:space="0" w:color="000000"/>
              <w:left w:val="single" w:sz="4" w:space="0" w:color="000000"/>
              <w:bottom w:val="single" w:sz="4" w:space="0" w:color="000000"/>
              <w:right w:val="single" w:sz="4" w:space="0" w:color="000000"/>
            </w:tcBorders>
            <w:vAlign w:val="center"/>
            <w:tcPrChange w:id="3169" w:author="OpenAI" w:date="2026-10-01T18:07:00Z" w16du:dateUtc="2026-10-02T01:07:00Z">
              <w:tcPr>
                <w:tcW w:w="937"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1425FF">
            <w:pPr>
              <w:jc w:val="left"/>
              <w:rPr>
                <w:sz w:val="22"/>
                <w:rPrChange w:id="3170" w:author="OpenAI" w:date="2026-10-01T18:07:00Z" w16du:dateUtc="2026-10-02T01:07:00Z">
                  <w:rPr/>
                </w:rPrChange>
              </w:rPr>
            </w:pPr>
          </w:p>
        </w:tc>
        <w:tc>
          <w:tcPr>
            <w:tcW w:w="3059" w:type="dxa"/>
            <w:tcBorders>
              <w:top w:val="single" w:sz="4" w:space="0" w:color="000000"/>
              <w:left w:val="single" w:sz="4" w:space="0" w:color="000000"/>
              <w:bottom w:val="single" w:sz="4" w:space="0" w:color="000000"/>
              <w:right w:val="single" w:sz="4" w:space="0" w:color="000000"/>
            </w:tcBorders>
            <w:vAlign w:val="center"/>
            <w:tcPrChange w:id="3171" w:author="OpenAI" w:date="2026-10-01T18:07:00Z" w16du:dateUtc="2026-10-02T01:07:00Z">
              <w:tcPr>
                <w:tcW w:w="2663"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3172" w:author="OpenAI" w:date="2026-10-01T18:07:00Z" w16du:dateUtc="2026-10-02T01:07:00Z">
                  <w:rPr/>
                </w:rPrChange>
              </w:rPr>
            </w:pPr>
            <w:r>
              <w:rPr>
                <w:sz w:val="22"/>
                <w:rPrChange w:id="3173" w:author="OpenAI" w:date="2026-10-01T18:07:00Z" w16du:dateUtc="2026-10-02T01:07:00Z">
                  <w:rPr/>
                </w:rPrChange>
              </w:rPr>
              <w:t>Model estimated by the authors [13]</w:t>
            </w:r>
          </w:p>
        </w:tc>
        <w:tc>
          <w:tcPr>
            <w:tcW w:w="1441" w:type="dxa"/>
            <w:tcBorders>
              <w:top w:val="single" w:sz="4" w:space="0" w:color="000000"/>
              <w:left w:val="single" w:sz="4" w:space="0" w:color="000000"/>
              <w:bottom w:val="single" w:sz="4" w:space="0" w:color="000000"/>
              <w:right w:val="single" w:sz="4" w:space="0" w:color="000000"/>
            </w:tcBorders>
            <w:cellDel w:id="3174" w:author="OpenAI" w:date="2026-10-01T18:07:00Z"/>
            <w:tcPrChange w:id="3175" w:author="OpenAI" w:date="2026-10-01T18:07:00Z" w16du:dateUtc="2026-10-02T01:07:00Z">
              <w:tcPr>
                <w:tcW w:w="1441" w:type="dxa"/>
                <w:gridSpan w:val="2"/>
                <w:tcBorders>
                  <w:top w:val="single" w:sz="4" w:space="0" w:color="000000"/>
                  <w:left w:val="single" w:sz="4" w:space="0" w:color="000000"/>
                  <w:bottom w:val="single" w:sz="4" w:space="0" w:color="000000"/>
                  <w:right w:val="single" w:sz="4" w:space="0" w:color="000000"/>
                </w:tcBorders>
                <w:vAlign w:val="center"/>
                <w:cellDel w:id="3176" w:author="OpenAI" w:date="2026-10-01T18:07:00Z"/>
              </w:tcPr>
            </w:tcPrChange>
          </w:tcPr>
          <w:p w:rsidR="007B1B89" w:rsidRDefault="007B1B89">
            <w:pPr>
              <w:jc w:val="center"/>
            </w:pPr>
            <w:del w:id="3177" w:author="OpenAI" w:date="2026-10-01T18:07:00Z" w16du:dateUtc="2026-10-02T01:07:00Z">
              <w:r>
                <w:delText>A Priori and Top Down</w:delText>
              </w:r>
            </w:del>
          </w:p>
        </w:tc>
        <w:tc>
          <w:tcPr>
            <w:tcW w:w="1172" w:type="dxa"/>
            <w:gridSpan w:val="2"/>
            <w:tcBorders>
              <w:top w:val="single" w:sz="4" w:space="0" w:color="000000"/>
              <w:left w:val="single" w:sz="4" w:space="0" w:color="000000"/>
              <w:bottom w:val="single" w:sz="4" w:space="0" w:color="000000"/>
              <w:right w:val="single" w:sz="4" w:space="0" w:color="000000"/>
            </w:tcBorders>
            <w:vAlign w:val="center"/>
            <w:tcPrChange w:id="3178" w:author="OpenAI" w:date="2026-10-01T18:07:00Z" w16du:dateUtc="2026-10-02T01:07:00Z">
              <w:tcPr>
                <w:tcW w:w="3115"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3179" w:author="OpenAI" w:date="2026-10-01T18:07:00Z" w16du:dateUtc="2026-10-02T01:07:00Z">
                  <w:rPr/>
                </w:rPrChange>
              </w:rPr>
            </w:pPr>
            <w:r>
              <w:rPr>
                <w:sz w:val="22"/>
                <w:rPrChange w:id="3180" w:author="OpenAI" w:date="2026-10-01T18:07:00Z" w16du:dateUtc="2026-10-02T01:07:00Z">
                  <w:rPr/>
                </w:rPrChange>
              </w:rPr>
              <w:t>[13]</w:t>
            </w:r>
          </w:p>
        </w:tc>
      </w:tr>
      <w:tr w:rsidR="001425FF">
        <w:trPr>
          <w:trHeight w:val="417"/>
          <w:trPrChange w:id="3181" w:author="OpenAI" w:date="2026-10-01T18:07:00Z" w16du:dateUtc="2026-10-02T01:07:00Z">
            <w:trPr>
              <w:trHeight w:val="417"/>
            </w:trPr>
          </w:trPrChange>
        </w:trPr>
        <w:tc>
          <w:tcPr>
            <w:tcW w:w="1596" w:type="dxa"/>
            <w:tcBorders>
              <w:top w:val="single" w:sz="4" w:space="0" w:color="000000"/>
              <w:left w:val="single" w:sz="4" w:space="0" w:color="000000"/>
              <w:bottom w:val="single" w:sz="4" w:space="0" w:color="000000"/>
              <w:right w:val="single" w:sz="4" w:space="0" w:color="000000"/>
            </w:tcBorders>
            <w:vAlign w:val="center"/>
            <w:tcPrChange w:id="3182" w:author="OpenAI" w:date="2026-10-01T18:07:00Z" w16du:dateUtc="2026-10-02T01:07:00Z">
              <w:tcPr>
                <w:tcW w:w="1830"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3183" w:author="OpenAI" w:date="2026-10-01T18:07:00Z" w16du:dateUtc="2026-10-02T01:07:00Z">
                  <w:rPr/>
                </w:rPrChange>
              </w:rPr>
            </w:pPr>
            <w:r>
              <w:rPr>
                <w:sz w:val="22"/>
                <w:rPrChange w:id="3184" w:author="OpenAI" w:date="2026-10-01T18:07:00Z" w16du:dateUtc="2026-10-02T01:07:00Z">
                  <w:rPr/>
                </w:rPrChange>
              </w:rPr>
              <w:t>Pembrolizumab</w:t>
            </w:r>
          </w:p>
        </w:tc>
        <w:tc>
          <w:tcPr>
            <w:tcW w:w="956" w:type="dxa"/>
            <w:tcBorders>
              <w:top w:val="single" w:sz="4" w:space="0" w:color="000000"/>
              <w:left w:val="single" w:sz="4" w:space="0" w:color="000000"/>
              <w:bottom w:val="single" w:sz="4" w:space="0" w:color="000000"/>
              <w:right w:val="single" w:sz="4" w:space="0" w:color="000000"/>
            </w:tcBorders>
            <w:vAlign w:val="bottom"/>
            <w:tcPrChange w:id="3185" w:author="OpenAI" w:date="2026-10-01T18:07:00Z" w16du:dateUtc="2026-10-02T01:07:00Z">
              <w:tcPr>
                <w:tcW w:w="1161" w:type="dxa"/>
                <w:gridSpan w:val="2"/>
                <w:tcBorders>
                  <w:top w:val="single" w:sz="4" w:space="0" w:color="000000"/>
                  <w:left w:val="single" w:sz="4" w:space="0" w:color="000000"/>
                  <w:bottom w:val="single" w:sz="4" w:space="0" w:color="000000"/>
                  <w:right w:val="single" w:sz="4" w:space="0" w:color="000000"/>
                </w:tcBorders>
                <w:vAlign w:val="bottom"/>
              </w:tcPr>
            </w:tcPrChange>
          </w:tcPr>
          <w:p w:rsidR="001425FF" w:rsidRDefault="007B1B89">
            <w:pPr>
              <w:jc w:val="left"/>
              <w:rPr>
                <w:sz w:val="22"/>
                <w:rPrChange w:id="3186" w:author="OpenAI" w:date="2026-10-01T18:07:00Z" w16du:dateUtc="2026-10-02T01:07:00Z">
                  <w:rPr/>
                </w:rPrChange>
              </w:rPr>
            </w:pPr>
            <w:r>
              <w:rPr>
                <w:sz w:val="22"/>
                <w:rPrChange w:id="3187" w:author="OpenAI" w:date="2026-10-01T18:07:00Z" w16du:dateUtc="2026-10-02T01:07:00Z">
                  <w:rPr/>
                </w:rPrChange>
              </w:rPr>
              <w:t>Human</w:t>
            </w:r>
          </w:p>
        </w:tc>
        <w:tc>
          <w:tcPr>
            <w:tcW w:w="1707" w:type="dxa"/>
            <w:tcBorders>
              <w:top w:val="single" w:sz="4" w:space="0" w:color="000000"/>
              <w:left w:val="single" w:sz="4" w:space="0" w:color="000000"/>
              <w:bottom w:val="single" w:sz="4" w:space="0" w:color="000000"/>
              <w:right w:val="single" w:sz="4" w:space="0" w:color="000000"/>
            </w:tcBorders>
            <w:vAlign w:val="center"/>
            <w:tcPrChange w:id="3188" w:author="OpenAI" w:date="2026-10-01T18:07:00Z" w16du:dateUtc="2026-10-02T01:07:00Z">
              <w:tcPr>
                <w:tcW w:w="1539"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3189" w:author="OpenAI" w:date="2026-10-01T18:07:00Z" w16du:dateUtc="2026-10-02T01:07:00Z">
                  <w:rPr/>
                </w:rPrChange>
              </w:rPr>
            </w:pPr>
            <w:r>
              <w:rPr>
                <w:sz w:val="22"/>
                <w:rPrChange w:id="3190" w:author="OpenAI" w:date="2026-10-01T18:07:00Z" w16du:dateUtc="2026-10-02T01:07:00Z">
                  <w:rPr/>
                </w:rPrChange>
              </w:rPr>
              <w:t>Reference target concentration</w:t>
            </w:r>
          </w:p>
        </w:tc>
        <w:tc>
          <w:tcPr>
            <w:tcW w:w="1172" w:type="dxa"/>
            <w:tcBorders>
              <w:top w:val="single" w:sz="4" w:space="0" w:color="000000"/>
              <w:left w:val="single" w:sz="4" w:space="0" w:color="000000"/>
              <w:bottom w:val="single" w:sz="4" w:space="0" w:color="000000"/>
              <w:right w:val="single" w:sz="4" w:space="0" w:color="000000"/>
            </w:tcBorders>
            <w:vAlign w:val="center"/>
            <w:tcPrChange w:id="3191" w:author="OpenAI" w:date="2026-10-01T18:07:00Z" w16du:dateUtc="2026-10-02T01:07:00Z">
              <w:tcPr>
                <w:tcW w:w="1169"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right"/>
              <w:rPr>
                <w:sz w:val="22"/>
                <w:rPrChange w:id="3192" w:author="OpenAI" w:date="2026-10-01T18:07:00Z" w16du:dateUtc="2026-10-02T01:07:00Z">
                  <w:rPr/>
                </w:rPrChange>
              </w:rPr>
            </w:pPr>
            <w:r>
              <w:rPr>
                <w:sz w:val="22"/>
                <w:rPrChange w:id="3193" w:author="OpenAI" w:date="2026-10-01T18:07:00Z" w16du:dateUtc="2026-10-02T01:07:00Z">
                  <w:rPr/>
                </w:rPrChange>
              </w:rPr>
              <w:t>0.07138</w:t>
            </w:r>
          </w:p>
        </w:tc>
        <w:tc>
          <w:tcPr>
            <w:tcW w:w="807" w:type="dxa"/>
            <w:tcBorders>
              <w:top w:val="single" w:sz="4" w:space="0" w:color="000000"/>
              <w:left w:val="single" w:sz="4" w:space="0" w:color="000000"/>
              <w:bottom w:val="single" w:sz="4" w:space="0" w:color="000000"/>
              <w:right w:val="single" w:sz="4" w:space="0" w:color="000000"/>
            </w:tcBorders>
            <w:vAlign w:val="center"/>
            <w:tcPrChange w:id="3194" w:author="OpenAI" w:date="2026-10-01T18:07:00Z" w16du:dateUtc="2026-10-02T01:07:00Z">
              <w:tcPr>
                <w:tcW w:w="937"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3195" w:author="OpenAI" w:date="2026-10-01T18:07:00Z" w16du:dateUtc="2026-10-02T01:07:00Z">
                  <w:rPr/>
                </w:rPrChange>
              </w:rPr>
            </w:pPr>
            <w:r>
              <w:rPr>
                <w:sz w:val="22"/>
                <w:rPrChange w:id="3196" w:author="OpenAI" w:date="2026-10-01T18:07:00Z" w16du:dateUtc="2026-10-02T01:07:00Z">
                  <w:rPr/>
                </w:rPrChange>
              </w:rPr>
              <w:t>nM</w:t>
            </w:r>
          </w:p>
        </w:tc>
        <w:tc>
          <w:tcPr>
            <w:tcW w:w="3059" w:type="dxa"/>
            <w:gridSpan w:val="2"/>
            <w:tcBorders>
              <w:top w:val="single" w:sz="4" w:space="0" w:color="000000"/>
              <w:left w:val="single" w:sz="4" w:space="0" w:color="000000"/>
              <w:bottom w:val="single" w:sz="4" w:space="0" w:color="000000"/>
              <w:right w:val="single" w:sz="4" w:space="0" w:color="000000"/>
            </w:tcBorders>
            <w:tcPrChange w:id="3197" w:author="OpenAI" w:date="2026-10-01T18:07:00Z" w16du:dateUtc="2026-10-02T01:07:00Z">
              <w:tcPr>
                <w:tcW w:w="2663" w:type="dxa"/>
                <w:gridSpan w:val="2"/>
                <w:tcBorders>
                  <w:top w:val="single" w:sz="4" w:space="0" w:color="000000"/>
                  <w:left w:val="single" w:sz="4" w:space="0" w:color="000000"/>
                  <w:bottom w:val="single" w:sz="4" w:space="0" w:color="000000"/>
                  <w:right w:val="single" w:sz="4" w:space="0" w:color="000000"/>
                </w:tcBorders>
              </w:tcPr>
            </w:tcPrChange>
          </w:tcPr>
          <w:p w:rsidR="001425FF" w:rsidRDefault="007B1B89">
            <w:pPr>
              <w:jc w:val="left"/>
              <w:rPr>
                <w:sz w:val="22"/>
                <w:rPrChange w:id="3198" w:author="OpenAI" w:date="2026-10-01T18:07:00Z" w16du:dateUtc="2026-10-02T01:07:00Z">
                  <w:rPr/>
                </w:rPrChange>
              </w:rPr>
            </w:pPr>
            <w:r>
              <w:rPr>
                <w:sz w:val="22"/>
                <w:rPrChange w:id="3199" w:author="OpenAI" w:date="2026-10-01T18:07:00Z" w16du:dateUtc="2026-10-02T01:07:00Z">
                  <w:rPr/>
                </w:rPrChange>
              </w:rPr>
              <w:t>Model estimated by the authors [13]</w:t>
            </w:r>
          </w:p>
        </w:tc>
        <w:tc>
          <w:tcPr>
            <w:tcW w:w="1172" w:type="dxa"/>
            <w:tcBorders>
              <w:top w:val="single" w:sz="4" w:space="0" w:color="000000"/>
              <w:left w:val="single" w:sz="4" w:space="0" w:color="000000"/>
              <w:bottom w:val="single" w:sz="4" w:space="0" w:color="000000"/>
              <w:right w:val="single" w:sz="4" w:space="0" w:color="000000"/>
            </w:tcBorders>
            <w:vAlign w:val="center"/>
            <w:tcPrChange w:id="3200" w:author="OpenAI" w:date="2026-10-01T18:07:00Z" w16du:dateUtc="2026-10-02T01:07:00Z">
              <w:tcPr>
                <w:tcW w:w="1441"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3201" w:author="OpenAI" w:date="2026-10-01T18:07:00Z" w16du:dateUtc="2026-10-02T01:07:00Z">
                  <w:rPr/>
                </w:rPrChange>
              </w:rPr>
              <w:pPrChange w:id="3202" w:author="OpenAI" w:date="2026-10-01T18:07:00Z" w16du:dateUtc="2026-10-02T01:07:00Z">
                <w:pPr>
                  <w:jc w:val="center"/>
                </w:pPr>
              </w:pPrChange>
            </w:pPr>
            <w:del w:id="3203" w:author="OpenAI" w:date="2026-10-01T18:07:00Z" w16du:dateUtc="2026-10-02T01:07:00Z">
              <w:r>
                <w:delText>A Priori and Top Down</w:delText>
              </w:r>
            </w:del>
            <w:ins w:id="3204" w:author="OpenAI" w:date="2026-10-01T18:07:00Z" w16du:dateUtc="2026-10-02T01:07:00Z">
              <w:r>
                <w:rPr>
                  <w:sz w:val="22"/>
                  <w:szCs w:val="22"/>
                </w:rPr>
                <w:t>[13]</w:t>
              </w:r>
            </w:ins>
          </w:p>
        </w:tc>
        <w:tc>
          <w:tcPr>
            <w:tcW w:w="3115" w:type="dxa"/>
            <w:tcBorders>
              <w:top w:val="single" w:sz="4" w:space="0" w:color="000000"/>
              <w:left w:val="single" w:sz="4" w:space="0" w:color="000000"/>
              <w:bottom w:val="single" w:sz="4" w:space="0" w:color="000000"/>
              <w:right w:val="single" w:sz="4" w:space="0" w:color="000000"/>
            </w:tcBorders>
            <w:cellDel w:id="3205" w:author="OpenAI" w:date="2026-10-01T18:07:00Z"/>
            <w:tcPrChange w:id="3206" w:author="OpenAI" w:date="2026-10-01T18:07:00Z" w16du:dateUtc="2026-10-02T01:07:00Z">
              <w:tcPr>
                <w:tcW w:w="3115" w:type="dxa"/>
                <w:tcBorders>
                  <w:top w:val="single" w:sz="4" w:space="0" w:color="000000"/>
                  <w:left w:val="single" w:sz="4" w:space="0" w:color="000000"/>
                  <w:bottom w:val="single" w:sz="4" w:space="0" w:color="000000"/>
                  <w:right w:val="single" w:sz="4" w:space="0" w:color="000000"/>
                </w:tcBorders>
                <w:vAlign w:val="center"/>
                <w:cellDel w:id="3207" w:author="OpenAI" w:date="2026-10-01T18:07:00Z"/>
              </w:tcPr>
            </w:tcPrChange>
          </w:tcPr>
          <w:p w:rsidR="007B1B89" w:rsidRDefault="007B1B89">
            <w:pPr>
              <w:jc w:val="left"/>
            </w:pPr>
            <w:del w:id="3208" w:author="OpenAI" w:date="2026-10-01T18:07:00Z" w16du:dateUtc="2026-10-02T01:07:00Z">
              <w:r>
                <w:delText>[13]</w:delText>
              </w:r>
            </w:del>
          </w:p>
        </w:tc>
      </w:tr>
      <w:tr w:rsidR="001425FF">
        <w:trPr>
          <w:trHeight w:val="417"/>
          <w:trPrChange w:id="3209" w:author="OpenAI" w:date="2026-10-01T18:07:00Z" w16du:dateUtc="2026-10-02T01:07:00Z">
            <w:trPr>
              <w:trHeight w:val="417"/>
            </w:trPr>
          </w:trPrChange>
        </w:trPr>
        <w:tc>
          <w:tcPr>
            <w:tcW w:w="1596" w:type="dxa"/>
            <w:tcBorders>
              <w:top w:val="single" w:sz="4" w:space="0" w:color="000000"/>
              <w:left w:val="single" w:sz="4" w:space="0" w:color="000000"/>
              <w:bottom w:val="single" w:sz="4" w:space="0" w:color="000000"/>
              <w:right w:val="single" w:sz="4" w:space="0" w:color="000000"/>
            </w:tcBorders>
            <w:vAlign w:val="center"/>
            <w:tcPrChange w:id="3210" w:author="OpenAI" w:date="2026-10-01T18:07:00Z" w16du:dateUtc="2026-10-02T01:07:00Z">
              <w:tcPr>
                <w:tcW w:w="1830"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3211" w:author="OpenAI" w:date="2026-10-01T18:07:00Z" w16du:dateUtc="2026-10-02T01:07:00Z">
                  <w:rPr/>
                </w:rPrChange>
              </w:rPr>
            </w:pPr>
            <w:r>
              <w:rPr>
                <w:sz w:val="22"/>
                <w:rPrChange w:id="3212" w:author="OpenAI" w:date="2026-10-01T18:07:00Z" w16du:dateUtc="2026-10-02T01:07:00Z">
                  <w:rPr/>
                </w:rPrChange>
              </w:rPr>
              <w:t>Pembrolizumab</w:t>
            </w:r>
          </w:p>
        </w:tc>
        <w:tc>
          <w:tcPr>
            <w:tcW w:w="956" w:type="dxa"/>
            <w:tcBorders>
              <w:top w:val="single" w:sz="4" w:space="0" w:color="000000"/>
              <w:left w:val="single" w:sz="4" w:space="0" w:color="000000"/>
              <w:bottom w:val="single" w:sz="4" w:space="0" w:color="000000"/>
              <w:right w:val="single" w:sz="4" w:space="0" w:color="000000"/>
            </w:tcBorders>
            <w:vAlign w:val="bottom"/>
            <w:tcPrChange w:id="3213" w:author="OpenAI" w:date="2026-10-01T18:07:00Z" w16du:dateUtc="2026-10-02T01:07:00Z">
              <w:tcPr>
                <w:tcW w:w="1161" w:type="dxa"/>
                <w:gridSpan w:val="2"/>
                <w:tcBorders>
                  <w:top w:val="single" w:sz="4" w:space="0" w:color="000000"/>
                  <w:left w:val="single" w:sz="4" w:space="0" w:color="000000"/>
                  <w:bottom w:val="single" w:sz="4" w:space="0" w:color="000000"/>
                  <w:right w:val="single" w:sz="4" w:space="0" w:color="000000"/>
                </w:tcBorders>
                <w:vAlign w:val="bottom"/>
              </w:tcPr>
            </w:tcPrChange>
          </w:tcPr>
          <w:p w:rsidR="001425FF" w:rsidRDefault="007B1B89">
            <w:pPr>
              <w:jc w:val="left"/>
              <w:rPr>
                <w:sz w:val="22"/>
                <w:rPrChange w:id="3214" w:author="OpenAI" w:date="2026-10-01T18:07:00Z" w16du:dateUtc="2026-10-02T01:07:00Z">
                  <w:rPr/>
                </w:rPrChange>
              </w:rPr>
            </w:pPr>
            <w:r>
              <w:rPr>
                <w:sz w:val="22"/>
                <w:rPrChange w:id="3215" w:author="OpenAI" w:date="2026-10-01T18:07:00Z" w16du:dateUtc="2026-10-02T01:07:00Z">
                  <w:rPr/>
                </w:rPrChange>
              </w:rPr>
              <w:t>Human</w:t>
            </w:r>
          </w:p>
        </w:tc>
        <w:tc>
          <w:tcPr>
            <w:tcW w:w="1707" w:type="dxa"/>
            <w:tcBorders>
              <w:top w:val="single" w:sz="4" w:space="0" w:color="000000"/>
              <w:left w:val="single" w:sz="4" w:space="0" w:color="000000"/>
              <w:bottom w:val="single" w:sz="4" w:space="0" w:color="000000"/>
              <w:right w:val="single" w:sz="4" w:space="0" w:color="000000"/>
            </w:tcBorders>
            <w:vAlign w:val="center"/>
            <w:tcPrChange w:id="3216" w:author="OpenAI" w:date="2026-10-01T18:07:00Z" w16du:dateUtc="2026-10-02T01:07:00Z">
              <w:tcPr>
                <w:tcW w:w="1539"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3217" w:author="OpenAI" w:date="2026-10-01T18:07:00Z" w16du:dateUtc="2026-10-02T01:07:00Z">
                  <w:rPr/>
                </w:rPrChange>
              </w:rPr>
            </w:pPr>
            <w:r>
              <w:rPr>
                <w:sz w:val="22"/>
                <w:rPrChange w:id="3218" w:author="OpenAI" w:date="2026-10-01T18:07:00Z" w16du:dateUtc="2026-10-02T01:07:00Z">
                  <w:rPr/>
                </w:rPrChange>
              </w:rPr>
              <w:t>kdeg</w:t>
            </w:r>
          </w:p>
        </w:tc>
        <w:tc>
          <w:tcPr>
            <w:tcW w:w="1172" w:type="dxa"/>
            <w:tcBorders>
              <w:top w:val="single" w:sz="4" w:space="0" w:color="000000"/>
              <w:left w:val="single" w:sz="4" w:space="0" w:color="000000"/>
              <w:bottom w:val="single" w:sz="4" w:space="0" w:color="000000"/>
              <w:right w:val="single" w:sz="4" w:space="0" w:color="000000"/>
            </w:tcBorders>
            <w:vAlign w:val="center"/>
            <w:tcPrChange w:id="3219" w:author="OpenAI" w:date="2026-10-01T18:07:00Z" w16du:dateUtc="2026-10-02T01:07:00Z">
              <w:tcPr>
                <w:tcW w:w="1169"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right"/>
              <w:rPr>
                <w:sz w:val="22"/>
                <w:rPrChange w:id="3220" w:author="OpenAI" w:date="2026-10-01T18:07:00Z" w16du:dateUtc="2026-10-02T01:07:00Z">
                  <w:rPr/>
                </w:rPrChange>
              </w:rPr>
            </w:pPr>
            <w:r>
              <w:rPr>
                <w:sz w:val="22"/>
                <w:rPrChange w:id="3221" w:author="OpenAI" w:date="2026-10-01T18:07:00Z" w16du:dateUtc="2026-10-02T01:07:00Z">
                  <w:rPr/>
                </w:rPrChange>
              </w:rPr>
              <w:t>0.027</w:t>
            </w:r>
          </w:p>
        </w:tc>
        <w:tc>
          <w:tcPr>
            <w:tcW w:w="807" w:type="dxa"/>
            <w:tcBorders>
              <w:top w:val="single" w:sz="4" w:space="0" w:color="000000"/>
              <w:left w:val="single" w:sz="4" w:space="0" w:color="000000"/>
              <w:bottom w:val="single" w:sz="4" w:space="0" w:color="000000"/>
              <w:right w:val="single" w:sz="4" w:space="0" w:color="000000"/>
            </w:tcBorders>
            <w:vAlign w:val="center"/>
            <w:tcPrChange w:id="3222" w:author="OpenAI" w:date="2026-10-01T18:07:00Z" w16du:dateUtc="2026-10-02T01:07:00Z">
              <w:tcPr>
                <w:tcW w:w="937"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3223" w:author="OpenAI" w:date="2026-10-01T18:07:00Z" w16du:dateUtc="2026-10-02T01:07:00Z">
                  <w:rPr/>
                </w:rPrChange>
              </w:rPr>
            </w:pPr>
            <w:r>
              <w:rPr>
                <w:sz w:val="22"/>
                <w:rPrChange w:id="3224" w:author="OpenAI" w:date="2026-10-01T18:07:00Z" w16du:dateUtc="2026-10-02T01:07:00Z">
                  <w:rPr/>
                </w:rPrChange>
              </w:rPr>
              <w:t>1/h</w:t>
            </w:r>
          </w:p>
        </w:tc>
        <w:tc>
          <w:tcPr>
            <w:tcW w:w="3059" w:type="dxa"/>
            <w:gridSpan w:val="2"/>
            <w:tcBorders>
              <w:top w:val="single" w:sz="4" w:space="0" w:color="000000"/>
              <w:left w:val="single" w:sz="4" w:space="0" w:color="000000"/>
              <w:bottom w:val="single" w:sz="4" w:space="0" w:color="000000"/>
              <w:right w:val="single" w:sz="4" w:space="0" w:color="000000"/>
            </w:tcBorders>
            <w:tcPrChange w:id="3225" w:author="OpenAI" w:date="2026-10-01T18:07:00Z" w16du:dateUtc="2026-10-02T01:07:00Z">
              <w:tcPr>
                <w:tcW w:w="2663" w:type="dxa"/>
                <w:gridSpan w:val="2"/>
                <w:tcBorders>
                  <w:top w:val="single" w:sz="4" w:space="0" w:color="000000"/>
                  <w:left w:val="single" w:sz="4" w:space="0" w:color="000000"/>
                  <w:bottom w:val="single" w:sz="4" w:space="0" w:color="000000"/>
                  <w:right w:val="single" w:sz="4" w:space="0" w:color="000000"/>
                </w:tcBorders>
              </w:tcPr>
            </w:tcPrChange>
          </w:tcPr>
          <w:p w:rsidR="001425FF" w:rsidRDefault="007B1B89">
            <w:pPr>
              <w:jc w:val="left"/>
              <w:rPr>
                <w:sz w:val="22"/>
                <w:rPrChange w:id="3226" w:author="OpenAI" w:date="2026-10-01T18:07:00Z" w16du:dateUtc="2026-10-02T01:07:00Z">
                  <w:rPr/>
                </w:rPrChange>
              </w:rPr>
            </w:pPr>
            <w:r>
              <w:rPr>
                <w:sz w:val="22"/>
                <w:rPrChange w:id="3227" w:author="OpenAI" w:date="2026-10-01T18:07:00Z" w16du:dateUtc="2026-10-02T01:07:00Z">
                  <w:rPr/>
                </w:rPrChange>
              </w:rPr>
              <w:t>Model estimated by the authors of the source</w:t>
            </w:r>
          </w:p>
        </w:tc>
        <w:tc>
          <w:tcPr>
            <w:tcW w:w="1172" w:type="dxa"/>
            <w:tcBorders>
              <w:top w:val="single" w:sz="4" w:space="0" w:color="000000"/>
              <w:left w:val="single" w:sz="4" w:space="0" w:color="000000"/>
              <w:bottom w:val="single" w:sz="4" w:space="0" w:color="000000"/>
              <w:right w:val="single" w:sz="4" w:space="0" w:color="000000"/>
            </w:tcBorders>
            <w:vAlign w:val="center"/>
            <w:tcPrChange w:id="3228" w:author="OpenAI" w:date="2026-10-01T18:07:00Z" w16du:dateUtc="2026-10-02T01:07:00Z">
              <w:tcPr>
                <w:tcW w:w="1441"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3229" w:author="OpenAI" w:date="2026-10-01T18:07:00Z" w16du:dateUtc="2026-10-02T01:07:00Z">
                  <w:rPr/>
                </w:rPrChange>
              </w:rPr>
              <w:pPrChange w:id="3230" w:author="OpenAI" w:date="2026-10-01T18:07:00Z" w16du:dateUtc="2026-10-02T01:07:00Z">
                <w:pPr>
                  <w:jc w:val="center"/>
                </w:pPr>
              </w:pPrChange>
            </w:pPr>
            <w:del w:id="3231" w:author="OpenAI" w:date="2026-10-01T18:07:00Z" w16du:dateUtc="2026-10-02T01:07:00Z">
              <w:r>
                <w:delText>A Priori and Top Down</w:delText>
              </w:r>
            </w:del>
            <w:ins w:id="3232" w:author="OpenAI" w:date="2026-10-01T18:07:00Z" w16du:dateUtc="2026-10-02T01:07:00Z">
              <w:r>
                <w:rPr>
                  <w:sz w:val="22"/>
                  <w:szCs w:val="22"/>
                </w:rPr>
                <w:t>[13]</w:t>
              </w:r>
            </w:ins>
          </w:p>
        </w:tc>
        <w:tc>
          <w:tcPr>
            <w:tcW w:w="3115" w:type="dxa"/>
            <w:tcBorders>
              <w:top w:val="single" w:sz="4" w:space="0" w:color="000000"/>
              <w:left w:val="single" w:sz="4" w:space="0" w:color="000000"/>
              <w:bottom w:val="single" w:sz="4" w:space="0" w:color="000000"/>
              <w:right w:val="single" w:sz="4" w:space="0" w:color="000000"/>
            </w:tcBorders>
            <w:cellDel w:id="3233" w:author="OpenAI" w:date="2026-10-01T18:07:00Z"/>
            <w:tcPrChange w:id="3234" w:author="OpenAI" w:date="2026-10-01T18:07:00Z" w16du:dateUtc="2026-10-02T01:07:00Z">
              <w:tcPr>
                <w:tcW w:w="3115" w:type="dxa"/>
                <w:tcBorders>
                  <w:top w:val="single" w:sz="4" w:space="0" w:color="000000"/>
                  <w:left w:val="single" w:sz="4" w:space="0" w:color="000000"/>
                  <w:bottom w:val="single" w:sz="4" w:space="0" w:color="000000"/>
                  <w:right w:val="single" w:sz="4" w:space="0" w:color="000000"/>
                </w:tcBorders>
                <w:vAlign w:val="center"/>
                <w:cellDel w:id="3235" w:author="OpenAI" w:date="2026-10-01T18:07:00Z"/>
              </w:tcPr>
            </w:tcPrChange>
          </w:tcPr>
          <w:p w:rsidR="007B1B89" w:rsidRDefault="007B1B89">
            <w:pPr>
              <w:jc w:val="left"/>
            </w:pPr>
            <w:del w:id="3236" w:author="OpenAI" w:date="2026-10-01T18:07:00Z" w16du:dateUtc="2026-10-02T01:07:00Z">
              <w:r>
                <w:delText>[13]</w:delText>
              </w:r>
            </w:del>
          </w:p>
        </w:tc>
      </w:tr>
      <w:tr w:rsidR="001425FF">
        <w:trPr>
          <w:trHeight w:val="256"/>
          <w:trPrChange w:id="3237" w:author="OpenAI" w:date="2026-10-01T18:07:00Z" w16du:dateUtc="2026-10-02T01:07:00Z">
            <w:trPr>
              <w:trHeight w:val="256"/>
            </w:trPr>
          </w:trPrChange>
        </w:trPr>
        <w:tc>
          <w:tcPr>
            <w:tcW w:w="1596" w:type="dxa"/>
            <w:tcBorders>
              <w:top w:val="single" w:sz="4" w:space="0" w:color="000000"/>
              <w:left w:val="single" w:sz="4" w:space="0" w:color="000000"/>
              <w:bottom w:val="single" w:sz="4" w:space="0" w:color="000000"/>
              <w:right w:val="single" w:sz="4" w:space="0" w:color="000000"/>
            </w:tcBorders>
            <w:vAlign w:val="center"/>
            <w:tcPrChange w:id="3238" w:author="OpenAI" w:date="2026-10-01T18:07:00Z" w16du:dateUtc="2026-10-02T01:07:00Z">
              <w:tcPr>
                <w:tcW w:w="1830"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3239" w:author="OpenAI" w:date="2026-10-01T18:07:00Z" w16du:dateUtc="2026-10-02T01:07:00Z">
                  <w:rPr/>
                </w:rPrChange>
              </w:rPr>
            </w:pPr>
            <w:r>
              <w:rPr>
                <w:sz w:val="22"/>
                <w:rPrChange w:id="3240" w:author="OpenAI" w:date="2026-10-01T18:07:00Z" w16du:dateUtc="2026-10-02T01:07:00Z">
                  <w:rPr/>
                </w:rPrChange>
              </w:rPr>
              <w:t>Pembrolizumab</w:t>
            </w:r>
          </w:p>
        </w:tc>
        <w:tc>
          <w:tcPr>
            <w:tcW w:w="956" w:type="dxa"/>
            <w:tcBorders>
              <w:top w:val="single" w:sz="4" w:space="0" w:color="000000"/>
              <w:left w:val="single" w:sz="4" w:space="0" w:color="000000"/>
              <w:bottom w:val="single" w:sz="4" w:space="0" w:color="000000"/>
              <w:right w:val="single" w:sz="4" w:space="0" w:color="000000"/>
            </w:tcBorders>
            <w:vAlign w:val="bottom"/>
            <w:tcPrChange w:id="3241" w:author="OpenAI" w:date="2026-10-01T18:07:00Z" w16du:dateUtc="2026-10-02T01:07:00Z">
              <w:tcPr>
                <w:tcW w:w="1161" w:type="dxa"/>
                <w:gridSpan w:val="2"/>
                <w:tcBorders>
                  <w:top w:val="single" w:sz="4" w:space="0" w:color="000000"/>
                  <w:left w:val="single" w:sz="4" w:space="0" w:color="000000"/>
                  <w:bottom w:val="single" w:sz="4" w:space="0" w:color="000000"/>
                  <w:right w:val="single" w:sz="4" w:space="0" w:color="000000"/>
                </w:tcBorders>
                <w:vAlign w:val="bottom"/>
              </w:tcPr>
            </w:tcPrChange>
          </w:tcPr>
          <w:p w:rsidR="001425FF" w:rsidRDefault="007B1B89">
            <w:pPr>
              <w:jc w:val="left"/>
              <w:rPr>
                <w:sz w:val="22"/>
                <w:rPrChange w:id="3242" w:author="OpenAI" w:date="2026-10-01T18:07:00Z" w16du:dateUtc="2026-10-02T01:07:00Z">
                  <w:rPr/>
                </w:rPrChange>
              </w:rPr>
            </w:pPr>
            <w:r>
              <w:rPr>
                <w:sz w:val="22"/>
                <w:rPrChange w:id="3243" w:author="OpenAI" w:date="2026-10-01T18:07:00Z" w16du:dateUtc="2026-10-02T01:07:00Z">
                  <w:rPr/>
                </w:rPrChange>
              </w:rPr>
              <w:t>Human</w:t>
            </w:r>
          </w:p>
        </w:tc>
        <w:tc>
          <w:tcPr>
            <w:tcW w:w="1707" w:type="dxa"/>
            <w:tcBorders>
              <w:top w:val="single" w:sz="4" w:space="0" w:color="000000"/>
              <w:left w:val="single" w:sz="4" w:space="0" w:color="000000"/>
              <w:bottom w:val="single" w:sz="4" w:space="0" w:color="000000"/>
              <w:right w:val="single" w:sz="4" w:space="0" w:color="000000"/>
            </w:tcBorders>
            <w:vAlign w:val="center"/>
            <w:tcPrChange w:id="3244" w:author="OpenAI" w:date="2026-10-01T18:07:00Z" w16du:dateUtc="2026-10-02T01:07:00Z">
              <w:tcPr>
                <w:tcW w:w="1539"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3245" w:author="OpenAI" w:date="2026-10-01T18:07:00Z" w16du:dateUtc="2026-10-02T01:07:00Z">
                  <w:rPr/>
                </w:rPrChange>
              </w:rPr>
            </w:pPr>
            <w:r>
              <w:rPr>
                <w:sz w:val="22"/>
                <w:rPrChange w:id="3246" w:author="OpenAI" w:date="2026-10-01T18:07:00Z" w16du:dateUtc="2026-10-02T01:07:00Z">
                  <w:rPr/>
                </w:rPrChange>
              </w:rPr>
              <w:t>Kd (FcRn) in endosomal space</w:t>
            </w:r>
          </w:p>
        </w:tc>
        <w:tc>
          <w:tcPr>
            <w:tcW w:w="1172" w:type="dxa"/>
            <w:tcBorders>
              <w:top w:val="single" w:sz="4" w:space="0" w:color="000000"/>
              <w:left w:val="single" w:sz="4" w:space="0" w:color="000000"/>
              <w:bottom w:val="single" w:sz="4" w:space="0" w:color="000000"/>
              <w:right w:val="single" w:sz="4" w:space="0" w:color="000000"/>
            </w:tcBorders>
            <w:vAlign w:val="center"/>
            <w:tcPrChange w:id="3247" w:author="OpenAI" w:date="2026-10-01T18:07:00Z" w16du:dateUtc="2026-10-02T01:07:00Z">
              <w:tcPr>
                <w:tcW w:w="1169"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right"/>
              <w:rPr>
                <w:sz w:val="22"/>
                <w:rPrChange w:id="3248" w:author="OpenAI" w:date="2026-10-01T18:07:00Z" w16du:dateUtc="2026-10-02T01:07:00Z">
                  <w:rPr/>
                </w:rPrChange>
              </w:rPr>
            </w:pPr>
            <w:r>
              <w:rPr>
                <w:sz w:val="22"/>
                <w:rPrChange w:id="3249" w:author="OpenAI" w:date="2026-10-01T18:07:00Z" w16du:dateUtc="2026-10-02T01:07:00Z">
                  <w:rPr/>
                </w:rPrChange>
              </w:rPr>
              <w:t>0.081</w:t>
            </w:r>
          </w:p>
        </w:tc>
        <w:tc>
          <w:tcPr>
            <w:tcW w:w="807" w:type="dxa"/>
            <w:tcBorders>
              <w:top w:val="single" w:sz="4" w:space="0" w:color="000000"/>
              <w:left w:val="single" w:sz="4" w:space="0" w:color="000000"/>
              <w:bottom w:val="single" w:sz="4" w:space="0" w:color="000000"/>
              <w:right w:val="single" w:sz="4" w:space="0" w:color="000000"/>
            </w:tcBorders>
            <w:vAlign w:val="center"/>
            <w:tcPrChange w:id="3250" w:author="OpenAI" w:date="2026-10-01T18:07:00Z" w16du:dateUtc="2026-10-02T01:07:00Z">
              <w:tcPr>
                <w:tcW w:w="937"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3251" w:author="OpenAI" w:date="2026-10-01T18:07:00Z" w16du:dateUtc="2026-10-02T01:07:00Z">
                  <w:rPr/>
                </w:rPrChange>
              </w:rPr>
            </w:pPr>
            <w:r>
              <w:rPr>
                <w:sz w:val="22"/>
                <w:rPrChange w:id="3252" w:author="OpenAI" w:date="2026-10-01T18:07:00Z" w16du:dateUtc="2026-10-02T01:07:00Z">
                  <w:rPr/>
                </w:rPrChange>
              </w:rPr>
              <w:t>uM</w:t>
            </w:r>
          </w:p>
        </w:tc>
        <w:tc>
          <w:tcPr>
            <w:tcW w:w="3059" w:type="dxa"/>
            <w:gridSpan w:val="2"/>
            <w:tcBorders>
              <w:top w:val="single" w:sz="4" w:space="0" w:color="000000"/>
              <w:left w:val="single" w:sz="4" w:space="0" w:color="000000"/>
              <w:bottom w:val="single" w:sz="4" w:space="0" w:color="000000"/>
              <w:right w:val="single" w:sz="4" w:space="0" w:color="000000"/>
            </w:tcBorders>
            <w:vAlign w:val="center"/>
            <w:tcPrChange w:id="3253" w:author="OpenAI" w:date="2026-10-01T18:07:00Z" w16du:dateUtc="2026-10-02T01:07:00Z">
              <w:tcPr>
                <w:tcW w:w="2663"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3254" w:author="OpenAI" w:date="2026-10-01T18:07:00Z" w16du:dateUtc="2026-10-02T01:07:00Z">
                  <w:rPr/>
                </w:rPrChange>
              </w:rPr>
            </w:pPr>
            <w:r>
              <w:rPr>
                <w:sz w:val="22"/>
                <w:rPrChange w:id="3255" w:author="OpenAI" w:date="2026-10-01T18:07:00Z" w16du:dateUtc="2026-10-02T01:07:00Z">
                  <w:rPr/>
                </w:rPrChange>
              </w:rPr>
              <w:t>SPR/Biacore</w:t>
            </w:r>
          </w:p>
        </w:tc>
        <w:tc>
          <w:tcPr>
            <w:tcW w:w="1172" w:type="dxa"/>
            <w:tcBorders>
              <w:top w:val="single" w:sz="4" w:space="0" w:color="000000"/>
              <w:left w:val="single" w:sz="4" w:space="0" w:color="000000"/>
              <w:bottom w:val="single" w:sz="4" w:space="0" w:color="000000"/>
              <w:right w:val="single" w:sz="4" w:space="0" w:color="000000"/>
            </w:tcBorders>
            <w:vAlign w:val="center"/>
            <w:tcPrChange w:id="3256" w:author="OpenAI" w:date="2026-10-01T18:07:00Z" w16du:dateUtc="2026-10-02T01:07:00Z">
              <w:tcPr>
                <w:tcW w:w="1441"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3257" w:author="OpenAI" w:date="2026-10-01T18:07:00Z" w16du:dateUtc="2026-10-02T01:07:00Z">
                  <w:rPr/>
                </w:rPrChange>
              </w:rPr>
              <w:pPrChange w:id="3258" w:author="OpenAI" w:date="2026-10-01T18:07:00Z" w16du:dateUtc="2026-10-02T01:07:00Z">
                <w:pPr>
                  <w:jc w:val="center"/>
                </w:pPr>
              </w:pPrChange>
            </w:pPr>
            <w:del w:id="3259" w:author="OpenAI" w:date="2026-10-01T18:07:00Z" w16du:dateUtc="2026-10-02T01:07:00Z">
              <w:r>
                <w:delText>A Priori</w:delText>
              </w:r>
            </w:del>
            <w:ins w:id="3260" w:author="OpenAI" w:date="2026-10-01T18:07:00Z" w16du:dateUtc="2026-10-02T01:07:00Z">
              <w:r>
                <w:rPr>
                  <w:sz w:val="22"/>
                  <w:szCs w:val="22"/>
                </w:rPr>
                <w:t>[13]</w:t>
              </w:r>
            </w:ins>
          </w:p>
        </w:tc>
        <w:tc>
          <w:tcPr>
            <w:tcW w:w="3115" w:type="dxa"/>
            <w:tcBorders>
              <w:top w:val="single" w:sz="4" w:space="0" w:color="000000"/>
              <w:left w:val="single" w:sz="4" w:space="0" w:color="000000"/>
              <w:bottom w:val="single" w:sz="4" w:space="0" w:color="000000"/>
              <w:right w:val="single" w:sz="4" w:space="0" w:color="000000"/>
            </w:tcBorders>
            <w:cellDel w:id="3261" w:author="OpenAI" w:date="2026-10-01T18:07:00Z"/>
            <w:tcPrChange w:id="3262" w:author="OpenAI" w:date="2026-10-01T18:07:00Z" w16du:dateUtc="2026-10-02T01:07:00Z">
              <w:tcPr>
                <w:tcW w:w="3115" w:type="dxa"/>
                <w:tcBorders>
                  <w:top w:val="single" w:sz="4" w:space="0" w:color="000000"/>
                  <w:left w:val="single" w:sz="4" w:space="0" w:color="000000"/>
                  <w:bottom w:val="single" w:sz="4" w:space="0" w:color="000000"/>
                  <w:right w:val="single" w:sz="4" w:space="0" w:color="000000"/>
                </w:tcBorders>
                <w:vAlign w:val="center"/>
                <w:cellDel w:id="3263" w:author="OpenAI" w:date="2026-10-01T18:07:00Z"/>
              </w:tcPr>
            </w:tcPrChange>
          </w:tcPr>
          <w:p w:rsidR="007B1B89" w:rsidRDefault="007B1B89">
            <w:pPr>
              <w:jc w:val="left"/>
            </w:pPr>
            <w:del w:id="3264" w:author="OpenAI" w:date="2026-10-01T18:07:00Z" w16du:dateUtc="2026-10-02T01:07:00Z">
              <w:r>
                <w:delText>[13]</w:delText>
              </w:r>
            </w:del>
          </w:p>
        </w:tc>
      </w:tr>
      <w:tr w:rsidR="001425FF">
        <w:trPr>
          <w:trHeight w:val="417"/>
          <w:trPrChange w:id="3265" w:author="OpenAI" w:date="2026-10-01T18:07:00Z" w16du:dateUtc="2026-10-02T01:07:00Z">
            <w:trPr>
              <w:trHeight w:val="417"/>
            </w:trPr>
          </w:trPrChange>
        </w:trPr>
        <w:tc>
          <w:tcPr>
            <w:tcW w:w="1596" w:type="dxa"/>
            <w:tcBorders>
              <w:top w:val="single" w:sz="4" w:space="0" w:color="000000"/>
              <w:left w:val="single" w:sz="4" w:space="0" w:color="000000"/>
              <w:bottom w:val="single" w:sz="4" w:space="0" w:color="000000"/>
              <w:right w:val="single" w:sz="4" w:space="0" w:color="000000"/>
            </w:tcBorders>
            <w:vAlign w:val="center"/>
            <w:tcPrChange w:id="3266" w:author="OpenAI" w:date="2026-10-01T18:07:00Z" w16du:dateUtc="2026-10-02T01:07:00Z">
              <w:tcPr>
                <w:tcW w:w="1830"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3267" w:author="OpenAI" w:date="2026-10-01T18:07:00Z" w16du:dateUtc="2026-10-02T01:07:00Z">
                  <w:rPr/>
                </w:rPrChange>
              </w:rPr>
            </w:pPr>
            <w:r>
              <w:rPr>
                <w:sz w:val="22"/>
                <w:rPrChange w:id="3268" w:author="OpenAI" w:date="2026-10-01T18:07:00Z" w16du:dateUtc="2026-10-02T01:07:00Z">
                  <w:rPr/>
                </w:rPrChange>
              </w:rPr>
              <w:t>Tocilizumab</w:t>
            </w:r>
          </w:p>
        </w:tc>
        <w:tc>
          <w:tcPr>
            <w:tcW w:w="956" w:type="dxa"/>
            <w:tcBorders>
              <w:top w:val="single" w:sz="4" w:space="0" w:color="000000"/>
              <w:left w:val="single" w:sz="4" w:space="0" w:color="000000"/>
              <w:bottom w:val="single" w:sz="4" w:space="0" w:color="000000"/>
              <w:right w:val="single" w:sz="4" w:space="0" w:color="000000"/>
            </w:tcBorders>
            <w:vAlign w:val="bottom"/>
            <w:tcPrChange w:id="3269" w:author="OpenAI" w:date="2026-10-01T18:07:00Z" w16du:dateUtc="2026-10-02T01:07:00Z">
              <w:tcPr>
                <w:tcW w:w="1161" w:type="dxa"/>
                <w:gridSpan w:val="2"/>
                <w:tcBorders>
                  <w:top w:val="single" w:sz="4" w:space="0" w:color="000000"/>
                  <w:left w:val="single" w:sz="4" w:space="0" w:color="000000"/>
                  <w:bottom w:val="single" w:sz="4" w:space="0" w:color="000000"/>
                  <w:right w:val="single" w:sz="4" w:space="0" w:color="000000"/>
                </w:tcBorders>
                <w:vAlign w:val="bottom"/>
              </w:tcPr>
            </w:tcPrChange>
          </w:tcPr>
          <w:p w:rsidR="001425FF" w:rsidRDefault="007B1B89">
            <w:pPr>
              <w:jc w:val="left"/>
              <w:rPr>
                <w:sz w:val="22"/>
                <w:rPrChange w:id="3270" w:author="OpenAI" w:date="2026-10-01T18:07:00Z" w16du:dateUtc="2026-10-02T01:07:00Z">
                  <w:rPr/>
                </w:rPrChange>
              </w:rPr>
            </w:pPr>
            <w:r>
              <w:rPr>
                <w:sz w:val="22"/>
                <w:rPrChange w:id="3271" w:author="OpenAI" w:date="2026-10-01T18:07:00Z" w16du:dateUtc="2026-10-02T01:07:00Z">
                  <w:rPr/>
                </w:rPrChange>
              </w:rPr>
              <w:t>Human</w:t>
            </w:r>
          </w:p>
        </w:tc>
        <w:tc>
          <w:tcPr>
            <w:tcW w:w="1707" w:type="dxa"/>
            <w:tcBorders>
              <w:top w:val="single" w:sz="4" w:space="0" w:color="000000"/>
              <w:left w:val="single" w:sz="4" w:space="0" w:color="000000"/>
              <w:bottom w:val="single" w:sz="4" w:space="0" w:color="000000"/>
              <w:right w:val="single" w:sz="4" w:space="0" w:color="000000"/>
            </w:tcBorders>
            <w:vAlign w:val="center"/>
            <w:tcPrChange w:id="3272" w:author="OpenAI" w:date="2026-10-01T18:07:00Z" w16du:dateUtc="2026-10-02T01:07:00Z">
              <w:tcPr>
                <w:tcW w:w="1539"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3273" w:author="OpenAI" w:date="2026-10-01T18:07:00Z" w16du:dateUtc="2026-10-02T01:07:00Z">
                  <w:rPr/>
                </w:rPrChange>
              </w:rPr>
            </w:pPr>
            <w:r>
              <w:rPr>
                <w:sz w:val="22"/>
                <w:rPrChange w:id="3274" w:author="OpenAI" w:date="2026-10-01T18:07:00Z" w16du:dateUtc="2026-10-02T01:07:00Z">
                  <w:rPr/>
                </w:rPrChange>
              </w:rPr>
              <w:t>Kd</w:t>
            </w:r>
          </w:p>
        </w:tc>
        <w:tc>
          <w:tcPr>
            <w:tcW w:w="1172" w:type="dxa"/>
            <w:tcBorders>
              <w:top w:val="single" w:sz="4" w:space="0" w:color="000000"/>
              <w:left w:val="single" w:sz="4" w:space="0" w:color="000000"/>
              <w:bottom w:val="single" w:sz="4" w:space="0" w:color="000000"/>
              <w:right w:val="single" w:sz="4" w:space="0" w:color="000000"/>
            </w:tcBorders>
            <w:vAlign w:val="center"/>
            <w:tcPrChange w:id="3275" w:author="OpenAI" w:date="2026-10-01T18:07:00Z" w16du:dateUtc="2026-10-02T01:07:00Z">
              <w:tcPr>
                <w:tcW w:w="1169"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right"/>
              <w:rPr>
                <w:sz w:val="22"/>
                <w:rPrChange w:id="3276" w:author="OpenAI" w:date="2026-10-01T18:07:00Z" w16du:dateUtc="2026-10-02T01:07:00Z">
                  <w:rPr/>
                </w:rPrChange>
              </w:rPr>
            </w:pPr>
            <w:r>
              <w:rPr>
                <w:sz w:val="22"/>
                <w:rPrChange w:id="3277" w:author="OpenAI" w:date="2026-10-01T18:07:00Z" w16du:dateUtc="2026-10-02T01:07:00Z">
                  <w:rPr/>
                </w:rPrChange>
              </w:rPr>
              <w:t>0.00134</w:t>
            </w:r>
          </w:p>
        </w:tc>
        <w:tc>
          <w:tcPr>
            <w:tcW w:w="807" w:type="dxa"/>
            <w:tcBorders>
              <w:top w:val="single" w:sz="4" w:space="0" w:color="000000"/>
              <w:left w:val="single" w:sz="4" w:space="0" w:color="000000"/>
              <w:bottom w:val="single" w:sz="4" w:space="0" w:color="000000"/>
              <w:right w:val="single" w:sz="4" w:space="0" w:color="000000"/>
            </w:tcBorders>
            <w:vAlign w:val="center"/>
            <w:tcPrChange w:id="3278" w:author="OpenAI" w:date="2026-10-01T18:07:00Z" w16du:dateUtc="2026-10-02T01:07:00Z">
              <w:tcPr>
                <w:tcW w:w="937"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3279" w:author="OpenAI" w:date="2026-10-01T18:07:00Z" w16du:dateUtc="2026-10-02T01:07:00Z">
                  <w:rPr/>
                </w:rPrChange>
              </w:rPr>
            </w:pPr>
            <w:r>
              <w:rPr>
                <w:sz w:val="22"/>
                <w:rPrChange w:id="3280" w:author="OpenAI" w:date="2026-10-01T18:07:00Z" w16du:dateUtc="2026-10-02T01:07:00Z">
                  <w:rPr/>
                </w:rPrChange>
              </w:rPr>
              <w:t>uM</w:t>
            </w:r>
          </w:p>
        </w:tc>
        <w:tc>
          <w:tcPr>
            <w:tcW w:w="3059" w:type="dxa"/>
            <w:tcBorders>
              <w:top w:val="single" w:sz="4" w:space="0" w:color="000000"/>
              <w:left w:val="single" w:sz="4" w:space="0" w:color="000000"/>
              <w:bottom w:val="single" w:sz="4" w:space="0" w:color="000000"/>
              <w:right w:val="single" w:sz="4" w:space="0" w:color="000000"/>
            </w:tcBorders>
            <w:vAlign w:val="center"/>
            <w:tcPrChange w:id="3281" w:author="OpenAI" w:date="2026-10-01T18:07:00Z" w16du:dateUtc="2026-10-02T01:07:00Z">
              <w:tcPr>
                <w:tcW w:w="2663"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3282" w:author="OpenAI" w:date="2026-10-01T18:07:00Z" w16du:dateUtc="2026-10-02T01:07:00Z">
                  <w:rPr/>
                </w:rPrChange>
              </w:rPr>
            </w:pPr>
            <w:r>
              <w:rPr>
                <w:sz w:val="22"/>
                <w:rPrChange w:id="3283" w:author="OpenAI" w:date="2026-10-01T18:07:00Z" w16du:dateUtc="2026-10-02T01:07:00Z">
                  <w:rPr/>
                </w:rPrChange>
              </w:rPr>
              <w:t>SPR/Biacore</w:t>
            </w:r>
          </w:p>
        </w:tc>
        <w:tc>
          <w:tcPr>
            <w:tcW w:w="1441" w:type="dxa"/>
            <w:tcBorders>
              <w:top w:val="single" w:sz="4" w:space="0" w:color="000000"/>
              <w:left w:val="single" w:sz="4" w:space="0" w:color="000000"/>
              <w:bottom w:val="single" w:sz="4" w:space="0" w:color="000000"/>
              <w:right w:val="single" w:sz="4" w:space="0" w:color="000000"/>
            </w:tcBorders>
            <w:cellDel w:id="3284" w:author="OpenAI" w:date="2026-10-01T18:07:00Z"/>
            <w:tcPrChange w:id="3285" w:author="OpenAI" w:date="2026-10-01T18:07:00Z" w16du:dateUtc="2026-10-02T01:07:00Z">
              <w:tcPr>
                <w:tcW w:w="1441" w:type="dxa"/>
                <w:gridSpan w:val="2"/>
                <w:tcBorders>
                  <w:top w:val="single" w:sz="4" w:space="0" w:color="000000"/>
                  <w:left w:val="single" w:sz="4" w:space="0" w:color="000000"/>
                  <w:bottom w:val="single" w:sz="4" w:space="0" w:color="000000"/>
                  <w:right w:val="single" w:sz="4" w:space="0" w:color="000000"/>
                </w:tcBorders>
                <w:vAlign w:val="center"/>
                <w:cellDel w:id="3286" w:author="OpenAI" w:date="2026-10-01T18:07:00Z"/>
              </w:tcPr>
            </w:tcPrChange>
          </w:tcPr>
          <w:p w:rsidR="007B1B89" w:rsidRDefault="007B1B89">
            <w:pPr>
              <w:jc w:val="center"/>
            </w:pPr>
            <w:del w:id="3287" w:author="OpenAI" w:date="2026-10-01T18:07:00Z" w16du:dateUtc="2026-10-02T01:07:00Z">
              <w:r>
                <w:delText>A Priori and Top Down</w:delText>
              </w:r>
            </w:del>
          </w:p>
        </w:tc>
        <w:tc>
          <w:tcPr>
            <w:tcW w:w="1172" w:type="dxa"/>
            <w:gridSpan w:val="2"/>
            <w:tcBorders>
              <w:top w:val="single" w:sz="4" w:space="0" w:color="000000"/>
              <w:left w:val="single" w:sz="4" w:space="0" w:color="000000"/>
              <w:bottom w:val="single" w:sz="4" w:space="0" w:color="000000"/>
              <w:right w:val="single" w:sz="4" w:space="0" w:color="000000"/>
            </w:tcBorders>
            <w:vAlign w:val="center"/>
            <w:tcPrChange w:id="3288" w:author="OpenAI" w:date="2026-10-01T18:07:00Z" w16du:dateUtc="2026-10-02T01:07:00Z">
              <w:tcPr>
                <w:tcW w:w="3115"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3289" w:author="OpenAI" w:date="2026-10-01T18:07:00Z" w16du:dateUtc="2026-10-02T01:07:00Z">
                  <w:rPr/>
                </w:rPrChange>
              </w:rPr>
            </w:pPr>
            <w:r>
              <w:rPr>
                <w:sz w:val="22"/>
                <w:rPrChange w:id="3290" w:author="OpenAI" w:date="2026-10-01T18:07:00Z" w16du:dateUtc="2026-10-02T01:07:00Z">
                  <w:rPr/>
                </w:rPrChange>
              </w:rPr>
              <w:t>[14]</w:t>
            </w:r>
          </w:p>
        </w:tc>
      </w:tr>
      <w:tr w:rsidR="001425FF">
        <w:trPr>
          <w:trHeight w:val="417"/>
          <w:trPrChange w:id="3291" w:author="OpenAI" w:date="2026-10-01T18:07:00Z" w16du:dateUtc="2026-10-02T01:07:00Z">
            <w:trPr>
              <w:trHeight w:val="417"/>
            </w:trPr>
          </w:trPrChange>
        </w:trPr>
        <w:tc>
          <w:tcPr>
            <w:tcW w:w="1596" w:type="dxa"/>
            <w:tcBorders>
              <w:top w:val="single" w:sz="4" w:space="0" w:color="000000"/>
              <w:left w:val="single" w:sz="4" w:space="0" w:color="000000"/>
              <w:bottom w:val="single" w:sz="4" w:space="0" w:color="000000"/>
              <w:right w:val="single" w:sz="4" w:space="0" w:color="000000"/>
            </w:tcBorders>
            <w:vAlign w:val="center"/>
            <w:tcPrChange w:id="3292" w:author="OpenAI" w:date="2026-10-01T18:07:00Z" w16du:dateUtc="2026-10-02T01:07:00Z">
              <w:tcPr>
                <w:tcW w:w="1830"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3293" w:author="OpenAI" w:date="2026-10-01T18:07:00Z" w16du:dateUtc="2026-10-02T01:07:00Z">
                  <w:rPr/>
                </w:rPrChange>
              </w:rPr>
            </w:pPr>
            <w:r>
              <w:rPr>
                <w:sz w:val="22"/>
                <w:rPrChange w:id="3294" w:author="OpenAI" w:date="2026-10-01T18:07:00Z" w16du:dateUtc="2026-10-02T01:07:00Z">
                  <w:rPr/>
                </w:rPrChange>
              </w:rPr>
              <w:t>Tocilizumab</w:t>
            </w:r>
          </w:p>
        </w:tc>
        <w:tc>
          <w:tcPr>
            <w:tcW w:w="956" w:type="dxa"/>
            <w:tcBorders>
              <w:top w:val="single" w:sz="4" w:space="0" w:color="000000"/>
              <w:left w:val="single" w:sz="4" w:space="0" w:color="000000"/>
              <w:bottom w:val="single" w:sz="4" w:space="0" w:color="000000"/>
              <w:right w:val="single" w:sz="4" w:space="0" w:color="000000"/>
            </w:tcBorders>
            <w:vAlign w:val="bottom"/>
            <w:tcPrChange w:id="3295" w:author="OpenAI" w:date="2026-10-01T18:07:00Z" w16du:dateUtc="2026-10-02T01:07:00Z">
              <w:tcPr>
                <w:tcW w:w="1161" w:type="dxa"/>
                <w:gridSpan w:val="2"/>
                <w:tcBorders>
                  <w:top w:val="single" w:sz="4" w:space="0" w:color="000000"/>
                  <w:left w:val="single" w:sz="4" w:space="0" w:color="000000"/>
                  <w:bottom w:val="single" w:sz="4" w:space="0" w:color="000000"/>
                  <w:right w:val="single" w:sz="4" w:space="0" w:color="000000"/>
                </w:tcBorders>
                <w:vAlign w:val="bottom"/>
              </w:tcPr>
            </w:tcPrChange>
          </w:tcPr>
          <w:p w:rsidR="001425FF" w:rsidRDefault="007B1B89">
            <w:pPr>
              <w:jc w:val="left"/>
              <w:rPr>
                <w:sz w:val="22"/>
                <w:rPrChange w:id="3296" w:author="OpenAI" w:date="2026-10-01T18:07:00Z" w16du:dateUtc="2026-10-02T01:07:00Z">
                  <w:rPr/>
                </w:rPrChange>
              </w:rPr>
            </w:pPr>
            <w:r>
              <w:rPr>
                <w:sz w:val="22"/>
                <w:rPrChange w:id="3297" w:author="OpenAI" w:date="2026-10-01T18:07:00Z" w16du:dateUtc="2026-10-02T01:07:00Z">
                  <w:rPr/>
                </w:rPrChange>
              </w:rPr>
              <w:t>Human</w:t>
            </w:r>
          </w:p>
        </w:tc>
        <w:tc>
          <w:tcPr>
            <w:tcW w:w="1707" w:type="dxa"/>
            <w:tcBorders>
              <w:top w:val="single" w:sz="4" w:space="0" w:color="000000"/>
              <w:left w:val="single" w:sz="4" w:space="0" w:color="000000"/>
              <w:bottom w:val="single" w:sz="4" w:space="0" w:color="000000"/>
              <w:right w:val="single" w:sz="4" w:space="0" w:color="000000"/>
            </w:tcBorders>
            <w:vAlign w:val="center"/>
            <w:tcPrChange w:id="3298" w:author="OpenAI" w:date="2026-10-01T18:07:00Z" w16du:dateUtc="2026-10-02T01:07:00Z">
              <w:tcPr>
                <w:tcW w:w="1539"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3299" w:author="OpenAI" w:date="2026-10-01T18:07:00Z" w16du:dateUtc="2026-10-02T01:07:00Z">
                  <w:rPr/>
                </w:rPrChange>
              </w:rPr>
            </w:pPr>
            <w:r>
              <w:rPr>
                <w:sz w:val="22"/>
                <w:rPrChange w:id="3300" w:author="OpenAI" w:date="2026-10-01T18:07:00Z" w16du:dateUtc="2026-10-02T01:07:00Z">
                  <w:rPr/>
                </w:rPrChange>
              </w:rPr>
              <w:t>koff</w:t>
            </w:r>
          </w:p>
        </w:tc>
        <w:tc>
          <w:tcPr>
            <w:tcW w:w="1172" w:type="dxa"/>
            <w:tcBorders>
              <w:top w:val="single" w:sz="4" w:space="0" w:color="000000"/>
              <w:left w:val="single" w:sz="4" w:space="0" w:color="000000"/>
              <w:bottom w:val="single" w:sz="4" w:space="0" w:color="000000"/>
              <w:right w:val="single" w:sz="4" w:space="0" w:color="000000"/>
            </w:tcBorders>
            <w:vAlign w:val="center"/>
            <w:tcPrChange w:id="3301" w:author="OpenAI" w:date="2026-10-01T18:07:00Z" w16du:dateUtc="2026-10-02T01:07:00Z">
              <w:tcPr>
                <w:tcW w:w="1169"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right"/>
              <w:rPr>
                <w:sz w:val="22"/>
                <w:rPrChange w:id="3302" w:author="OpenAI" w:date="2026-10-01T18:07:00Z" w16du:dateUtc="2026-10-02T01:07:00Z">
                  <w:rPr/>
                </w:rPrChange>
              </w:rPr>
            </w:pPr>
            <w:r>
              <w:rPr>
                <w:sz w:val="22"/>
                <w:rPrChange w:id="3303" w:author="OpenAI" w:date="2026-10-01T18:07:00Z" w16du:dateUtc="2026-10-02T01:07:00Z">
                  <w:rPr/>
                </w:rPrChange>
              </w:rPr>
              <w:t>0.01284</w:t>
            </w:r>
          </w:p>
        </w:tc>
        <w:tc>
          <w:tcPr>
            <w:tcW w:w="807" w:type="dxa"/>
            <w:tcBorders>
              <w:top w:val="single" w:sz="4" w:space="0" w:color="000000"/>
              <w:left w:val="single" w:sz="4" w:space="0" w:color="000000"/>
              <w:bottom w:val="single" w:sz="4" w:space="0" w:color="000000"/>
              <w:right w:val="single" w:sz="4" w:space="0" w:color="000000"/>
            </w:tcBorders>
            <w:vAlign w:val="center"/>
            <w:tcPrChange w:id="3304" w:author="OpenAI" w:date="2026-10-01T18:07:00Z" w16du:dateUtc="2026-10-02T01:07:00Z">
              <w:tcPr>
                <w:tcW w:w="937"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3305" w:author="OpenAI" w:date="2026-10-01T18:07:00Z" w16du:dateUtc="2026-10-02T01:07:00Z">
                  <w:rPr/>
                </w:rPrChange>
              </w:rPr>
            </w:pPr>
            <w:r>
              <w:rPr>
                <w:sz w:val="22"/>
                <w:rPrChange w:id="3306" w:author="OpenAI" w:date="2026-10-01T18:07:00Z" w16du:dateUtc="2026-10-02T01:07:00Z">
                  <w:rPr/>
                </w:rPrChange>
              </w:rPr>
              <w:t>1/min</w:t>
            </w:r>
          </w:p>
        </w:tc>
        <w:tc>
          <w:tcPr>
            <w:tcW w:w="3059" w:type="dxa"/>
            <w:tcBorders>
              <w:top w:val="single" w:sz="4" w:space="0" w:color="000000"/>
              <w:left w:val="single" w:sz="4" w:space="0" w:color="000000"/>
              <w:bottom w:val="single" w:sz="4" w:space="0" w:color="000000"/>
              <w:right w:val="single" w:sz="4" w:space="0" w:color="000000"/>
            </w:tcBorders>
            <w:vAlign w:val="center"/>
            <w:tcPrChange w:id="3307" w:author="OpenAI" w:date="2026-10-01T18:07:00Z" w16du:dateUtc="2026-10-02T01:07:00Z">
              <w:tcPr>
                <w:tcW w:w="2663"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3308" w:author="OpenAI" w:date="2026-10-01T18:07:00Z" w16du:dateUtc="2026-10-02T01:07:00Z">
                  <w:rPr/>
                </w:rPrChange>
              </w:rPr>
            </w:pPr>
            <w:r>
              <w:rPr>
                <w:sz w:val="22"/>
                <w:rPrChange w:id="3309" w:author="OpenAI" w:date="2026-10-01T18:07:00Z" w16du:dateUtc="2026-10-02T01:07:00Z">
                  <w:rPr/>
                </w:rPrChange>
              </w:rPr>
              <w:t>SPR/Biacore</w:t>
            </w:r>
          </w:p>
        </w:tc>
        <w:tc>
          <w:tcPr>
            <w:tcW w:w="1441" w:type="dxa"/>
            <w:tcBorders>
              <w:top w:val="single" w:sz="4" w:space="0" w:color="000000"/>
              <w:left w:val="single" w:sz="4" w:space="0" w:color="000000"/>
              <w:bottom w:val="single" w:sz="4" w:space="0" w:color="000000"/>
              <w:right w:val="single" w:sz="4" w:space="0" w:color="000000"/>
            </w:tcBorders>
            <w:cellDel w:id="3310" w:author="OpenAI" w:date="2026-10-01T18:07:00Z"/>
            <w:tcPrChange w:id="3311" w:author="OpenAI" w:date="2026-10-01T18:07:00Z" w16du:dateUtc="2026-10-02T01:07:00Z">
              <w:tcPr>
                <w:tcW w:w="1441" w:type="dxa"/>
                <w:gridSpan w:val="2"/>
                <w:tcBorders>
                  <w:top w:val="single" w:sz="4" w:space="0" w:color="000000"/>
                  <w:left w:val="single" w:sz="4" w:space="0" w:color="000000"/>
                  <w:bottom w:val="single" w:sz="4" w:space="0" w:color="000000"/>
                  <w:right w:val="single" w:sz="4" w:space="0" w:color="000000"/>
                </w:tcBorders>
                <w:vAlign w:val="center"/>
                <w:cellDel w:id="3312" w:author="OpenAI" w:date="2026-10-01T18:07:00Z"/>
              </w:tcPr>
            </w:tcPrChange>
          </w:tcPr>
          <w:p w:rsidR="007B1B89" w:rsidRDefault="007B1B89">
            <w:pPr>
              <w:jc w:val="center"/>
            </w:pPr>
            <w:del w:id="3313" w:author="OpenAI" w:date="2026-10-01T18:07:00Z" w16du:dateUtc="2026-10-02T01:07:00Z">
              <w:r>
                <w:delText>A Priori and Top Down</w:delText>
              </w:r>
            </w:del>
          </w:p>
        </w:tc>
        <w:tc>
          <w:tcPr>
            <w:tcW w:w="1172" w:type="dxa"/>
            <w:gridSpan w:val="2"/>
            <w:tcBorders>
              <w:top w:val="single" w:sz="4" w:space="0" w:color="000000"/>
              <w:left w:val="single" w:sz="4" w:space="0" w:color="000000"/>
              <w:bottom w:val="single" w:sz="4" w:space="0" w:color="000000"/>
              <w:right w:val="single" w:sz="4" w:space="0" w:color="000000"/>
            </w:tcBorders>
            <w:vAlign w:val="center"/>
            <w:tcPrChange w:id="3314" w:author="OpenAI" w:date="2026-10-01T18:07:00Z" w16du:dateUtc="2026-10-02T01:07:00Z">
              <w:tcPr>
                <w:tcW w:w="3115"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3315" w:author="OpenAI" w:date="2026-10-01T18:07:00Z" w16du:dateUtc="2026-10-02T01:07:00Z">
                  <w:rPr/>
                </w:rPrChange>
              </w:rPr>
            </w:pPr>
            <w:r>
              <w:rPr>
                <w:sz w:val="22"/>
                <w:rPrChange w:id="3316" w:author="OpenAI" w:date="2026-10-01T18:07:00Z" w16du:dateUtc="2026-10-02T01:07:00Z">
                  <w:rPr/>
                </w:rPrChange>
              </w:rPr>
              <w:t>[14]</w:t>
            </w:r>
          </w:p>
        </w:tc>
      </w:tr>
      <w:tr w:rsidR="001425FF">
        <w:trPr>
          <w:trHeight w:val="417"/>
          <w:trPrChange w:id="3317" w:author="OpenAI" w:date="2026-10-01T18:07:00Z" w16du:dateUtc="2026-10-02T01:07:00Z">
            <w:trPr>
              <w:trHeight w:val="417"/>
            </w:trPr>
          </w:trPrChange>
        </w:trPr>
        <w:tc>
          <w:tcPr>
            <w:tcW w:w="1596" w:type="dxa"/>
            <w:tcBorders>
              <w:top w:val="single" w:sz="4" w:space="0" w:color="000000"/>
              <w:left w:val="single" w:sz="4" w:space="0" w:color="000000"/>
              <w:bottom w:val="single" w:sz="4" w:space="0" w:color="000000"/>
              <w:right w:val="single" w:sz="4" w:space="0" w:color="000000"/>
            </w:tcBorders>
            <w:vAlign w:val="center"/>
            <w:tcPrChange w:id="3318" w:author="OpenAI" w:date="2026-10-01T18:07:00Z" w16du:dateUtc="2026-10-02T01:07:00Z">
              <w:tcPr>
                <w:tcW w:w="1830"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3319" w:author="OpenAI" w:date="2026-10-01T18:07:00Z" w16du:dateUtc="2026-10-02T01:07:00Z">
                  <w:rPr/>
                </w:rPrChange>
              </w:rPr>
            </w:pPr>
            <w:r>
              <w:rPr>
                <w:sz w:val="22"/>
                <w:rPrChange w:id="3320" w:author="OpenAI" w:date="2026-10-01T18:07:00Z" w16du:dateUtc="2026-10-02T01:07:00Z">
                  <w:rPr/>
                </w:rPrChange>
              </w:rPr>
              <w:t>Tocilizumab</w:t>
            </w:r>
          </w:p>
        </w:tc>
        <w:tc>
          <w:tcPr>
            <w:tcW w:w="956" w:type="dxa"/>
            <w:tcBorders>
              <w:top w:val="single" w:sz="4" w:space="0" w:color="000000"/>
              <w:left w:val="single" w:sz="4" w:space="0" w:color="000000"/>
              <w:bottom w:val="single" w:sz="4" w:space="0" w:color="000000"/>
              <w:right w:val="single" w:sz="4" w:space="0" w:color="000000"/>
            </w:tcBorders>
            <w:vAlign w:val="bottom"/>
            <w:tcPrChange w:id="3321" w:author="OpenAI" w:date="2026-10-01T18:07:00Z" w16du:dateUtc="2026-10-02T01:07:00Z">
              <w:tcPr>
                <w:tcW w:w="1161" w:type="dxa"/>
                <w:gridSpan w:val="2"/>
                <w:tcBorders>
                  <w:top w:val="single" w:sz="4" w:space="0" w:color="000000"/>
                  <w:left w:val="single" w:sz="4" w:space="0" w:color="000000"/>
                  <w:bottom w:val="single" w:sz="4" w:space="0" w:color="000000"/>
                  <w:right w:val="single" w:sz="4" w:space="0" w:color="000000"/>
                </w:tcBorders>
                <w:vAlign w:val="bottom"/>
              </w:tcPr>
            </w:tcPrChange>
          </w:tcPr>
          <w:p w:rsidR="001425FF" w:rsidRDefault="007B1B89">
            <w:pPr>
              <w:jc w:val="left"/>
              <w:rPr>
                <w:sz w:val="22"/>
                <w:rPrChange w:id="3322" w:author="OpenAI" w:date="2026-10-01T18:07:00Z" w16du:dateUtc="2026-10-02T01:07:00Z">
                  <w:rPr/>
                </w:rPrChange>
              </w:rPr>
            </w:pPr>
            <w:r>
              <w:rPr>
                <w:sz w:val="22"/>
                <w:rPrChange w:id="3323" w:author="OpenAI" w:date="2026-10-01T18:07:00Z" w16du:dateUtc="2026-10-02T01:07:00Z">
                  <w:rPr/>
                </w:rPrChange>
              </w:rPr>
              <w:t>Human</w:t>
            </w:r>
          </w:p>
        </w:tc>
        <w:tc>
          <w:tcPr>
            <w:tcW w:w="1707" w:type="dxa"/>
            <w:tcBorders>
              <w:top w:val="single" w:sz="4" w:space="0" w:color="000000"/>
              <w:left w:val="single" w:sz="4" w:space="0" w:color="000000"/>
              <w:bottom w:val="single" w:sz="4" w:space="0" w:color="000000"/>
              <w:right w:val="single" w:sz="4" w:space="0" w:color="000000"/>
            </w:tcBorders>
            <w:vAlign w:val="center"/>
            <w:tcPrChange w:id="3324" w:author="OpenAI" w:date="2026-10-01T18:07:00Z" w16du:dateUtc="2026-10-02T01:07:00Z">
              <w:tcPr>
                <w:tcW w:w="1539"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3325" w:author="OpenAI" w:date="2026-10-01T18:07:00Z" w16du:dateUtc="2026-10-02T01:07:00Z">
                  <w:rPr/>
                </w:rPrChange>
              </w:rPr>
            </w:pPr>
            <w:r>
              <w:rPr>
                <w:sz w:val="22"/>
                <w:rPrChange w:id="3326" w:author="OpenAI" w:date="2026-10-01T18:07:00Z" w16du:dateUtc="2026-10-02T01:07:00Z">
                  <w:rPr/>
                </w:rPrChange>
              </w:rPr>
              <w:t>kint</w:t>
            </w:r>
          </w:p>
        </w:tc>
        <w:tc>
          <w:tcPr>
            <w:tcW w:w="1172" w:type="dxa"/>
            <w:tcBorders>
              <w:top w:val="single" w:sz="4" w:space="0" w:color="000000"/>
              <w:left w:val="single" w:sz="4" w:space="0" w:color="000000"/>
              <w:bottom w:val="single" w:sz="4" w:space="0" w:color="000000"/>
              <w:right w:val="single" w:sz="4" w:space="0" w:color="000000"/>
            </w:tcBorders>
            <w:vAlign w:val="center"/>
            <w:tcPrChange w:id="3327" w:author="OpenAI" w:date="2026-10-01T18:07:00Z" w16du:dateUtc="2026-10-02T01:07:00Z">
              <w:tcPr>
                <w:tcW w:w="1169"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right"/>
              <w:rPr>
                <w:sz w:val="22"/>
                <w:rPrChange w:id="3328" w:author="OpenAI" w:date="2026-10-01T18:07:00Z" w16du:dateUtc="2026-10-02T01:07:00Z">
                  <w:rPr/>
                </w:rPrChange>
              </w:rPr>
            </w:pPr>
            <w:r>
              <w:rPr>
                <w:sz w:val="22"/>
                <w:rPrChange w:id="3329" w:author="OpenAI" w:date="2026-10-01T18:07:00Z" w16du:dateUtc="2026-10-02T01:07:00Z">
                  <w:rPr/>
                </w:rPrChange>
              </w:rPr>
              <w:t>0.28</w:t>
            </w:r>
          </w:p>
        </w:tc>
        <w:tc>
          <w:tcPr>
            <w:tcW w:w="807" w:type="dxa"/>
            <w:tcBorders>
              <w:top w:val="single" w:sz="4" w:space="0" w:color="000000"/>
              <w:left w:val="single" w:sz="4" w:space="0" w:color="000000"/>
              <w:bottom w:val="single" w:sz="4" w:space="0" w:color="000000"/>
              <w:right w:val="single" w:sz="4" w:space="0" w:color="000000"/>
            </w:tcBorders>
            <w:vAlign w:val="center"/>
            <w:tcPrChange w:id="3330" w:author="OpenAI" w:date="2026-10-01T18:07:00Z" w16du:dateUtc="2026-10-02T01:07:00Z">
              <w:tcPr>
                <w:tcW w:w="937"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3331" w:author="OpenAI" w:date="2026-10-01T18:07:00Z" w16du:dateUtc="2026-10-02T01:07:00Z">
                  <w:rPr/>
                </w:rPrChange>
              </w:rPr>
            </w:pPr>
            <w:r>
              <w:rPr>
                <w:sz w:val="22"/>
                <w:rPrChange w:id="3332" w:author="OpenAI" w:date="2026-10-01T18:07:00Z" w16du:dateUtc="2026-10-02T01:07:00Z">
                  <w:rPr/>
                </w:rPrChange>
              </w:rPr>
              <w:t>1/h</w:t>
            </w:r>
          </w:p>
        </w:tc>
        <w:tc>
          <w:tcPr>
            <w:tcW w:w="3059" w:type="dxa"/>
            <w:tcBorders>
              <w:top w:val="single" w:sz="4" w:space="0" w:color="000000"/>
              <w:left w:val="single" w:sz="4" w:space="0" w:color="000000"/>
              <w:bottom w:val="single" w:sz="4" w:space="0" w:color="000000"/>
              <w:right w:val="single" w:sz="4" w:space="0" w:color="000000"/>
            </w:tcBorders>
            <w:vAlign w:val="center"/>
            <w:tcPrChange w:id="3333" w:author="OpenAI" w:date="2026-10-01T18:07:00Z" w16du:dateUtc="2026-10-02T01:07:00Z">
              <w:tcPr>
                <w:tcW w:w="2663"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3334" w:author="OpenAI" w:date="2026-10-01T18:07:00Z" w16du:dateUtc="2026-10-02T01:07:00Z">
                  <w:rPr/>
                </w:rPrChange>
              </w:rPr>
            </w:pPr>
            <w:r>
              <w:rPr>
                <w:sz w:val="22"/>
                <w:rPrChange w:id="3335" w:author="OpenAI" w:date="2026-10-01T18:07:00Z" w16du:dateUtc="2026-10-02T01:07:00Z">
                  <w:rPr/>
                </w:rPrChange>
              </w:rPr>
              <w:t>Pulse chase experiments</w:t>
            </w:r>
          </w:p>
        </w:tc>
        <w:tc>
          <w:tcPr>
            <w:tcW w:w="1441" w:type="dxa"/>
            <w:tcBorders>
              <w:top w:val="single" w:sz="4" w:space="0" w:color="000000"/>
              <w:left w:val="single" w:sz="4" w:space="0" w:color="000000"/>
              <w:bottom w:val="single" w:sz="4" w:space="0" w:color="000000"/>
              <w:right w:val="single" w:sz="4" w:space="0" w:color="000000"/>
            </w:tcBorders>
            <w:cellDel w:id="3336" w:author="OpenAI" w:date="2026-10-01T18:07:00Z"/>
            <w:tcPrChange w:id="3337" w:author="OpenAI" w:date="2026-10-01T18:07:00Z" w16du:dateUtc="2026-10-02T01:07:00Z">
              <w:tcPr>
                <w:tcW w:w="1441" w:type="dxa"/>
                <w:gridSpan w:val="2"/>
                <w:tcBorders>
                  <w:top w:val="single" w:sz="4" w:space="0" w:color="000000"/>
                  <w:left w:val="single" w:sz="4" w:space="0" w:color="000000"/>
                  <w:bottom w:val="single" w:sz="4" w:space="0" w:color="000000"/>
                  <w:right w:val="single" w:sz="4" w:space="0" w:color="000000"/>
                </w:tcBorders>
                <w:vAlign w:val="center"/>
                <w:cellDel w:id="3338" w:author="OpenAI" w:date="2026-10-01T18:07:00Z"/>
              </w:tcPr>
            </w:tcPrChange>
          </w:tcPr>
          <w:p w:rsidR="007B1B89" w:rsidRDefault="007B1B89">
            <w:pPr>
              <w:jc w:val="center"/>
            </w:pPr>
            <w:del w:id="3339" w:author="OpenAI" w:date="2026-10-01T18:07:00Z" w16du:dateUtc="2026-10-02T01:07:00Z">
              <w:r>
                <w:delText>A Priori and Top Down</w:delText>
              </w:r>
            </w:del>
          </w:p>
        </w:tc>
        <w:tc>
          <w:tcPr>
            <w:tcW w:w="1172" w:type="dxa"/>
            <w:gridSpan w:val="2"/>
            <w:tcBorders>
              <w:top w:val="single" w:sz="4" w:space="0" w:color="000000"/>
              <w:left w:val="single" w:sz="4" w:space="0" w:color="000000"/>
              <w:bottom w:val="single" w:sz="4" w:space="0" w:color="000000"/>
              <w:right w:val="single" w:sz="4" w:space="0" w:color="000000"/>
            </w:tcBorders>
            <w:vAlign w:val="center"/>
            <w:tcPrChange w:id="3340" w:author="OpenAI" w:date="2026-10-01T18:07:00Z" w16du:dateUtc="2026-10-02T01:07:00Z">
              <w:tcPr>
                <w:tcW w:w="3115"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3341" w:author="OpenAI" w:date="2026-10-01T18:07:00Z" w16du:dateUtc="2026-10-02T01:07:00Z">
                  <w:rPr/>
                </w:rPrChange>
              </w:rPr>
            </w:pPr>
            <w:r>
              <w:rPr>
                <w:sz w:val="22"/>
                <w:rPrChange w:id="3342" w:author="OpenAI" w:date="2026-10-01T18:07:00Z" w16du:dateUtc="2026-10-02T01:07:00Z">
                  <w:rPr/>
                </w:rPrChange>
              </w:rPr>
              <w:t>[15]</w:t>
            </w:r>
          </w:p>
        </w:tc>
      </w:tr>
      <w:tr w:rsidR="001425FF">
        <w:trPr>
          <w:trHeight w:val="417"/>
          <w:trPrChange w:id="3343" w:author="OpenAI" w:date="2026-10-01T18:07:00Z" w16du:dateUtc="2026-10-02T01:07:00Z">
            <w:trPr>
              <w:trHeight w:val="417"/>
            </w:trPr>
          </w:trPrChange>
        </w:trPr>
        <w:tc>
          <w:tcPr>
            <w:tcW w:w="1596" w:type="dxa"/>
            <w:tcBorders>
              <w:top w:val="single" w:sz="4" w:space="0" w:color="000000"/>
              <w:left w:val="single" w:sz="4" w:space="0" w:color="000000"/>
              <w:bottom w:val="single" w:sz="4" w:space="0" w:color="000000"/>
              <w:right w:val="single" w:sz="4" w:space="0" w:color="000000"/>
            </w:tcBorders>
            <w:vAlign w:val="center"/>
            <w:tcPrChange w:id="3344" w:author="OpenAI" w:date="2026-10-01T18:07:00Z" w16du:dateUtc="2026-10-02T01:07:00Z">
              <w:tcPr>
                <w:tcW w:w="1830"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3345" w:author="OpenAI" w:date="2026-10-01T18:07:00Z" w16du:dateUtc="2026-10-02T01:07:00Z">
                  <w:rPr/>
                </w:rPrChange>
              </w:rPr>
            </w:pPr>
            <w:r>
              <w:rPr>
                <w:sz w:val="22"/>
                <w:rPrChange w:id="3346" w:author="OpenAI" w:date="2026-10-01T18:07:00Z" w16du:dateUtc="2026-10-02T01:07:00Z">
                  <w:rPr/>
                </w:rPrChange>
              </w:rPr>
              <w:t>Tocilizumab</w:t>
            </w:r>
          </w:p>
        </w:tc>
        <w:tc>
          <w:tcPr>
            <w:tcW w:w="956" w:type="dxa"/>
            <w:tcBorders>
              <w:top w:val="single" w:sz="4" w:space="0" w:color="000000"/>
              <w:left w:val="single" w:sz="4" w:space="0" w:color="000000"/>
              <w:bottom w:val="single" w:sz="4" w:space="0" w:color="000000"/>
              <w:right w:val="single" w:sz="4" w:space="0" w:color="000000"/>
            </w:tcBorders>
            <w:vAlign w:val="bottom"/>
            <w:tcPrChange w:id="3347" w:author="OpenAI" w:date="2026-10-01T18:07:00Z" w16du:dateUtc="2026-10-02T01:07:00Z">
              <w:tcPr>
                <w:tcW w:w="1161" w:type="dxa"/>
                <w:gridSpan w:val="2"/>
                <w:tcBorders>
                  <w:top w:val="single" w:sz="4" w:space="0" w:color="000000"/>
                  <w:left w:val="single" w:sz="4" w:space="0" w:color="000000"/>
                  <w:bottom w:val="single" w:sz="4" w:space="0" w:color="000000"/>
                  <w:right w:val="single" w:sz="4" w:space="0" w:color="000000"/>
                </w:tcBorders>
                <w:vAlign w:val="bottom"/>
              </w:tcPr>
            </w:tcPrChange>
          </w:tcPr>
          <w:p w:rsidR="001425FF" w:rsidRDefault="007B1B89">
            <w:pPr>
              <w:jc w:val="left"/>
              <w:rPr>
                <w:sz w:val="22"/>
                <w:rPrChange w:id="3348" w:author="OpenAI" w:date="2026-10-01T18:07:00Z" w16du:dateUtc="2026-10-02T01:07:00Z">
                  <w:rPr/>
                </w:rPrChange>
              </w:rPr>
            </w:pPr>
            <w:r>
              <w:rPr>
                <w:sz w:val="22"/>
                <w:rPrChange w:id="3349" w:author="OpenAI" w:date="2026-10-01T18:07:00Z" w16du:dateUtc="2026-10-02T01:07:00Z">
                  <w:rPr/>
                </w:rPrChange>
              </w:rPr>
              <w:t>Human</w:t>
            </w:r>
          </w:p>
        </w:tc>
        <w:tc>
          <w:tcPr>
            <w:tcW w:w="1707" w:type="dxa"/>
            <w:tcBorders>
              <w:top w:val="single" w:sz="4" w:space="0" w:color="000000"/>
              <w:left w:val="single" w:sz="4" w:space="0" w:color="000000"/>
              <w:bottom w:val="single" w:sz="4" w:space="0" w:color="000000"/>
              <w:right w:val="single" w:sz="4" w:space="0" w:color="000000"/>
            </w:tcBorders>
            <w:vAlign w:val="center"/>
            <w:tcPrChange w:id="3350" w:author="OpenAI" w:date="2026-10-01T18:07:00Z" w16du:dateUtc="2026-10-02T01:07:00Z">
              <w:tcPr>
                <w:tcW w:w="1539"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3351" w:author="OpenAI" w:date="2026-10-01T18:07:00Z" w16du:dateUtc="2026-10-02T01:07:00Z">
                  <w:rPr/>
                </w:rPrChange>
              </w:rPr>
            </w:pPr>
            <w:r>
              <w:rPr>
                <w:sz w:val="22"/>
                <w:rPrChange w:id="3352" w:author="OpenAI" w:date="2026-10-01T18:07:00Z" w16du:dateUtc="2026-10-02T01:07:00Z">
                  <w:rPr/>
                </w:rPrChange>
              </w:rPr>
              <w:t>Reference target concentration</w:t>
            </w:r>
          </w:p>
        </w:tc>
        <w:tc>
          <w:tcPr>
            <w:tcW w:w="1172" w:type="dxa"/>
            <w:tcBorders>
              <w:top w:val="single" w:sz="4" w:space="0" w:color="000000"/>
              <w:left w:val="single" w:sz="4" w:space="0" w:color="000000"/>
              <w:bottom w:val="single" w:sz="4" w:space="0" w:color="000000"/>
              <w:right w:val="single" w:sz="4" w:space="0" w:color="000000"/>
            </w:tcBorders>
            <w:vAlign w:val="center"/>
            <w:tcPrChange w:id="3353" w:author="OpenAI" w:date="2026-10-01T18:07:00Z" w16du:dateUtc="2026-10-02T01:07:00Z">
              <w:tcPr>
                <w:tcW w:w="1169"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right"/>
              <w:rPr>
                <w:sz w:val="22"/>
                <w:rPrChange w:id="3354" w:author="OpenAI" w:date="2026-10-01T18:07:00Z" w16du:dateUtc="2026-10-02T01:07:00Z">
                  <w:rPr/>
                </w:rPrChange>
              </w:rPr>
            </w:pPr>
            <w:r>
              <w:rPr>
                <w:sz w:val="22"/>
                <w:rPrChange w:id="3355" w:author="OpenAI" w:date="2026-10-01T18:07:00Z" w16du:dateUtc="2026-10-02T01:07:00Z">
                  <w:rPr/>
                </w:rPrChange>
              </w:rPr>
              <w:t>1</w:t>
            </w:r>
          </w:p>
        </w:tc>
        <w:tc>
          <w:tcPr>
            <w:tcW w:w="807" w:type="dxa"/>
            <w:tcBorders>
              <w:top w:val="single" w:sz="4" w:space="0" w:color="000000"/>
              <w:left w:val="single" w:sz="4" w:space="0" w:color="000000"/>
              <w:bottom w:val="single" w:sz="4" w:space="0" w:color="000000"/>
              <w:right w:val="single" w:sz="4" w:space="0" w:color="000000"/>
            </w:tcBorders>
            <w:vAlign w:val="center"/>
            <w:tcPrChange w:id="3356" w:author="OpenAI" w:date="2026-10-01T18:07:00Z" w16du:dateUtc="2026-10-02T01:07:00Z">
              <w:tcPr>
                <w:tcW w:w="937"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3357" w:author="OpenAI" w:date="2026-10-01T18:07:00Z" w16du:dateUtc="2026-10-02T01:07:00Z">
                  <w:rPr/>
                </w:rPrChange>
              </w:rPr>
            </w:pPr>
            <w:r>
              <w:rPr>
                <w:sz w:val="22"/>
                <w:rPrChange w:id="3358" w:author="OpenAI" w:date="2026-10-01T18:07:00Z" w16du:dateUtc="2026-10-02T01:07:00Z">
                  <w:rPr/>
                </w:rPrChange>
              </w:rPr>
              <w:t>nM</w:t>
            </w:r>
          </w:p>
        </w:tc>
        <w:tc>
          <w:tcPr>
            <w:tcW w:w="3059" w:type="dxa"/>
            <w:tcBorders>
              <w:top w:val="single" w:sz="4" w:space="0" w:color="000000"/>
              <w:left w:val="single" w:sz="4" w:space="0" w:color="000000"/>
              <w:bottom w:val="single" w:sz="4" w:space="0" w:color="000000"/>
              <w:right w:val="single" w:sz="4" w:space="0" w:color="000000"/>
            </w:tcBorders>
            <w:vAlign w:val="center"/>
            <w:tcPrChange w:id="3359" w:author="OpenAI" w:date="2026-10-01T18:07:00Z" w16du:dateUtc="2026-10-02T01:07:00Z">
              <w:tcPr>
                <w:tcW w:w="2663"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3360" w:author="OpenAI" w:date="2026-10-01T18:07:00Z" w16du:dateUtc="2026-10-02T01:07:00Z">
                  <w:rPr/>
                </w:rPrChange>
              </w:rPr>
            </w:pPr>
            <w:r>
              <w:rPr>
                <w:sz w:val="22"/>
                <w:rPrChange w:id="3361" w:author="OpenAI" w:date="2026-10-01T18:07:00Z" w16du:dateUtc="2026-10-02T01:07:00Z">
                  <w:rPr/>
                </w:rPrChange>
              </w:rPr>
              <w:t>Ligand-binding receptor assay</w:t>
            </w:r>
          </w:p>
        </w:tc>
        <w:tc>
          <w:tcPr>
            <w:tcW w:w="1441" w:type="dxa"/>
            <w:tcBorders>
              <w:top w:val="single" w:sz="4" w:space="0" w:color="000000"/>
              <w:left w:val="single" w:sz="4" w:space="0" w:color="000000"/>
              <w:bottom w:val="single" w:sz="4" w:space="0" w:color="000000"/>
              <w:right w:val="single" w:sz="4" w:space="0" w:color="000000"/>
            </w:tcBorders>
            <w:cellDel w:id="3362" w:author="OpenAI" w:date="2026-10-01T18:07:00Z"/>
            <w:tcPrChange w:id="3363" w:author="OpenAI" w:date="2026-10-01T18:07:00Z" w16du:dateUtc="2026-10-02T01:07:00Z">
              <w:tcPr>
                <w:tcW w:w="1441" w:type="dxa"/>
                <w:gridSpan w:val="2"/>
                <w:tcBorders>
                  <w:top w:val="single" w:sz="4" w:space="0" w:color="000000"/>
                  <w:left w:val="single" w:sz="4" w:space="0" w:color="000000"/>
                  <w:bottom w:val="single" w:sz="4" w:space="0" w:color="000000"/>
                  <w:right w:val="single" w:sz="4" w:space="0" w:color="000000"/>
                </w:tcBorders>
                <w:vAlign w:val="center"/>
                <w:cellDel w:id="3364" w:author="OpenAI" w:date="2026-10-01T18:07:00Z"/>
              </w:tcPr>
            </w:tcPrChange>
          </w:tcPr>
          <w:p w:rsidR="007B1B89" w:rsidRDefault="007B1B89">
            <w:pPr>
              <w:jc w:val="center"/>
            </w:pPr>
            <w:del w:id="3365" w:author="OpenAI" w:date="2026-10-01T18:07:00Z" w16du:dateUtc="2026-10-02T01:07:00Z">
              <w:r>
                <w:delText>A Priori and Top Down</w:delText>
              </w:r>
            </w:del>
          </w:p>
        </w:tc>
        <w:tc>
          <w:tcPr>
            <w:tcW w:w="1172" w:type="dxa"/>
            <w:gridSpan w:val="2"/>
            <w:tcBorders>
              <w:top w:val="single" w:sz="4" w:space="0" w:color="000000"/>
              <w:left w:val="single" w:sz="4" w:space="0" w:color="000000"/>
              <w:bottom w:val="single" w:sz="4" w:space="0" w:color="000000"/>
              <w:right w:val="single" w:sz="4" w:space="0" w:color="000000"/>
            </w:tcBorders>
            <w:vAlign w:val="center"/>
            <w:tcPrChange w:id="3366" w:author="OpenAI" w:date="2026-10-01T18:07:00Z" w16du:dateUtc="2026-10-02T01:07:00Z">
              <w:tcPr>
                <w:tcW w:w="3115"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3367" w:author="OpenAI" w:date="2026-10-01T18:07:00Z" w16du:dateUtc="2026-10-02T01:07:00Z">
                  <w:rPr/>
                </w:rPrChange>
              </w:rPr>
            </w:pPr>
            <w:r>
              <w:rPr>
                <w:sz w:val="22"/>
                <w:rPrChange w:id="3368" w:author="OpenAI" w:date="2026-10-01T18:07:00Z" w16du:dateUtc="2026-10-02T01:07:00Z">
                  <w:rPr/>
                </w:rPrChange>
              </w:rPr>
              <w:t>[16]</w:t>
            </w:r>
          </w:p>
        </w:tc>
      </w:tr>
      <w:tr w:rsidR="001425FF">
        <w:trPr>
          <w:trHeight w:val="417"/>
          <w:trPrChange w:id="3369" w:author="OpenAI" w:date="2026-10-01T18:07:00Z" w16du:dateUtc="2026-10-02T01:07:00Z">
            <w:trPr>
              <w:trHeight w:val="417"/>
            </w:trPr>
          </w:trPrChange>
        </w:trPr>
        <w:tc>
          <w:tcPr>
            <w:tcW w:w="1596" w:type="dxa"/>
            <w:tcBorders>
              <w:top w:val="single" w:sz="4" w:space="0" w:color="000000"/>
              <w:left w:val="single" w:sz="4" w:space="0" w:color="000000"/>
              <w:bottom w:val="single" w:sz="4" w:space="0" w:color="000000"/>
              <w:right w:val="single" w:sz="4" w:space="0" w:color="000000"/>
            </w:tcBorders>
            <w:vAlign w:val="center"/>
            <w:tcPrChange w:id="3370" w:author="OpenAI" w:date="2026-10-01T18:07:00Z" w16du:dateUtc="2026-10-02T01:07:00Z">
              <w:tcPr>
                <w:tcW w:w="1830"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3371" w:author="OpenAI" w:date="2026-10-01T18:07:00Z" w16du:dateUtc="2026-10-02T01:07:00Z">
                  <w:rPr/>
                </w:rPrChange>
              </w:rPr>
            </w:pPr>
            <w:r>
              <w:rPr>
                <w:sz w:val="22"/>
                <w:rPrChange w:id="3372" w:author="OpenAI" w:date="2026-10-01T18:07:00Z" w16du:dateUtc="2026-10-02T01:07:00Z">
                  <w:rPr/>
                </w:rPrChange>
              </w:rPr>
              <w:t>Tocilizumab</w:t>
            </w:r>
          </w:p>
        </w:tc>
        <w:tc>
          <w:tcPr>
            <w:tcW w:w="956" w:type="dxa"/>
            <w:tcBorders>
              <w:top w:val="single" w:sz="4" w:space="0" w:color="000000"/>
              <w:left w:val="single" w:sz="4" w:space="0" w:color="000000"/>
              <w:bottom w:val="single" w:sz="4" w:space="0" w:color="000000"/>
              <w:right w:val="single" w:sz="4" w:space="0" w:color="000000"/>
            </w:tcBorders>
            <w:vAlign w:val="bottom"/>
            <w:tcPrChange w:id="3373" w:author="OpenAI" w:date="2026-10-01T18:07:00Z" w16du:dateUtc="2026-10-02T01:07:00Z">
              <w:tcPr>
                <w:tcW w:w="1161" w:type="dxa"/>
                <w:gridSpan w:val="2"/>
                <w:tcBorders>
                  <w:top w:val="single" w:sz="4" w:space="0" w:color="000000"/>
                  <w:left w:val="single" w:sz="4" w:space="0" w:color="000000"/>
                  <w:bottom w:val="single" w:sz="4" w:space="0" w:color="000000"/>
                  <w:right w:val="single" w:sz="4" w:space="0" w:color="000000"/>
                </w:tcBorders>
                <w:vAlign w:val="bottom"/>
              </w:tcPr>
            </w:tcPrChange>
          </w:tcPr>
          <w:p w:rsidR="001425FF" w:rsidRDefault="007B1B89">
            <w:pPr>
              <w:jc w:val="left"/>
              <w:rPr>
                <w:sz w:val="22"/>
                <w:rPrChange w:id="3374" w:author="OpenAI" w:date="2026-10-01T18:07:00Z" w16du:dateUtc="2026-10-02T01:07:00Z">
                  <w:rPr/>
                </w:rPrChange>
              </w:rPr>
            </w:pPr>
            <w:r>
              <w:rPr>
                <w:sz w:val="22"/>
                <w:rPrChange w:id="3375" w:author="OpenAI" w:date="2026-10-01T18:07:00Z" w16du:dateUtc="2026-10-02T01:07:00Z">
                  <w:rPr/>
                </w:rPrChange>
              </w:rPr>
              <w:t>Human</w:t>
            </w:r>
          </w:p>
        </w:tc>
        <w:tc>
          <w:tcPr>
            <w:tcW w:w="1707" w:type="dxa"/>
            <w:tcBorders>
              <w:top w:val="single" w:sz="4" w:space="0" w:color="000000"/>
              <w:left w:val="single" w:sz="4" w:space="0" w:color="000000"/>
              <w:bottom w:val="single" w:sz="4" w:space="0" w:color="000000"/>
              <w:right w:val="single" w:sz="4" w:space="0" w:color="000000"/>
            </w:tcBorders>
            <w:vAlign w:val="center"/>
            <w:tcPrChange w:id="3376" w:author="OpenAI" w:date="2026-10-01T18:07:00Z" w16du:dateUtc="2026-10-02T01:07:00Z">
              <w:tcPr>
                <w:tcW w:w="1539"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3377" w:author="OpenAI" w:date="2026-10-01T18:07:00Z" w16du:dateUtc="2026-10-02T01:07:00Z">
                  <w:rPr/>
                </w:rPrChange>
              </w:rPr>
            </w:pPr>
            <w:r>
              <w:rPr>
                <w:sz w:val="22"/>
                <w:rPrChange w:id="3378" w:author="OpenAI" w:date="2026-10-01T18:07:00Z" w16du:dateUtc="2026-10-02T01:07:00Z">
                  <w:rPr/>
                </w:rPrChange>
              </w:rPr>
              <w:t>kdeg</w:t>
            </w:r>
          </w:p>
        </w:tc>
        <w:tc>
          <w:tcPr>
            <w:tcW w:w="1172" w:type="dxa"/>
            <w:tcBorders>
              <w:top w:val="single" w:sz="4" w:space="0" w:color="000000"/>
              <w:left w:val="single" w:sz="4" w:space="0" w:color="000000"/>
              <w:bottom w:val="single" w:sz="4" w:space="0" w:color="000000"/>
              <w:right w:val="single" w:sz="4" w:space="0" w:color="000000"/>
            </w:tcBorders>
            <w:vAlign w:val="center"/>
            <w:tcPrChange w:id="3379" w:author="OpenAI" w:date="2026-10-01T18:07:00Z" w16du:dateUtc="2026-10-02T01:07:00Z">
              <w:tcPr>
                <w:tcW w:w="1169"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right"/>
              <w:rPr>
                <w:sz w:val="22"/>
                <w:rPrChange w:id="3380" w:author="OpenAI" w:date="2026-10-01T18:07:00Z" w16du:dateUtc="2026-10-02T01:07:00Z">
                  <w:rPr/>
                </w:rPrChange>
              </w:rPr>
            </w:pPr>
            <w:r>
              <w:rPr>
                <w:sz w:val="22"/>
                <w:rPrChange w:id="3381" w:author="OpenAI" w:date="2026-10-01T18:07:00Z" w16du:dateUtc="2026-10-02T01:07:00Z">
                  <w:rPr/>
                </w:rPrChange>
              </w:rPr>
              <w:t>0.28</w:t>
            </w:r>
          </w:p>
        </w:tc>
        <w:tc>
          <w:tcPr>
            <w:tcW w:w="807" w:type="dxa"/>
            <w:tcBorders>
              <w:top w:val="single" w:sz="4" w:space="0" w:color="000000"/>
              <w:left w:val="single" w:sz="4" w:space="0" w:color="000000"/>
              <w:bottom w:val="single" w:sz="4" w:space="0" w:color="000000"/>
              <w:right w:val="single" w:sz="4" w:space="0" w:color="000000"/>
            </w:tcBorders>
            <w:vAlign w:val="center"/>
            <w:tcPrChange w:id="3382" w:author="OpenAI" w:date="2026-10-01T18:07:00Z" w16du:dateUtc="2026-10-02T01:07:00Z">
              <w:tcPr>
                <w:tcW w:w="937"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3383" w:author="OpenAI" w:date="2026-10-01T18:07:00Z" w16du:dateUtc="2026-10-02T01:07:00Z">
                  <w:rPr/>
                </w:rPrChange>
              </w:rPr>
            </w:pPr>
            <w:r>
              <w:rPr>
                <w:sz w:val="22"/>
                <w:rPrChange w:id="3384" w:author="OpenAI" w:date="2026-10-01T18:07:00Z" w16du:dateUtc="2026-10-02T01:07:00Z">
                  <w:rPr/>
                </w:rPrChange>
              </w:rPr>
              <w:t>1/h</w:t>
            </w:r>
          </w:p>
        </w:tc>
        <w:tc>
          <w:tcPr>
            <w:tcW w:w="3059" w:type="dxa"/>
            <w:tcBorders>
              <w:top w:val="single" w:sz="4" w:space="0" w:color="000000"/>
              <w:left w:val="single" w:sz="4" w:space="0" w:color="000000"/>
              <w:bottom w:val="single" w:sz="4" w:space="0" w:color="000000"/>
              <w:right w:val="single" w:sz="4" w:space="0" w:color="000000"/>
            </w:tcBorders>
            <w:vAlign w:val="center"/>
            <w:tcPrChange w:id="3385" w:author="OpenAI" w:date="2026-10-01T18:07:00Z" w16du:dateUtc="2026-10-02T01:07:00Z">
              <w:tcPr>
                <w:tcW w:w="2663"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3386" w:author="OpenAI" w:date="2026-10-01T18:07:00Z" w16du:dateUtc="2026-10-02T01:07:00Z">
                  <w:rPr/>
                </w:rPrChange>
              </w:rPr>
            </w:pPr>
            <w:r>
              <w:rPr>
                <w:sz w:val="22"/>
                <w:rPrChange w:id="3387" w:author="OpenAI" w:date="2026-10-01T18:07:00Z" w16du:dateUtc="2026-10-02T01:07:00Z">
                  <w:rPr/>
                </w:rPrChange>
              </w:rPr>
              <w:t>Pulse chase experiments</w:t>
            </w:r>
          </w:p>
        </w:tc>
        <w:tc>
          <w:tcPr>
            <w:tcW w:w="1441" w:type="dxa"/>
            <w:tcBorders>
              <w:top w:val="single" w:sz="4" w:space="0" w:color="000000"/>
              <w:left w:val="single" w:sz="4" w:space="0" w:color="000000"/>
              <w:bottom w:val="single" w:sz="4" w:space="0" w:color="000000"/>
              <w:right w:val="single" w:sz="4" w:space="0" w:color="000000"/>
            </w:tcBorders>
            <w:cellDel w:id="3388" w:author="OpenAI" w:date="2026-10-01T18:07:00Z"/>
            <w:tcPrChange w:id="3389" w:author="OpenAI" w:date="2026-10-01T18:07:00Z" w16du:dateUtc="2026-10-02T01:07:00Z">
              <w:tcPr>
                <w:tcW w:w="1441" w:type="dxa"/>
                <w:gridSpan w:val="2"/>
                <w:tcBorders>
                  <w:top w:val="single" w:sz="4" w:space="0" w:color="000000"/>
                  <w:left w:val="single" w:sz="4" w:space="0" w:color="000000"/>
                  <w:bottom w:val="single" w:sz="4" w:space="0" w:color="000000"/>
                  <w:right w:val="single" w:sz="4" w:space="0" w:color="000000"/>
                </w:tcBorders>
                <w:vAlign w:val="center"/>
                <w:cellDel w:id="3390" w:author="OpenAI" w:date="2026-10-01T18:07:00Z"/>
              </w:tcPr>
            </w:tcPrChange>
          </w:tcPr>
          <w:p w:rsidR="007B1B89" w:rsidRDefault="007B1B89">
            <w:pPr>
              <w:jc w:val="center"/>
            </w:pPr>
            <w:del w:id="3391" w:author="OpenAI" w:date="2026-10-01T18:07:00Z" w16du:dateUtc="2026-10-02T01:07:00Z">
              <w:r>
                <w:delText>A Priori and Top Down</w:delText>
              </w:r>
            </w:del>
          </w:p>
        </w:tc>
        <w:tc>
          <w:tcPr>
            <w:tcW w:w="1172" w:type="dxa"/>
            <w:gridSpan w:val="2"/>
            <w:tcBorders>
              <w:top w:val="single" w:sz="4" w:space="0" w:color="000000"/>
              <w:left w:val="single" w:sz="4" w:space="0" w:color="000000"/>
              <w:bottom w:val="single" w:sz="4" w:space="0" w:color="000000"/>
              <w:right w:val="single" w:sz="4" w:space="0" w:color="000000"/>
            </w:tcBorders>
            <w:vAlign w:val="center"/>
            <w:tcPrChange w:id="3392" w:author="OpenAI" w:date="2026-10-01T18:07:00Z" w16du:dateUtc="2026-10-02T01:07:00Z">
              <w:tcPr>
                <w:tcW w:w="3115"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3393" w:author="OpenAI" w:date="2026-10-01T18:07:00Z" w16du:dateUtc="2026-10-02T01:07:00Z">
                  <w:rPr/>
                </w:rPrChange>
              </w:rPr>
            </w:pPr>
            <w:r>
              <w:rPr>
                <w:sz w:val="22"/>
                <w:rPrChange w:id="3394" w:author="OpenAI" w:date="2026-10-01T18:07:00Z" w16du:dateUtc="2026-10-02T01:07:00Z">
                  <w:rPr/>
                </w:rPrChange>
              </w:rPr>
              <w:t>[15]</w:t>
            </w:r>
          </w:p>
        </w:tc>
      </w:tr>
      <w:tr w:rsidR="001425FF">
        <w:trPr>
          <w:trHeight w:val="256"/>
          <w:trPrChange w:id="3395" w:author="OpenAI" w:date="2026-10-01T18:07:00Z" w16du:dateUtc="2026-10-02T01:07:00Z">
            <w:trPr>
              <w:trHeight w:val="256"/>
            </w:trPr>
          </w:trPrChange>
        </w:trPr>
        <w:tc>
          <w:tcPr>
            <w:tcW w:w="1596" w:type="dxa"/>
            <w:tcBorders>
              <w:top w:val="single" w:sz="4" w:space="0" w:color="000000"/>
              <w:left w:val="single" w:sz="4" w:space="0" w:color="000000"/>
              <w:bottom w:val="single" w:sz="4" w:space="0" w:color="000000"/>
              <w:right w:val="single" w:sz="4" w:space="0" w:color="000000"/>
            </w:tcBorders>
            <w:vAlign w:val="center"/>
            <w:tcPrChange w:id="3396" w:author="OpenAI" w:date="2026-10-01T18:07:00Z" w16du:dateUtc="2026-10-02T01:07:00Z">
              <w:tcPr>
                <w:tcW w:w="1830"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3397" w:author="OpenAI" w:date="2026-10-01T18:07:00Z" w16du:dateUtc="2026-10-02T01:07:00Z">
                  <w:rPr/>
                </w:rPrChange>
              </w:rPr>
            </w:pPr>
            <w:r>
              <w:rPr>
                <w:sz w:val="22"/>
                <w:rPrChange w:id="3398" w:author="OpenAI" w:date="2026-10-01T18:07:00Z" w16du:dateUtc="2026-10-02T01:07:00Z">
                  <w:rPr/>
                </w:rPrChange>
              </w:rPr>
              <w:t>Tocilizumab</w:t>
            </w:r>
          </w:p>
        </w:tc>
        <w:tc>
          <w:tcPr>
            <w:tcW w:w="956" w:type="dxa"/>
            <w:tcBorders>
              <w:top w:val="single" w:sz="4" w:space="0" w:color="000000"/>
              <w:left w:val="single" w:sz="4" w:space="0" w:color="000000"/>
              <w:bottom w:val="single" w:sz="4" w:space="0" w:color="000000"/>
              <w:right w:val="single" w:sz="4" w:space="0" w:color="000000"/>
            </w:tcBorders>
            <w:vAlign w:val="bottom"/>
            <w:tcPrChange w:id="3399" w:author="OpenAI" w:date="2026-10-01T18:07:00Z" w16du:dateUtc="2026-10-02T01:07:00Z">
              <w:tcPr>
                <w:tcW w:w="1161" w:type="dxa"/>
                <w:gridSpan w:val="2"/>
                <w:tcBorders>
                  <w:top w:val="single" w:sz="4" w:space="0" w:color="000000"/>
                  <w:left w:val="single" w:sz="4" w:space="0" w:color="000000"/>
                  <w:bottom w:val="single" w:sz="4" w:space="0" w:color="000000"/>
                  <w:right w:val="single" w:sz="4" w:space="0" w:color="000000"/>
                </w:tcBorders>
                <w:vAlign w:val="bottom"/>
              </w:tcPr>
            </w:tcPrChange>
          </w:tcPr>
          <w:p w:rsidR="001425FF" w:rsidRDefault="007B1B89">
            <w:pPr>
              <w:jc w:val="left"/>
              <w:rPr>
                <w:sz w:val="22"/>
                <w:rPrChange w:id="3400" w:author="OpenAI" w:date="2026-10-01T18:07:00Z" w16du:dateUtc="2026-10-02T01:07:00Z">
                  <w:rPr/>
                </w:rPrChange>
              </w:rPr>
            </w:pPr>
            <w:r>
              <w:rPr>
                <w:sz w:val="22"/>
                <w:rPrChange w:id="3401" w:author="OpenAI" w:date="2026-10-01T18:07:00Z" w16du:dateUtc="2026-10-02T01:07:00Z">
                  <w:rPr/>
                </w:rPrChange>
              </w:rPr>
              <w:t>Human</w:t>
            </w:r>
          </w:p>
        </w:tc>
        <w:tc>
          <w:tcPr>
            <w:tcW w:w="1707" w:type="dxa"/>
            <w:tcBorders>
              <w:top w:val="single" w:sz="4" w:space="0" w:color="000000"/>
              <w:left w:val="single" w:sz="4" w:space="0" w:color="000000"/>
              <w:bottom w:val="single" w:sz="4" w:space="0" w:color="000000"/>
              <w:right w:val="single" w:sz="4" w:space="0" w:color="000000"/>
            </w:tcBorders>
            <w:vAlign w:val="center"/>
            <w:tcPrChange w:id="3402" w:author="OpenAI" w:date="2026-10-01T18:07:00Z" w16du:dateUtc="2026-10-02T01:07:00Z">
              <w:tcPr>
                <w:tcW w:w="1539" w:type="dxa"/>
                <w:gridSpan w:val="3"/>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3403" w:author="OpenAI" w:date="2026-10-01T18:07:00Z" w16du:dateUtc="2026-10-02T01:07:00Z">
                  <w:rPr/>
                </w:rPrChange>
              </w:rPr>
            </w:pPr>
            <w:r>
              <w:rPr>
                <w:sz w:val="22"/>
                <w:rPrChange w:id="3404" w:author="OpenAI" w:date="2026-10-01T18:07:00Z" w16du:dateUtc="2026-10-02T01:07:00Z">
                  <w:rPr/>
                </w:rPrChange>
              </w:rPr>
              <w:t>Kd (FcRn) in endosomal space</w:t>
            </w:r>
          </w:p>
        </w:tc>
        <w:tc>
          <w:tcPr>
            <w:tcW w:w="1172" w:type="dxa"/>
            <w:tcBorders>
              <w:top w:val="single" w:sz="4" w:space="0" w:color="000000"/>
              <w:left w:val="single" w:sz="4" w:space="0" w:color="000000"/>
              <w:bottom w:val="single" w:sz="4" w:space="0" w:color="000000"/>
              <w:right w:val="single" w:sz="4" w:space="0" w:color="000000"/>
            </w:tcBorders>
            <w:vAlign w:val="center"/>
            <w:tcPrChange w:id="3405" w:author="OpenAI" w:date="2026-10-01T18:07:00Z" w16du:dateUtc="2026-10-02T01:07:00Z">
              <w:tcPr>
                <w:tcW w:w="1169"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right"/>
              <w:rPr>
                <w:sz w:val="22"/>
                <w:rPrChange w:id="3406" w:author="OpenAI" w:date="2026-10-01T18:07:00Z" w16du:dateUtc="2026-10-02T01:07:00Z">
                  <w:rPr/>
                </w:rPrChange>
              </w:rPr>
            </w:pPr>
            <w:r>
              <w:rPr>
                <w:sz w:val="22"/>
                <w:rPrChange w:id="3407" w:author="OpenAI" w:date="2026-10-01T18:07:00Z" w16du:dateUtc="2026-10-02T01:07:00Z">
                  <w:rPr/>
                </w:rPrChange>
              </w:rPr>
              <w:t>1.07</w:t>
            </w:r>
          </w:p>
        </w:tc>
        <w:tc>
          <w:tcPr>
            <w:tcW w:w="807" w:type="dxa"/>
            <w:tcBorders>
              <w:top w:val="single" w:sz="4" w:space="0" w:color="000000"/>
              <w:left w:val="single" w:sz="4" w:space="0" w:color="000000"/>
              <w:bottom w:val="single" w:sz="4" w:space="0" w:color="000000"/>
              <w:right w:val="single" w:sz="4" w:space="0" w:color="000000"/>
            </w:tcBorders>
            <w:vAlign w:val="center"/>
            <w:tcPrChange w:id="3408" w:author="OpenAI" w:date="2026-10-01T18:07:00Z" w16du:dateUtc="2026-10-02T01:07:00Z">
              <w:tcPr>
                <w:tcW w:w="937"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3409" w:author="OpenAI" w:date="2026-10-01T18:07:00Z" w16du:dateUtc="2026-10-02T01:07:00Z">
                  <w:rPr/>
                </w:rPrChange>
              </w:rPr>
            </w:pPr>
            <w:r>
              <w:rPr>
                <w:sz w:val="22"/>
                <w:rPrChange w:id="3410" w:author="OpenAI" w:date="2026-10-01T18:07:00Z" w16du:dateUtc="2026-10-02T01:07:00Z">
                  <w:rPr/>
                </w:rPrChange>
              </w:rPr>
              <w:t>uM</w:t>
            </w:r>
          </w:p>
        </w:tc>
        <w:tc>
          <w:tcPr>
            <w:tcW w:w="3059" w:type="dxa"/>
            <w:tcBorders>
              <w:top w:val="single" w:sz="4" w:space="0" w:color="000000"/>
              <w:left w:val="single" w:sz="4" w:space="0" w:color="000000"/>
              <w:bottom w:val="single" w:sz="4" w:space="0" w:color="000000"/>
              <w:right w:val="single" w:sz="4" w:space="0" w:color="000000"/>
            </w:tcBorders>
            <w:vAlign w:val="center"/>
            <w:tcPrChange w:id="3411" w:author="OpenAI" w:date="2026-10-01T18:07:00Z" w16du:dateUtc="2026-10-02T01:07:00Z">
              <w:tcPr>
                <w:tcW w:w="2663" w:type="dxa"/>
                <w:gridSpan w:val="2"/>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3412" w:author="OpenAI" w:date="2026-10-01T18:07:00Z" w16du:dateUtc="2026-10-02T01:07:00Z">
                  <w:rPr/>
                </w:rPrChange>
              </w:rPr>
            </w:pPr>
            <w:r>
              <w:rPr>
                <w:sz w:val="22"/>
                <w:rPrChange w:id="3413" w:author="OpenAI" w:date="2026-10-01T18:07:00Z" w16du:dateUtc="2026-10-02T01:07:00Z">
                  <w:rPr/>
                </w:rPrChange>
              </w:rPr>
              <w:t>Model-based meta-analysis</w:t>
            </w:r>
          </w:p>
        </w:tc>
        <w:tc>
          <w:tcPr>
            <w:tcW w:w="1441" w:type="dxa"/>
            <w:tcBorders>
              <w:top w:val="single" w:sz="4" w:space="0" w:color="000000"/>
              <w:left w:val="single" w:sz="4" w:space="0" w:color="000000"/>
              <w:bottom w:val="single" w:sz="4" w:space="0" w:color="000000"/>
              <w:right w:val="single" w:sz="4" w:space="0" w:color="000000"/>
            </w:tcBorders>
            <w:cellDel w:id="3414" w:author="OpenAI" w:date="2026-10-01T18:07:00Z"/>
            <w:tcPrChange w:id="3415" w:author="OpenAI" w:date="2026-10-01T18:07:00Z" w16du:dateUtc="2026-10-02T01:07:00Z">
              <w:tcPr>
                <w:tcW w:w="1441" w:type="dxa"/>
                <w:gridSpan w:val="2"/>
                <w:tcBorders>
                  <w:top w:val="single" w:sz="4" w:space="0" w:color="000000"/>
                  <w:left w:val="single" w:sz="4" w:space="0" w:color="000000"/>
                  <w:bottom w:val="single" w:sz="4" w:space="0" w:color="000000"/>
                  <w:right w:val="single" w:sz="4" w:space="0" w:color="000000"/>
                </w:tcBorders>
                <w:vAlign w:val="center"/>
                <w:cellDel w:id="3416" w:author="OpenAI" w:date="2026-10-01T18:07:00Z"/>
              </w:tcPr>
            </w:tcPrChange>
          </w:tcPr>
          <w:p w:rsidR="007B1B89" w:rsidRDefault="007B1B89">
            <w:pPr>
              <w:jc w:val="center"/>
            </w:pPr>
            <w:del w:id="3417" w:author="OpenAI" w:date="2026-10-01T18:07:00Z" w16du:dateUtc="2026-10-02T01:07:00Z">
              <w:r>
                <w:delText>A Priori</w:delText>
              </w:r>
            </w:del>
          </w:p>
        </w:tc>
        <w:tc>
          <w:tcPr>
            <w:tcW w:w="1172" w:type="dxa"/>
            <w:gridSpan w:val="2"/>
            <w:tcBorders>
              <w:top w:val="single" w:sz="4" w:space="0" w:color="000000"/>
              <w:left w:val="single" w:sz="4" w:space="0" w:color="000000"/>
              <w:bottom w:val="single" w:sz="4" w:space="0" w:color="000000"/>
              <w:right w:val="single" w:sz="4" w:space="0" w:color="000000"/>
            </w:tcBorders>
            <w:vAlign w:val="center"/>
            <w:tcPrChange w:id="3418" w:author="OpenAI" w:date="2026-10-01T18:07:00Z" w16du:dateUtc="2026-10-02T01:07:00Z">
              <w:tcPr>
                <w:tcW w:w="3115" w:type="dxa"/>
                <w:tcBorders>
                  <w:top w:val="single" w:sz="4" w:space="0" w:color="000000"/>
                  <w:left w:val="single" w:sz="4" w:space="0" w:color="000000"/>
                  <w:bottom w:val="single" w:sz="4" w:space="0" w:color="000000"/>
                  <w:right w:val="single" w:sz="4" w:space="0" w:color="000000"/>
                </w:tcBorders>
                <w:vAlign w:val="center"/>
              </w:tcPr>
            </w:tcPrChange>
          </w:tcPr>
          <w:p w:rsidR="001425FF" w:rsidRDefault="007B1B89">
            <w:pPr>
              <w:jc w:val="left"/>
              <w:rPr>
                <w:sz w:val="22"/>
                <w:rPrChange w:id="3419" w:author="OpenAI" w:date="2026-10-01T18:07:00Z" w16du:dateUtc="2026-10-02T01:07:00Z">
                  <w:rPr/>
                </w:rPrChange>
              </w:rPr>
            </w:pPr>
            <w:r>
              <w:rPr>
                <w:sz w:val="22"/>
                <w:rPrChange w:id="3420" w:author="OpenAI" w:date="2026-10-01T18:07:00Z" w16du:dateUtc="2026-10-02T01:07:00Z">
                  <w:rPr/>
                </w:rPrChange>
              </w:rPr>
              <w:t>[5]</w:t>
            </w:r>
          </w:p>
        </w:tc>
      </w:tr>
    </w:tbl>
    <w:p w:rsidR="007D60AC" w:rsidRDefault="007D60AC">
      <w:pPr>
        <w:rPr>
          <w:del w:id="3421" w:author="OpenAI" w:date="2026-10-01T18:07:00Z" w16du:dateUtc="2026-10-02T01:07:00Z"/>
        </w:rPr>
      </w:pPr>
    </w:p>
    <w:p w:rsidR="007D60AC" w:rsidRDefault="007B1B89">
      <w:pPr>
        <w:spacing w:line="240" w:lineRule="auto"/>
        <w:jc w:val="left"/>
        <w:rPr>
          <w:del w:id="3422" w:author="OpenAI" w:date="2026-10-01T18:07:00Z" w16du:dateUtc="2026-10-02T01:07:00Z"/>
        </w:rPr>
        <w:sectPr w:rsidR="007D60AC">
          <w:headerReference w:type="default" r:id="rId27"/>
          <w:footerReference w:type="default" r:id="rId28"/>
          <w:headerReference w:type="first" r:id="rId29"/>
          <w:footerReference w:type="first" r:id="rId30"/>
          <w:pgSz w:w="15840" w:h="12240" w:orient="landscape"/>
          <w:pgMar w:top="1440" w:right="1440" w:bottom="1440" w:left="1440" w:header="0" w:footer="0" w:gutter="0"/>
          <w:cols w:space="720"/>
          <w:formProt w:val="0"/>
          <w:docGrid w:linePitch="360"/>
        </w:sectPr>
      </w:pPr>
      <w:del w:id="3423" w:author="OpenAI" w:date="2026-10-01T18:07:00Z" w16du:dateUtc="2026-10-02T01:07:00Z">
        <w:r>
          <w:br w:type="page"/>
        </w:r>
      </w:del>
    </w:p>
    <w:p w:rsidR="007D60AC" w:rsidRDefault="007D60AC">
      <w:pPr>
        <w:rPr>
          <w:del w:id="3424" w:author="OpenAI" w:date="2026-10-01T18:07:00Z" w16du:dateUtc="2026-10-02T01:07:00Z"/>
        </w:rPr>
      </w:pPr>
    </w:p>
    <w:p w:rsidR="007D60AC" w:rsidRDefault="007B1B89">
      <w:pPr>
        <w:rPr>
          <w:del w:id="3425" w:author="OpenAI" w:date="2026-10-01T18:07:00Z" w16du:dateUtc="2026-10-02T01:07:00Z"/>
          <w:b/>
          <w:bCs/>
        </w:rPr>
      </w:pPr>
      <w:del w:id="3426" w:author="OpenAI" w:date="2026-10-01T18:07:00Z" w16du:dateUtc="2026-10-02T01:07:00Z">
        <w:r>
          <w:rPr>
            <w:b/>
            <w:bCs/>
          </w:rPr>
          <w:delText>S1.4. Top-down Linear Clearance Estimates for Monkey</w:delText>
        </w:r>
      </w:del>
    </w:p>
    <w:tbl>
      <w:tblPr>
        <w:tblStyle w:val="TableGrid"/>
        <w:tblW w:w="10458" w:type="dxa"/>
        <w:tblInd w:w="0" w:type="dxa"/>
        <w:tblLayout w:type="fixed"/>
        <w:tblCellMar>
          <w:top w:w="0" w:type="dxa"/>
          <w:left w:w="108" w:type="dxa"/>
          <w:bottom w:w="0" w:type="dxa"/>
          <w:right w:w="108" w:type="dxa"/>
        </w:tblCellMar>
        <w:tblLook w:val="04A0" w:firstRow="1" w:lastRow="0" w:firstColumn="1" w:lastColumn="0" w:noHBand="0" w:noVBand="1"/>
      </w:tblPr>
      <w:tblGrid>
        <w:gridCol w:w="1907"/>
        <w:gridCol w:w="2071"/>
        <w:gridCol w:w="2159"/>
        <w:gridCol w:w="2161"/>
        <w:gridCol w:w="2160"/>
      </w:tblGrid>
      <w:tr w:rsidR="007D60AC" w:rsidTr="007D60AC">
        <w:trPr>
          <w:trHeight w:val="831"/>
          <w:del w:id="3427" w:author="OpenAI" w:date="2026-10-01T18:07:00Z" w16du:dateUtc="2026-10-02T01:07:00Z"/>
        </w:trPr>
        <w:tc>
          <w:tcPr>
            <w:tcW w:w="1907" w:type="dxa"/>
          </w:tcPr>
          <w:p w:rsidR="007D60AC" w:rsidRDefault="007B1B89">
            <w:pPr>
              <w:jc w:val="left"/>
              <w:rPr>
                <w:del w:id="3428" w:author="OpenAI" w:date="2026-10-01T18:07:00Z" w16du:dateUtc="2026-10-02T01:07:00Z"/>
                <w:rFonts w:ascii="Aptos Body" w:hAnsi="Aptos Body"/>
              </w:rPr>
            </w:pPr>
            <w:del w:id="3429" w:author="OpenAI" w:date="2026-10-01T18:07:00Z" w16du:dateUtc="2026-10-02T01:07:00Z">
              <w:r>
                <w:rPr>
                  <w:rFonts w:ascii="Aptos Body" w:eastAsia="Aptos" w:hAnsi="Aptos Body"/>
                  <w:b/>
                  <w:kern w:val="0"/>
                </w:rPr>
                <w:delText>Molecule</w:delText>
              </w:r>
            </w:del>
          </w:p>
        </w:tc>
        <w:tc>
          <w:tcPr>
            <w:tcW w:w="2071" w:type="dxa"/>
          </w:tcPr>
          <w:p w:rsidR="007D60AC" w:rsidRDefault="007B1B89">
            <w:pPr>
              <w:jc w:val="left"/>
              <w:rPr>
                <w:del w:id="3430" w:author="OpenAI" w:date="2026-10-01T18:07:00Z" w16du:dateUtc="2026-10-02T01:07:00Z"/>
                <w:rFonts w:ascii="Aptos Body" w:hAnsi="Aptos Body"/>
                <w:b/>
              </w:rPr>
            </w:pPr>
            <w:del w:id="3431" w:author="OpenAI" w:date="2026-10-01T18:07:00Z" w16du:dateUtc="2026-10-02T01:07:00Z">
              <w:r>
                <w:rPr>
                  <w:rFonts w:ascii="Aptos Body" w:eastAsia="Aptos" w:hAnsi="Aptos Body"/>
                  <w:b/>
                  <w:kern w:val="0"/>
                </w:rPr>
                <w:delText>CL (L/h/kg)</w:delText>
              </w:r>
            </w:del>
          </w:p>
          <w:p w:rsidR="007D60AC" w:rsidRDefault="007B1B89">
            <w:pPr>
              <w:jc w:val="left"/>
              <w:rPr>
                <w:del w:id="3432" w:author="OpenAI" w:date="2026-10-01T18:07:00Z" w16du:dateUtc="2026-10-02T01:07:00Z"/>
                <w:rFonts w:ascii="Aptos Body" w:hAnsi="Aptos Body"/>
              </w:rPr>
            </w:pPr>
            <w:del w:id="3433" w:author="OpenAI" w:date="2026-10-01T18:07:00Z" w16du:dateUtc="2026-10-02T01:07:00Z">
              <w:r>
                <w:rPr>
                  <w:rFonts w:ascii="Aptos Body" w:eastAsia="Aptos" w:hAnsi="Aptos Body"/>
                  <w:b/>
                  <w:kern w:val="0"/>
                </w:rPr>
                <w:delText>[RSE %]</w:delText>
              </w:r>
            </w:del>
          </w:p>
        </w:tc>
        <w:tc>
          <w:tcPr>
            <w:tcW w:w="2159" w:type="dxa"/>
          </w:tcPr>
          <w:p w:rsidR="007D60AC" w:rsidRDefault="007B1B89">
            <w:pPr>
              <w:jc w:val="left"/>
              <w:rPr>
                <w:del w:id="3434" w:author="OpenAI" w:date="2026-10-01T18:07:00Z" w16du:dateUtc="2026-10-02T01:07:00Z"/>
                <w:rFonts w:ascii="Aptos Body" w:hAnsi="Aptos Body"/>
              </w:rPr>
            </w:pPr>
            <w:del w:id="3435" w:author="OpenAI" w:date="2026-10-01T18:07:00Z" w16du:dateUtc="2026-10-02T01:07:00Z">
              <w:r>
                <w:rPr>
                  <w:rFonts w:ascii="Aptos Body" w:eastAsia="Aptos" w:hAnsi="Aptos Body"/>
                  <w:b/>
                  <w:kern w:val="0"/>
                </w:rPr>
                <w:delText>V1 (L/kg) [RSE %]</w:delText>
              </w:r>
            </w:del>
          </w:p>
        </w:tc>
        <w:tc>
          <w:tcPr>
            <w:tcW w:w="2161" w:type="dxa"/>
          </w:tcPr>
          <w:p w:rsidR="007D60AC" w:rsidRDefault="007B1B89">
            <w:pPr>
              <w:jc w:val="left"/>
              <w:rPr>
                <w:del w:id="3436" w:author="OpenAI" w:date="2026-10-01T18:07:00Z" w16du:dateUtc="2026-10-02T01:07:00Z"/>
                <w:rFonts w:ascii="Aptos Body" w:hAnsi="Aptos Body"/>
                <w:b/>
              </w:rPr>
            </w:pPr>
            <w:del w:id="3437" w:author="OpenAI" w:date="2026-10-01T18:07:00Z" w16du:dateUtc="2026-10-02T01:07:00Z">
              <w:r>
                <w:rPr>
                  <w:rFonts w:ascii="Aptos Body" w:eastAsia="Aptos" w:hAnsi="Aptos Body"/>
                  <w:b/>
                  <w:kern w:val="0"/>
                </w:rPr>
                <w:delText>Q (L/h/kg) [RSE %]</w:delText>
              </w:r>
            </w:del>
          </w:p>
        </w:tc>
        <w:tc>
          <w:tcPr>
            <w:tcW w:w="2160" w:type="dxa"/>
          </w:tcPr>
          <w:p w:rsidR="007D60AC" w:rsidRDefault="007B1B89">
            <w:pPr>
              <w:jc w:val="left"/>
              <w:rPr>
                <w:del w:id="3438" w:author="OpenAI" w:date="2026-10-01T18:07:00Z" w16du:dateUtc="2026-10-02T01:07:00Z"/>
                <w:rFonts w:ascii="Aptos Body" w:hAnsi="Aptos Body"/>
                <w:b/>
              </w:rPr>
            </w:pPr>
            <w:del w:id="3439" w:author="OpenAI" w:date="2026-10-01T18:07:00Z" w16du:dateUtc="2026-10-02T01:07:00Z">
              <w:r>
                <w:rPr>
                  <w:rFonts w:ascii="Aptos Body" w:eastAsia="Aptos" w:hAnsi="Aptos Body"/>
                  <w:b/>
                  <w:kern w:val="0"/>
                </w:rPr>
                <w:delText>V2 (L/kg) [RSE %]</w:delText>
              </w:r>
            </w:del>
          </w:p>
        </w:tc>
      </w:tr>
      <w:tr w:rsidR="007D60AC" w:rsidTr="007D60AC">
        <w:trPr>
          <w:trHeight w:val="256"/>
          <w:del w:id="3440" w:author="OpenAI" w:date="2026-10-01T18:07:00Z" w16du:dateUtc="2026-10-02T01:07:00Z"/>
        </w:trPr>
        <w:tc>
          <w:tcPr>
            <w:tcW w:w="1907" w:type="dxa"/>
          </w:tcPr>
          <w:p w:rsidR="007D60AC" w:rsidRDefault="007B1B89">
            <w:pPr>
              <w:jc w:val="left"/>
              <w:rPr>
                <w:del w:id="3441" w:author="OpenAI" w:date="2026-10-01T18:07:00Z" w16du:dateUtc="2026-10-02T01:07:00Z"/>
                <w:rFonts w:ascii="Aptos Body" w:hAnsi="Aptos Body"/>
              </w:rPr>
            </w:pPr>
            <w:del w:id="3442" w:author="OpenAI" w:date="2026-10-01T18:07:00Z" w16du:dateUtc="2026-10-02T01:07:00Z">
              <w:r>
                <w:rPr>
                  <w:rFonts w:ascii="Aptos Body" w:eastAsia="Aptos" w:hAnsi="Aptos Body"/>
                  <w:kern w:val="0"/>
                </w:rPr>
                <w:delText>Adalimumab</w:delText>
              </w:r>
            </w:del>
          </w:p>
        </w:tc>
        <w:tc>
          <w:tcPr>
            <w:tcW w:w="2071" w:type="dxa"/>
          </w:tcPr>
          <w:p w:rsidR="007D60AC" w:rsidRDefault="007B1B89">
            <w:pPr>
              <w:jc w:val="right"/>
              <w:rPr>
                <w:del w:id="3443" w:author="OpenAI" w:date="2026-10-01T18:07:00Z" w16du:dateUtc="2026-10-02T01:07:00Z"/>
                <w:rFonts w:ascii="Aptos Body" w:hAnsi="Aptos Body"/>
              </w:rPr>
            </w:pPr>
            <w:del w:id="3444" w:author="OpenAI" w:date="2026-10-01T18:07:00Z" w16du:dateUtc="2026-10-02T01:07:00Z">
              <w:r>
                <w:rPr>
                  <w:rFonts w:ascii="Aptos Body" w:eastAsia="Aptos" w:hAnsi="Aptos Body"/>
                  <w:kern w:val="0"/>
                </w:rPr>
                <w:delText>0.0004 [14.9]</w:delText>
              </w:r>
            </w:del>
          </w:p>
        </w:tc>
        <w:tc>
          <w:tcPr>
            <w:tcW w:w="2159" w:type="dxa"/>
            <w:vAlign w:val="bottom"/>
          </w:tcPr>
          <w:p w:rsidR="007D60AC" w:rsidRDefault="007B1B89">
            <w:pPr>
              <w:jc w:val="right"/>
              <w:rPr>
                <w:del w:id="3445" w:author="OpenAI" w:date="2026-10-01T18:07:00Z" w16du:dateUtc="2026-10-02T01:07:00Z"/>
                <w:rFonts w:ascii="Aptos Body" w:hAnsi="Aptos Body"/>
              </w:rPr>
            </w:pPr>
            <w:del w:id="3446" w:author="OpenAI" w:date="2026-10-01T18:07:00Z" w16du:dateUtc="2026-10-02T01:07:00Z">
              <w:r>
                <w:rPr>
                  <w:rFonts w:ascii="Aptos Body" w:eastAsia="Aptos" w:hAnsi="Aptos Body"/>
                  <w:kern w:val="0"/>
                </w:rPr>
                <w:delText>0.0467 [11.1]</w:delText>
              </w:r>
            </w:del>
          </w:p>
        </w:tc>
        <w:tc>
          <w:tcPr>
            <w:tcW w:w="2161" w:type="dxa"/>
            <w:vAlign w:val="bottom"/>
          </w:tcPr>
          <w:p w:rsidR="007D60AC" w:rsidRDefault="007B1B89">
            <w:pPr>
              <w:jc w:val="right"/>
              <w:rPr>
                <w:del w:id="3447" w:author="OpenAI" w:date="2026-10-01T18:07:00Z" w16du:dateUtc="2026-10-02T01:07:00Z"/>
                <w:rFonts w:ascii="Aptos Body" w:hAnsi="Aptos Body"/>
              </w:rPr>
            </w:pPr>
            <w:del w:id="3448" w:author="OpenAI" w:date="2026-10-01T18:07:00Z" w16du:dateUtc="2026-10-02T01:07:00Z">
              <w:r>
                <w:rPr>
                  <w:rFonts w:ascii="Aptos Body" w:eastAsia="Aptos" w:hAnsi="Aptos Body"/>
                  <w:kern w:val="0"/>
                </w:rPr>
                <w:delText>0.0010 [Fixed]</w:delText>
              </w:r>
            </w:del>
          </w:p>
        </w:tc>
        <w:tc>
          <w:tcPr>
            <w:tcW w:w="2160" w:type="dxa"/>
            <w:vAlign w:val="bottom"/>
          </w:tcPr>
          <w:p w:rsidR="007D60AC" w:rsidRDefault="007B1B89">
            <w:pPr>
              <w:jc w:val="right"/>
              <w:rPr>
                <w:del w:id="3449" w:author="OpenAI" w:date="2026-10-01T18:07:00Z" w16du:dateUtc="2026-10-02T01:07:00Z"/>
                <w:rFonts w:ascii="Aptos Body" w:hAnsi="Aptos Body"/>
              </w:rPr>
            </w:pPr>
            <w:del w:id="3450" w:author="OpenAI" w:date="2026-10-01T18:07:00Z" w16du:dateUtc="2026-10-02T01:07:00Z">
              <w:r>
                <w:rPr>
                  <w:rFonts w:ascii="Aptos Body" w:eastAsia="Aptos" w:hAnsi="Aptos Body"/>
                  <w:kern w:val="0"/>
                </w:rPr>
                <w:delText>0.0276 [Fixed]</w:delText>
              </w:r>
            </w:del>
          </w:p>
        </w:tc>
      </w:tr>
      <w:tr w:rsidR="007D60AC" w:rsidTr="007D60AC">
        <w:trPr>
          <w:trHeight w:val="256"/>
          <w:del w:id="3451" w:author="OpenAI" w:date="2026-10-01T18:07:00Z" w16du:dateUtc="2026-10-02T01:07:00Z"/>
        </w:trPr>
        <w:tc>
          <w:tcPr>
            <w:tcW w:w="1907" w:type="dxa"/>
          </w:tcPr>
          <w:p w:rsidR="007D60AC" w:rsidRDefault="007B1B89">
            <w:pPr>
              <w:jc w:val="left"/>
              <w:rPr>
                <w:del w:id="3452" w:author="OpenAI" w:date="2026-10-01T18:07:00Z" w16du:dateUtc="2026-10-02T01:07:00Z"/>
                <w:rFonts w:ascii="Aptos Body" w:hAnsi="Aptos Body"/>
              </w:rPr>
            </w:pPr>
            <w:del w:id="3453" w:author="OpenAI" w:date="2026-10-01T18:07:00Z" w16du:dateUtc="2026-10-02T01:07:00Z">
              <w:r>
                <w:rPr>
                  <w:rFonts w:ascii="Aptos Body" w:eastAsia="Aptos" w:hAnsi="Aptos Body"/>
                  <w:kern w:val="0"/>
                </w:rPr>
                <w:delText>Atezolizumab</w:delText>
              </w:r>
            </w:del>
          </w:p>
        </w:tc>
        <w:tc>
          <w:tcPr>
            <w:tcW w:w="2071" w:type="dxa"/>
          </w:tcPr>
          <w:p w:rsidR="007D60AC" w:rsidRDefault="007B1B89">
            <w:pPr>
              <w:jc w:val="right"/>
              <w:rPr>
                <w:del w:id="3454" w:author="OpenAI" w:date="2026-10-01T18:07:00Z" w16du:dateUtc="2026-10-02T01:07:00Z"/>
                <w:rFonts w:ascii="Aptos Body" w:hAnsi="Aptos Body"/>
              </w:rPr>
            </w:pPr>
            <w:del w:id="3455" w:author="OpenAI" w:date="2026-10-01T18:07:00Z" w16du:dateUtc="2026-10-02T01:07:00Z">
              <w:r>
                <w:rPr>
                  <w:rFonts w:ascii="Aptos Body" w:eastAsia="Aptos" w:hAnsi="Aptos Body"/>
                  <w:kern w:val="0"/>
                </w:rPr>
                <w:delText>0.0002 [8.1]</w:delText>
              </w:r>
            </w:del>
          </w:p>
        </w:tc>
        <w:tc>
          <w:tcPr>
            <w:tcW w:w="2159" w:type="dxa"/>
            <w:vAlign w:val="bottom"/>
          </w:tcPr>
          <w:p w:rsidR="007D60AC" w:rsidRDefault="007B1B89">
            <w:pPr>
              <w:jc w:val="right"/>
              <w:rPr>
                <w:del w:id="3456" w:author="OpenAI" w:date="2026-10-01T18:07:00Z" w16du:dateUtc="2026-10-02T01:07:00Z"/>
                <w:rFonts w:ascii="Aptos Body" w:hAnsi="Aptos Body"/>
              </w:rPr>
            </w:pPr>
            <w:del w:id="3457" w:author="OpenAI" w:date="2026-10-01T18:07:00Z" w16du:dateUtc="2026-10-02T01:07:00Z">
              <w:r>
                <w:rPr>
                  <w:rFonts w:ascii="Aptos Body" w:eastAsia="Aptos" w:hAnsi="Aptos Body"/>
                  <w:kern w:val="0"/>
                </w:rPr>
                <w:delText>0.0396 [8.5]</w:delText>
              </w:r>
            </w:del>
          </w:p>
        </w:tc>
        <w:tc>
          <w:tcPr>
            <w:tcW w:w="2161" w:type="dxa"/>
            <w:vAlign w:val="bottom"/>
          </w:tcPr>
          <w:p w:rsidR="007D60AC" w:rsidRDefault="007B1B89">
            <w:pPr>
              <w:jc w:val="right"/>
              <w:rPr>
                <w:del w:id="3458" w:author="OpenAI" w:date="2026-10-01T18:07:00Z" w16du:dateUtc="2026-10-02T01:07:00Z"/>
                <w:rFonts w:ascii="Aptos Body" w:hAnsi="Aptos Body"/>
              </w:rPr>
            </w:pPr>
            <w:del w:id="3459" w:author="OpenAI" w:date="2026-10-01T18:07:00Z" w16du:dateUtc="2026-10-02T01:07:00Z">
              <w:r>
                <w:rPr>
                  <w:rFonts w:ascii="Aptos Body" w:eastAsia="Aptos" w:hAnsi="Aptos Body"/>
                  <w:kern w:val="0"/>
                </w:rPr>
                <w:delText>0.0010 [Fixed]</w:delText>
              </w:r>
            </w:del>
          </w:p>
        </w:tc>
        <w:tc>
          <w:tcPr>
            <w:tcW w:w="2160" w:type="dxa"/>
            <w:vAlign w:val="bottom"/>
          </w:tcPr>
          <w:p w:rsidR="007D60AC" w:rsidRDefault="007B1B89">
            <w:pPr>
              <w:jc w:val="right"/>
              <w:rPr>
                <w:del w:id="3460" w:author="OpenAI" w:date="2026-10-01T18:07:00Z" w16du:dateUtc="2026-10-02T01:07:00Z"/>
                <w:rFonts w:ascii="Aptos Body" w:hAnsi="Aptos Body"/>
              </w:rPr>
            </w:pPr>
            <w:del w:id="3461" w:author="OpenAI" w:date="2026-10-01T18:07:00Z" w16du:dateUtc="2026-10-02T01:07:00Z">
              <w:r>
                <w:rPr>
                  <w:rFonts w:ascii="Aptos Body" w:eastAsia="Aptos" w:hAnsi="Aptos Body"/>
                  <w:kern w:val="0"/>
                </w:rPr>
                <w:delText>0.0221 [23.4]</w:delText>
              </w:r>
            </w:del>
          </w:p>
        </w:tc>
      </w:tr>
      <w:tr w:rsidR="007D60AC" w:rsidTr="007D60AC">
        <w:trPr>
          <w:trHeight w:val="256"/>
          <w:del w:id="3462" w:author="OpenAI" w:date="2026-10-01T18:07:00Z" w16du:dateUtc="2026-10-02T01:07:00Z"/>
        </w:trPr>
        <w:tc>
          <w:tcPr>
            <w:tcW w:w="1907" w:type="dxa"/>
          </w:tcPr>
          <w:p w:rsidR="007D60AC" w:rsidRDefault="007B1B89">
            <w:pPr>
              <w:jc w:val="left"/>
              <w:rPr>
                <w:del w:id="3463" w:author="OpenAI" w:date="2026-10-01T18:07:00Z" w16du:dateUtc="2026-10-02T01:07:00Z"/>
                <w:rFonts w:ascii="Aptos Body" w:hAnsi="Aptos Body"/>
              </w:rPr>
            </w:pPr>
            <w:del w:id="3464" w:author="OpenAI" w:date="2026-10-01T18:07:00Z" w16du:dateUtc="2026-10-02T01:07:00Z">
              <w:r>
                <w:rPr>
                  <w:rFonts w:ascii="Aptos Body" w:eastAsia="Aptos" w:hAnsi="Aptos Body"/>
                  <w:kern w:val="0"/>
                </w:rPr>
                <w:delText>Avelumab</w:delText>
              </w:r>
            </w:del>
          </w:p>
        </w:tc>
        <w:tc>
          <w:tcPr>
            <w:tcW w:w="2071" w:type="dxa"/>
          </w:tcPr>
          <w:p w:rsidR="007D60AC" w:rsidRDefault="007B1B89">
            <w:pPr>
              <w:jc w:val="right"/>
              <w:rPr>
                <w:del w:id="3465" w:author="OpenAI" w:date="2026-10-01T18:07:00Z" w16du:dateUtc="2026-10-02T01:07:00Z"/>
                <w:rFonts w:ascii="Aptos Body" w:hAnsi="Aptos Body"/>
              </w:rPr>
            </w:pPr>
            <w:del w:id="3466" w:author="OpenAI" w:date="2026-10-01T18:07:00Z" w16du:dateUtc="2026-10-02T01:07:00Z">
              <w:r>
                <w:rPr>
                  <w:rFonts w:ascii="Aptos Body" w:eastAsia="Aptos" w:hAnsi="Aptos Body"/>
                  <w:kern w:val="0"/>
                </w:rPr>
                <w:delText>0.0012 [1.8]</w:delText>
              </w:r>
            </w:del>
          </w:p>
        </w:tc>
        <w:tc>
          <w:tcPr>
            <w:tcW w:w="2159" w:type="dxa"/>
            <w:vAlign w:val="bottom"/>
          </w:tcPr>
          <w:p w:rsidR="007D60AC" w:rsidRDefault="007B1B89">
            <w:pPr>
              <w:jc w:val="right"/>
              <w:rPr>
                <w:del w:id="3467" w:author="OpenAI" w:date="2026-10-01T18:07:00Z" w16du:dateUtc="2026-10-02T01:07:00Z"/>
                <w:rFonts w:ascii="Aptos Body" w:hAnsi="Aptos Body"/>
              </w:rPr>
            </w:pPr>
            <w:del w:id="3468" w:author="OpenAI" w:date="2026-10-01T18:07:00Z" w16du:dateUtc="2026-10-02T01:07:00Z">
              <w:r>
                <w:rPr>
                  <w:rFonts w:ascii="Aptos Body" w:eastAsia="Aptos" w:hAnsi="Aptos Body"/>
                  <w:kern w:val="0"/>
                </w:rPr>
                <w:delText>0.0435 [6.2]</w:delText>
              </w:r>
            </w:del>
          </w:p>
        </w:tc>
        <w:tc>
          <w:tcPr>
            <w:tcW w:w="2161" w:type="dxa"/>
            <w:vAlign w:val="bottom"/>
          </w:tcPr>
          <w:p w:rsidR="007D60AC" w:rsidRDefault="007B1B89">
            <w:pPr>
              <w:jc w:val="right"/>
              <w:rPr>
                <w:del w:id="3469" w:author="OpenAI" w:date="2026-10-01T18:07:00Z" w16du:dateUtc="2026-10-02T01:07:00Z"/>
                <w:rFonts w:ascii="Aptos Body" w:hAnsi="Aptos Body"/>
              </w:rPr>
            </w:pPr>
            <w:del w:id="3470" w:author="OpenAI" w:date="2026-10-01T18:07:00Z" w16du:dateUtc="2026-10-02T01:07:00Z">
              <w:r>
                <w:rPr>
                  <w:rFonts w:ascii="Aptos Body" w:eastAsia="Aptos" w:hAnsi="Aptos Body"/>
                  <w:kern w:val="0"/>
                </w:rPr>
                <w:delText>0.0015 [21.8]</w:delText>
              </w:r>
            </w:del>
          </w:p>
        </w:tc>
        <w:tc>
          <w:tcPr>
            <w:tcW w:w="2160" w:type="dxa"/>
            <w:vAlign w:val="bottom"/>
          </w:tcPr>
          <w:p w:rsidR="007D60AC" w:rsidRDefault="007B1B89">
            <w:pPr>
              <w:jc w:val="right"/>
              <w:rPr>
                <w:del w:id="3471" w:author="OpenAI" w:date="2026-10-01T18:07:00Z" w16du:dateUtc="2026-10-02T01:07:00Z"/>
                <w:rFonts w:ascii="Aptos Body" w:hAnsi="Aptos Body"/>
              </w:rPr>
            </w:pPr>
            <w:del w:id="3472" w:author="OpenAI" w:date="2026-10-01T18:07:00Z" w16du:dateUtc="2026-10-02T01:07:00Z">
              <w:r>
                <w:rPr>
                  <w:rFonts w:ascii="Aptos Body" w:eastAsia="Aptos" w:hAnsi="Aptos Body"/>
                  <w:kern w:val="0"/>
                </w:rPr>
                <w:delText>0.0394 [8.6]</w:delText>
              </w:r>
            </w:del>
          </w:p>
        </w:tc>
      </w:tr>
      <w:tr w:rsidR="007D60AC" w:rsidTr="007D60AC">
        <w:trPr>
          <w:trHeight w:val="256"/>
          <w:del w:id="3473" w:author="OpenAI" w:date="2026-10-01T18:07:00Z" w16du:dateUtc="2026-10-02T01:07:00Z"/>
        </w:trPr>
        <w:tc>
          <w:tcPr>
            <w:tcW w:w="1907" w:type="dxa"/>
          </w:tcPr>
          <w:p w:rsidR="007D60AC" w:rsidRDefault="007B1B89">
            <w:pPr>
              <w:jc w:val="left"/>
              <w:rPr>
                <w:del w:id="3474" w:author="OpenAI" w:date="2026-10-01T18:07:00Z" w16du:dateUtc="2026-10-02T01:07:00Z"/>
                <w:rFonts w:ascii="Aptos Body" w:hAnsi="Aptos Body"/>
              </w:rPr>
            </w:pPr>
            <w:del w:id="3475" w:author="OpenAI" w:date="2026-10-01T18:07:00Z" w16du:dateUtc="2026-10-02T01:07:00Z">
              <w:r>
                <w:rPr>
                  <w:rFonts w:ascii="Aptos Body" w:eastAsia="Aptos" w:hAnsi="Aptos Body"/>
                  <w:kern w:val="0"/>
                </w:rPr>
                <w:delText>Bevacizumab</w:delText>
              </w:r>
            </w:del>
          </w:p>
        </w:tc>
        <w:tc>
          <w:tcPr>
            <w:tcW w:w="2071" w:type="dxa"/>
          </w:tcPr>
          <w:p w:rsidR="007D60AC" w:rsidRDefault="007B1B89">
            <w:pPr>
              <w:jc w:val="right"/>
              <w:rPr>
                <w:del w:id="3476" w:author="OpenAI" w:date="2026-10-01T18:07:00Z" w16du:dateUtc="2026-10-02T01:07:00Z"/>
                <w:rFonts w:ascii="Aptos Body" w:hAnsi="Aptos Body"/>
              </w:rPr>
            </w:pPr>
            <w:del w:id="3477" w:author="OpenAI" w:date="2026-10-01T18:07:00Z" w16du:dateUtc="2026-10-02T01:07:00Z">
              <w:r>
                <w:rPr>
                  <w:rFonts w:ascii="Aptos Body" w:eastAsia="Aptos" w:hAnsi="Aptos Body"/>
                  <w:kern w:val="0"/>
                </w:rPr>
                <w:delText>0.0003 [14.5]</w:delText>
              </w:r>
            </w:del>
          </w:p>
        </w:tc>
        <w:tc>
          <w:tcPr>
            <w:tcW w:w="2159" w:type="dxa"/>
            <w:vAlign w:val="bottom"/>
          </w:tcPr>
          <w:p w:rsidR="007D60AC" w:rsidRDefault="007B1B89">
            <w:pPr>
              <w:jc w:val="right"/>
              <w:rPr>
                <w:del w:id="3478" w:author="OpenAI" w:date="2026-10-01T18:07:00Z" w16du:dateUtc="2026-10-02T01:07:00Z"/>
                <w:rFonts w:ascii="Aptos Body" w:hAnsi="Aptos Body"/>
              </w:rPr>
            </w:pPr>
            <w:del w:id="3479" w:author="OpenAI" w:date="2026-10-01T18:07:00Z" w16du:dateUtc="2026-10-02T01:07:00Z">
              <w:r>
                <w:rPr>
                  <w:rFonts w:ascii="Aptos Body" w:eastAsia="Aptos" w:hAnsi="Aptos Body"/>
                  <w:kern w:val="0"/>
                </w:rPr>
                <w:delText>0.0474 [5.6]</w:delText>
              </w:r>
            </w:del>
          </w:p>
        </w:tc>
        <w:tc>
          <w:tcPr>
            <w:tcW w:w="2161" w:type="dxa"/>
            <w:vAlign w:val="bottom"/>
          </w:tcPr>
          <w:p w:rsidR="007D60AC" w:rsidRDefault="007B1B89">
            <w:pPr>
              <w:jc w:val="right"/>
              <w:rPr>
                <w:del w:id="3480" w:author="OpenAI" w:date="2026-10-01T18:07:00Z" w16du:dateUtc="2026-10-02T01:07:00Z"/>
                <w:rFonts w:ascii="Aptos Body" w:hAnsi="Aptos Body"/>
              </w:rPr>
            </w:pPr>
            <w:del w:id="3481" w:author="OpenAI" w:date="2026-10-01T18:07:00Z" w16du:dateUtc="2026-10-02T01:07:00Z">
              <w:r>
                <w:rPr>
                  <w:rFonts w:ascii="Aptos Body" w:eastAsia="Aptos" w:hAnsi="Aptos Body"/>
                  <w:kern w:val="0"/>
                </w:rPr>
                <w:delText>0.0010 [Fixed]</w:delText>
              </w:r>
            </w:del>
          </w:p>
        </w:tc>
        <w:tc>
          <w:tcPr>
            <w:tcW w:w="2160" w:type="dxa"/>
            <w:vAlign w:val="bottom"/>
          </w:tcPr>
          <w:p w:rsidR="007D60AC" w:rsidRDefault="007B1B89">
            <w:pPr>
              <w:jc w:val="right"/>
              <w:rPr>
                <w:del w:id="3482" w:author="OpenAI" w:date="2026-10-01T18:07:00Z" w16du:dateUtc="2026-10-02T01:07:00Z"/>
                <w:rFonts w:ascii="Aptos Body" w:hAnsi="Aptos Body"/>
              </w:rPr>
            </w:pPr>
            <w:del w:id="3483" w:author="OpenAI" w:date="2026-10-01T18:07:00Z" w16du:dateUtc="2026-10-02T01:07:00Z">
              <w:r>
                <w:rPr>
                  <w:rFonts w:ascii="Aptos Body" w:eastAsia="Aptos" w:hAnsi="Aptos Body"/>
                  <w:kern w:val="0"/>
                </w:rPr>
                <w:delText>0.0270 [31.2]</w:delText>
              </w:r>
            </w:del>
          </w:p>
        </w:tc>
      </w:tr>
      <w:tr w:rsidR="007D60AC" w:rsidTr="007D60AC">
        <w:trPr>
          <w:trHeight w:val="256"/>
          <w:del w:id="3484" w:author="OpenAI" w:date="2026-10-01T18:07:00Z" w16du:dateUtc="2026-10-02T01:07:00Z"/>
        </w:trPr>
        <w:tc>
          <w:tcPr>
            <w:tcW w:w="1907" w:type="dxa"/>
          </w:tcPr>
          <w:p w:rsidR="007D60AC" w:rsidRDefault="007B1B89">
            <w:pPr>
              <w:jc w:val="left"/>
              <w:rPr>
                <w:del w:id="3485" w:author="OpenAI" w:date="2026-10-01T18:07:00Z" w16du:dateUtc="2026-10-02T01:07:00Z"/>
                <w:rFonts w:ascii="Aptos Body" w:hAnsi="Aptos Body"/>
              </w:rPr>
            </w:pPr>
            <w:del w:id="3486" w:author="OpenAI" w:date="2026-10-01T18:07:00Z" w16du:dateUtc="2026-10-02T01:07:00Z">
              <w:r>
                <w:rPr>
                  <w:rFonts w:ascii="Aptos Body" w:eastAsia="Aptos" w:hAnsi="Aptos Body"/>
                  <w:kern w:val="0"/>
                </w:rPr>
                <w:delText>Golimumab</w:delText>
              </w:r>
            </w:del>
          </w:p>
        </w:tc>
        <w:tc>
          <w:tcPr>
            <w:tcW w:w="2071" w:type="dxa"/>
          </w:tcPr>
          <w:p w:rsidR="007D60AC" w:rsidRDefault="007B1B89">
            <w:pPr>
              <w:jc w:val="right"/>
              <w:rPr>
                <w:del w:id="3487" w:author="OpenAI" w:date="2026-10-01T18:07:00Z" w16du:dateUtc="2026-10-02T01:07:00Z"/>
                <w:rFonts w:ascii="Aptos Body" w:hAnsi="Aptos Body"/>
              </w:rPr>
            </w:pPr>
            <w:del w:id="3488" w:author="OpenAI" w:date="2026-10-01T18:07:00Z" w16du:dateUtc="2026-10-02T01:07:00Z">
              <w:r>
                <w:rPr>
                  <w:rFonts w:ascii="Aptos Body" w:eastAsia="Aptos" w:hAnsi="Aptos Body"/>
                  <w:kern w:val="0"/>
                </w:rPr>
                <w:delText>0.0004 [5.9]</w:delText>
              </w:r>
            </w:del>
          </w:p>
        </w:tc>
        <w:tc>
          <w:tcPr>
            <w:tcW w:w="2159" w:type="dxa"/>
            <w:vAlign w:val="bottom"/>
          </w:tcPr>
          <w:p w:rsidR="007D60AC" w:rsidRDefault="007B1B89">
            <w:pPr>
              <w:jc w:val="right"/>
              <w:rPr>
                <w:del w:id="3489" w:author="OpenAI" w:date="2026-10-01T18:07:00Z" w16du:dateUtc="2026-10-02T01:07:00Z"/>
                <w:rFonts w:ascii="Aptos Body" w:hAnsi="Aptos Body"/>
              </w:rPr>
            </w:pPr>
            <w:del w:id="3490" w:author="OpenAI" w:date="2026-10-01T18:07:00Z" w16du:dateUtc="2026-10-02T01:07:00Z">
              <w:r>
                <w:rPr>
                  <w:rFonts w:ascii="Aptos Body" w:eastAsia="Aptos" w:hAnsi="Aptos Body"/>
                  <w:kern w:val="0"/>
                </w:rPr>
                <w:delText>0.0288 [3.2]</w:delText>
              </w:r>
            </w:del>
          </w:p>
        </w:tc>
        <w:tc>
          <w:tcPr>
            <w:tcW w:w="2161" w:type="dxa"/>
            <w:vAlign w:val="bottom"/>
          </w:tcPr>
          <w:p w:rsidR="007D60AC" w:rsidRDefault="007B1B89">
            <w:pPr>
              <w:jc w:val="right"/>
              <w:rPr>
                <w:del w:id="3491" w:author="OpenAI" w:date="2026-10-01T18:07:00Z" w16du:dateUtc="2026-10-02T01:07:00Z"/>
                <w:rFonts w:ascii="Aptos Body" w:hAnsi="Aptos Body"/>
              </w:rPr>
            </w:pPr>
            <w:del w:id="3492" w:author="OpenAI" w:date="2026-10-01T18:07:00Z" w16du:dateUtc="2026-10-02T01:07:00Z">
              <w:r>
                <w:rPr>
                  <w:rFonts w:ascii="Aptos Body" w:eastAsia="Aptos" w:hAnsi="Aptos Body"/>
                  <w:kern w:val="0"/>
                </w:rPr>
                <w:delText>0.0038 [24.4]</w:delText>
              </w:r>
            </w:del>
          </w:p>
        </w:tc>
        <w:tc>
          <w:tcPr>
            <w:tcW w:w="2160" w:type="dxa"/>
            <w:vAlign w:val="bottom"/>
          </w:tcPr>
          <w:p w:rsidR="007D60AC" w:rsidRDefault="007B1B89">
            <w:pPr>
              <w:jc w:val="right"/>
              <w:rPr>
                <w:del w:id="3493" w:author="OpenAI" w:date="2026-10-01T18:07:00Z" w16du:dateUtc="2026-10-02T01:07:00Z"/>
                <w:rFonts w:ascii="Aptos Body" w:hAnsi="Aptos Body"/>
              </w:rPr>
            </w:pPr>
            <w:del w:id="3494" w:author="OpenAI" w:date="2026-10-01T18:07:00Z" w16du:dateUtc="2026-10-02T01:07:00Z">
              <w:r>
                <w:rPr>
                  <w:rFonts w:ascii="Aptos Body" w:eastAsia="Aptos" w:hAnsi="Aptos Body"/>
                  <w:kern w:val="0"/>
                </w:rPr>
                <w:delText>0.0171 [9.8]</w:delText>
              </w:r>
            </w:del>
          </w:p>
        </w:tc>
      </w:tr>
      <w:tr w:rsidR="007D60AC" w:rsidTr="007D60AC">
        <w:trPr>
          <w:trHeight w:val="256"/>
          <w:del w:id="3495" w:author="OpenAI" w:date="2026-10-01T18:07:00Z" w16du:dateUtc="2026-10-02T01:07:00Z"/>
        </w:trPr>
        <w:tc>
          <w:tcPr>
            <w:tcW w:w="1907" w:type="dxa"/>
          </w:tcPr>
          <w:p w:rsidR="007D60AC" w:rsidRDefault="007B1B89">
            <w:pPr>
              <w:jc w:val="left"/>
              <w:rPr>
                <w:del w:id="3496" w:author="OpenAI" w:date="2026-10-01T18:07:00Z" w16du:dateUtc="2026-10-02T01:07:00Z"/>
                <w:rFonts w:ascii="Aptos Body" w:hAnsi="Aptos Body"/>
              </w:rPr>
            </w:pPr>
            <w:del w:id="3497" w:author="OpenAI" w:date="2026-10-01T18:07:00Z" w16du:dateUtc="2026-10-02T01:07:00Z">
              <w:r>
                <w:rPr>
                  <w:rFonts w:ascii="Aptos Body" w:eastAsia="Aptos" w:hAnsi="Aptos Body"/>
                  <w:kern w:val="0"/>
                </w:rPr>
                <w:delText>Nivolumab</w:delText>
              </w:r>
            </w:del>
          </w:p>
        </w:tc>
        <w:tc>
          <w:tcPr>
            <w:tcW w:w="2071" w:type="dxa"/>
          </w:tcPr>
          <w:p w:rsidR="007D60AC" w:rsidRDefault="007B1B89">
            <w:pPr>
              <w:jc w:val="right"/>
              <w:rPr>
                <w:del w:id="3498" w:author="OpenAI" w:date="2026-10-01T18:07:00Z" w16du:dateUtc="2026-10-02T01:07:00Z"/>
                <w:rFonts w:ascii="Aptos Body" w:hAnsi="Aptos Body"/>
              </w:rPr>
            </w:pPr>
            <w:del w:id="3499" w:author="OpenAI" w:date="2026-10-01T18:07:00Z" w16du:dateUtc="2026-10-02T01:07:00Z">
              <w:r>
                <w:rPr>
                  <w:rFonts w:ascii="Aptos Body" w:eastAsia="Aptos" w:hAnsi="Aptos Body"/>
                  <w:kern w:val="0"/>
                </w:rPr>
                <w:delText>0.0002 [5.4]</w:delText>
              </w:r>
            </w:del>
          </w:p>
        </w:tc>
        <w:tc>
          <w:tcPr>
            <w:tcW w:w="2159" w:type="dxa"/>
            <w:vAlign w:val="bottom"/>
          </w:tcPr>
          <w:p w:rsidR="007D60AC" w:rsidRDefault="007B1B89">
            <w:pPr>
              <w:jc w:val="right"/>
              <w:rPr>
                <w:del w:id="3500" w:author="OpenAI" w:date="2026-10-01T18:07:00Z" w16du:dateUtc="2026-10-02T01:07:00Z"/>
                <w:rFonts w:ascii="Aptos Body" w:hAnsi="Aptos Body"/>
              </w:rPr>
            </w:pPr>
            <w:del w:id="3501" w:author="OpenAI" w:date="2026-10-01T18:07:00Z" w16du:dateUtc="2026-10-02T01:07:00Z">
              <w:r>
                <w:rPr>
                  <w:rFonts w:ascii="Aptos Body" w:eastAsia="Aptos" w:hAnsi="Aptos Body"/>
                  <w:kern w:val="0"/>
                </w:rPr>
                <w:delText>0.0312 [8.5]</w:delText>
              </w:r>
            </w:del>
          </w:p>
        </w:tc>
        <w:tc>
          <w:tcPr>
            <w:tcW w:w="2161" w:type="dxa"/>
            <w:vAlign w:val="bottom"/>
          </w:tcPr>
          <w:p w:rsidR="007D60AC" w:rsidRDefault="007B1B89">
            <w:pPr>
              <w:jc w:val="right"/>
              <w:rPr>
                <w:del w:id="3502" w:author="OpenAI" w:date="2026-10-01T18:07:00Z" w16du:dateUtc="2026-10-02T01:07:00Z"/>
                <w:rFonts w:ascii="Aptos Body" w:hAnsi="Aptos Body"/>
              </w:rPr>
            </w:pPr>
            <w:del w:id="3503" w:author="OpenAI" w:date="2026-10-01T18:07:00Z" w16du:dateUtc="2026-10-02T01:07:00Z">
              <w:r>
                <w:rPr>
                  <w:rFonts w:ascii="Aptos Body" w:eastAsia="Aptos" w:hAnsi="Aptos Body"/>
                  <w:kern w:val="0"/>
                </w:rPr>
                <w:delText>0.0010 [Fixed]</w:delText>
              </w:r>
            </w:del>
          </w:p>
        </w:tc>
        <w:tc>
          <w:tcPr>
            <w:tcW w:w="2160" w:type="dxa"/>
            <w:vAlign w:val="bottom"/>
          </w:tcPr>
          <w:p w:rsidR="007D60AC" w:rsidRDefault="007B1B89">
            <w:pPr>
              <w:jc w:val="right"/>
              <w:rPr>
                <w:del w:id="3504" w:author="OpenAI" w:date="2026-10-01T18:07:00Z" w16du:dateUtc="2026-10-02T01:07:00Z"/>
                <w:rFonts w:ascii="Aptos Body" w:hAnsi="Aptos Body"/>
              </w:rPr>
            </w:pPr>
            <w:del w:id="3505" w:author="OpenAI" w:date="2026-10-01T18:07:00Z" w16du:dateUtc="2026-10-02T01:07:00Z">
              <w:r>
                <w:rPr>
                  <w:rFonts w:ascii="Aptos Body" w:eastAsia="Aptos" w:hAnsi="Aptos Body"/>
                  <w:kern w:val="0"/>
                </w:rPr>
                <w:delText>0.0149 [32.8]</w:delText>
              </w:r>
            </w:del>
          </w:p>
        </w:tc>
      </w:tr>
      <w:tr w:rsidR="007D60AC" w:rsidTr="007D60AC">
        <w:trPr>
          <w:trHeight w:val="256"/>
          <w:del w:id="3506" w:author="OpenAI" w:date="2026-10-01T18:07:00Z" w16du:dateUtc="2026-10-02T01:07:00Z"/>
        </w:trPr>
        <w:tc>
          <w:tcPr>
            <w:tcW w:w="1907" w:type="dxa"/>
          </w:tcPr>
          <w:p w:rsidR="007D60AC" w:rsidRDefault="007B1B89">
            <w:pPr>
              <w:jc w:val="left"/>
              <w:rPr>
                <w:del w:id="3507" w:author="OpenAI" w:date="2026-10-01T18:07:00Z" w16du:dateUtc="2026-10-02T01:07:00Z"/>
                <w:rFonts w:ascii="Aptos Body" w:hAnsi="Aptos Body"/>
              </w:rPr>
            </w:pPr>
            <w:del w:id="3508" w:author="OpenAI" w:date="2026-10-01T18:07:00Z" w16du:dateUtc="2026-10-02T01:07:00Z">
              <w:r>
                <w:rPr>
                  <w:rFonts w:ascii="Aptos Body" w:eastAsia="Aptos" w:hAnsi="Aptos Body"/>
                  <w:kern w:val="0"/>
                </w:rPr>
                <w:delText>Pembrolizumab</w:delText>
              </w:r>
            </w:del>
          </w:p>
        </w:tc>
        <w:tc>
          <w:tcPr>
            <w:tcW w:w="2071" w:type="dxa"/>
          </w:tcPr>
          <w:p w:rsidR="007D60AC" w:rsidRDefault="007B1B89">
            <w:pPr>
              <w:jc w:val="right"/>
              <w:rPr>
                <w:del w:id="3509" w:author="OpenAI" w:date="2026-10-01T18:07:00Z" w16du:dateUtc="2026-10-02T01:07:00Z"/>
                <w:rFonts w:ascii="Aptos Body" w:hAnsi="Aptos Body"/>
              </w:rPr>
            </w:pPr>
            <w:del w:id="3510" w:author="OpenAI" w:date="2026-10-01T18:07:00Z" w16du:dateUtc="2026-10-02T01:07:00Z">
              <w:r>
                <w:rPr>
                  <w:rFonts w:ascii="Aptos Body" w:eastAsia="Aptos" w:hAnsi="Aptos Body"/>
                  <w:kern w:val="0"/>
                </w:rPr>
                <w:delText>0.0002 [18.6]</w:delText>
              </w:r>
            </w:del>
          </w:p>
        </w:tc>
        <w:tc>
          <w:tcPr>
            <w:tcW w:w="2159" w:type="dxa"/>
            <w:vAlign w:val="bottom"/>
          </w:tcPr>
          <w:p w:rsidR="007D60AC" w:rsidRDefault="007B1B89">
            <w:pPr>
              <w:jc w:val="right"/>
              <w:rPr>
                <w:del w:id="3511" w:author="OpenAI" w:date="2026-10-01T18:07:00Z" w16du:dateUtc="2026-10-02T01:07:00Z"/>
                <w:rFonts w:ascii="Aptos Body" w:hAnsi="Aptos Body"/>
              </w:rPr>
            </w:pPr>
            <w:del w:id="3512" w:author="OpenAI" w:date="2026-10-01T18:07:00Z" w16du:dateUtc="2026-10-02T01:07:00Z">
              <w:r>
                <w:rPr>
                  <w:rFonts w:ascii="Aptos Body" w:eastAsia="Aptos" w:hAnsi="Aptos Body"/>
                  <w:kern w:val="0"/>
                </w:rPr>
                <w:delText>0.0150 [23.8]</w:delText>
              </w:r>
            </w:del>
          </w:p>
        </w:tc>
        <w:tc>
          <w:tcPr>
            <w:tcW w:w="2161" w:type="dxa"/>
            <w:vAlign w:val="bottom"/>
          </w:tcPr>
          <w:p w:rsidR="007D60AC" w:rsidRDefault="007B1B89">
            <w:pPr>
              <w:jc w:val="right"/>
              <w:rPr>
                <w:del w:id="3513" w:author="OpenAI" w:date="2026-10-01T18:07:00Z" w16du:dateUtc="2026-10-02T01:07:00Z"/>
                <w:rFonts w:ascii="Aptos Body" w:hAnsi="Aptos Body"/>
              </w:rPr>
            </w:pPr>
            <w:del w:id="3514" w:author="OpenAI" w:date="2026-10-01T18:07:00Z" w16du:dateUtc="2026-10-02T01:07:00Z">
              <w:r>
                <w:rPr>
                  <w:rFonts w:ascii="Aptos Body" w:eastAsia="Aptos" w:hAnsi="Aptos Body"/>
                  <w:kern w:val="0"/>
                </w:rPr>
                <w:delText>0.0007 [23.5]</w:delText>
              </w:r>
            </w:del>
          </w:p>
        </w:tc>
        <w:tc>
          <w:tcPr>
            <w:tcW w:w="2160" w:type="dxa"/>
            <w:vAlign w:val="bottom"/>
          </w:tcPr>
          <w:p w:rsidR="007D60AC" w:rsidRDefault="007B1B89">
            <w:pPr>
              <w:jc w:val="right"/>
              <w:rPr>
                <w:del w:id="3515" w:author="OpenAI" w:date="2026-10-01T18:07:00Z" w16du:dateUtc="2026-10-02T01:07:00Z"/>
                <w:rFonts w:ascii="Aptos Body" w:hAnsi="Aptos Body"/>
              </w:rPr>
            </w:pPr>
            <w:del w:id="3516" w:author="OpenAI" w:date="2026-10-01T18:07:00Z" w16du:dateUtc="2026-10-02T01:07:00Z">
              <w:r>
                <w:rPr>
                  <w:rFonts w:ascii="Aptos Body" w:eastAsia="Aptos" w:hAnsi="Aptos Body"/>
                  <w:kern w:val="0"/>
                </w:rPr>
                <w:delText>0.0254 [22.5]</w:delText>
              </w:r>
            </w:del>
          </w:p>
        </w:tc>
      </w:tr>
      <w:tr w:rsidR="007D60AC" w:rsidTr="007D60AC">
        <w:trPr>
          <w:trHeight w:val="256"/>
          <w:del w:id="3517" w:author="OpenAI" w:date="2026-10-01T18:07:00Z" w16du:dateUtc="2026-10-02T01:07:00Z"/>
        </w:trPr>
        <w:tc>
          <w:tcPr>
            <w:tcW w:w="1907" w:type="dxa"/>
          </w:tcPr>
          <w:p w:rsidR="007D60AC" w:rsidRDefault="007B1B89">
            <w:pPr>
              <w:jc w:val="left"/>
              <w:rPr>
                <w:del w:id="3518" w:author="OpenAI" w:date="2026-10-01T18:07:00Z" w16du:dateUtc="2026-10-02T01:07:00Z"/>
                <w:rFonts w:ascii="Aptos Body" w:hAnsi="Aptos Body"/>
              </w:rPr>
            </w:pPr>
            <w:del w:id="3519" w:author="OpenAI" w:date="2026-10-01T18:07:00Z" w16du:dateUtc="2026-10-02T01:07:00Z">
              <w:r>
                <w:rPr>
                  <w:rFonts w:ascii="Aptos Body" w:eastAsia="Aptos" w:hAnsi="Aptos Body"/>
                  <w:kern w:val="0"/>
                </w:rPr>
                <w:delText>Tocilizumab</w:delText>
              </w:r>
            </w:del>
          </w:p>
        </w:tc>
        <w:tc>
          <w:tcPr>
            <w:tcW w:w="2071" w:type="dxa"/>
          </w:tcPr>
          <w:p w:rsidR="007D60AC" w:rsidRDefault="007B1B89">
            <w:pPr>
              <w:jc w:val="right"/>
              <w:rPr>
                <w:del w:id="3520" w:author="OpenAI" w:date="2026-10-01T18:07:00Z" w16du:dateUtc="2026-10-02T01:07:00Z"/>
                <w:rFonts w:ascii="Aptos Body" w:hAnsi="Aptos Body"/>
              </w:rPr>
            </w:pPr>
            <w:del w:id="3521" w:author="OpenAI" w:date="2026-10-01T18:07:00Z" w16du:dateUtc="2026-10-02T01:07:00Z">
              <w:r>
                <w:rPr>
                  <w:rFonts w:ascii="Aptos Body" w:eastAsia="Aptos" w:hAnsi="Aptos Body"/>
                  <w:kern w:val="0"/>
                </w:rPr>
                <w:delText>0.0008 [5.2]</w:delText>
              </w:r>
            </w:del>
          </w:p>
        </w:tc>
        <w:tc>
          <w:tcPr>
            <w:tcW w:w="2159" w:type="dxa"/>
            <w:vAlign w:val="bottom"/>
          </w:tcPr>
          <w:p w:rsidR="007D60AC" w:rsidRDefault="007B1B89">
            <w:pPr>
              <w:jc w:val="right"/>
              <w:rPr>
                <w:del w:id="3522" w:author="OpenAI" w:date="2026-10-01T18:07:00Z" w16du:dateUtc="2026-10-02T01:07:00Z"/>
                <w:rFonts w:ascii="Aptos Body" w:hAnsi="Aptos Body"/>
              </w:rPr>
            </w:pPr>
            <w:del w:id="3523" w:author="OpenAI" w:date="2026-10-01T18:07:00Z" w16du:dateUtc="2026-10-02T01:07:00Z">
              <w:r>
                <w:rPr>
                  <w:rFonts w:ascii="Aptos Body" w:eastAsia="Aptos" w:hAnsi="Aptos Body"/>
                  <w:kern w:val="0"/>
                </w:rPr>
                <w:delText>0.0477 [3.8]</w:delText>
              </w:r>
            </w:del>
          </w:p>
        </w:tc>
        <w:tc>
          <w:tcPr>
            <w:tcW w:w="2161" w:type="dxa"/>
            <w:vAlign w:val="bottom"/>
          </w:tcPr>
          <w:p w:rsidR="007D60AC" w:rsidRDefault="007B1B89">
            <w:pPr>
              <w:jc w:val="right"/>
              <w:rPr>
                <w:del w:id="3524" w:author="OpenAI" w:date="2026-10-01T18:07:00Z" w16du:dateUtc="2026-10-02T01:07:00Z"/>
                <w:rFonts w:ascii="Aptos Body" w:hAnsi="Aptos Body"/>
              </w:rPr>
            </w:pPr>
            <w:del w:id="3525" w:author="OpenAI" w:date="2026-10-01T18:07:00Z" w16du:dateUtc="2026-10-02T01:07:00Z">
              <w:r>
                <w:rPr>
                  <w:rFonts w:ascii="Aptos Body" w:eastAsia="Aptos" w:hAnsi="Aptos Body"/>
                  <w:kern w:val="0"/>
                </w:rPr>
                <w:delText>0.0010 [Fixed]</w:delText>
              </w:r>
            </w:del>
          </w:p>
        </w:tc>
        <w:tc>
          <w:tcPr>
            <w:tcW w:w="2160" w:type="dxa"/>
            <w:vAlign w:val="bottom"/>
          </w:tcPr>
          <w:p w:rsidR="007D60AC" w:rsidRDefault="007B1B89">
            <w:pPr>
              <w:jc w:val="right"/>
              <w:rPr>
                <w:del w:id="3526" w:author="OpenAI" w:date="2026-10-01T18:07:00Z" w16du:dateUtc="2026-10-02T01:07:00Z"/>
                <w:rFonts w:ascii="Aptos Body" w:hAnsi="Aptos Body"/>
              </w:rPr>
            </w:pPr>
            <w:del w:id="3527" w:author="OpenAI" w:date="2026-10-01T18:07:00Z" w16du:dateUtc="2026-10-02T01:07:00Z">
              <w:r>
                <w:rPr>
                  <w:rFonts w:ascii="Aptos Body" w:eastAsia="Aptos" w:hAnsi="Aptos Body"/>
                  <w:kern w:val="0"/>
                </w:rPr>
                <w:delText>0.0206 [28.6]</w:delText>
              </w:r>
            </w:del>
          </w:p>
        </w:tc>
      </w:tr>
    </w:tbl>
    <w:p w:rsidR="007D60AC" w:rsidRDefault="007D60AC">
      <w:pPr>
        <w:rPr>
          <w:del w:id="3528" w:author="OpenAI" w:date="2026-10-01T18:07:00Z" w16du:dateUtc="2026-10-02T01:07:00Z"/>
          <w:rFonts w:ascii="Aptos Body" w:hAnsi="Aptos Body"/>
          <w:kern w:val="0"/>
          <w14:ligatures w14:val="none"/>
        </w:rPr>
      </w:pPr>
    </w:p>
    <w:p w:rsidR="007D60AC" w:rsidRDefault="007B1B89">
      <w:pPr>
        <w:jc w:val="left"/>
        <w:rPr>
          <w:del w:id="3529" w:author="OpenAI" w:date="2026-10-01T18:07:00Z" w16du:dateUtc="2026-10-02T01:07:00Z"/>
          <w:b/>
          <w:bCs/>
        </w:rPr>
      </w:pPr>
      <w:del w:id="3530" w:author="OpenAI" w:date="2026-10-01T18:07:00Z" w16du:dateUtc="2026-10-02T01:07:00Z">
        <w:r>
          <w:rPr>
            <w:b/>
            <w:bCs/>
          </w:rPr>
          <w:delText>S1.5. Percent Extrapolated in AUCinf Calculations in Observed Data.</w:delText>
        </w:r>
      </w:del>
    </w:p>
    <w:tbl>
      <w:tblPr>
        <w:tblStyle w:val="TableGrid"/>
        <w:tblW w:w="6640"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699"/>
        <w:gridCol w:w="1601"/>
        <w:gridCol w:w="1160"/>
        <w:gridCol w:w="2180"/>
      </w:tblGrid>
      <w:tr w:rsidR="007D60AC" w:rsidTr="007D60AC">
        <w:trPr>
          <w:trHeight w:val="330"/>
          <w:jc w:val="center"/>
          <w:del w:id="3531" w:author="OpenAI" w:date="2026-10-01T18:07:00Z" w16du:dateUtc="2026-10-02T01:07:00Z"/>
        </w:trPr>
        <w:tc>
          <w:tcPr>
            <w:tcW w:w="1699" w:type="dxa"/>
            <w:vAlign w:val="center"/>
          </w:tcPr>
          <w:p w:rsidR="007D60AC" w:rsidRDefault="007B1B89">
            <w:pPr>
              <w:suppressAutoHyphens w:val="0"/>
              <w:spacing w:after="0" w:line="240" w:lineRule="auto"/>
              <w:jc w:val="center"/>
              <w:rPr>
                <w:del w:id="3532" w:author="OpenAI" w:date="2026-10-01T18:07:00Z" w16du:dateUtc="2026-10-02T01:07:00Z"/>
                <w:rFonts w:ascii="Aptos Narrow" w:eastAsia="Times New Roman" w:hAnsi="Aptos Narrow" w:cs="Times New Roman"/>
                <w:color w:val="000000"/>
                <w:sz w:val="22"/>
                <w:szCs w:val="22"/>
              </w:rPr>
            </w:pPr>
            <w:del w:id="3533" w:author="OpenAI" w:date="2026-10-01T18:07:00Z" w16du:dateUtc="2026-10-02T01:07:00Z">
              <w:r>
                <w:rPr>
                  <w:rFonts w:ascii="Aptos Narrow" w:eastAsia="Times New Roman" w:hAnsi="Aptos Narrow" w:cs="Times New Roman"/>
                  <w:color w:val="000000"/>
                  <w:kern w:val="0"/>
                  <w:sz w:val="22"/>
                  <w:szCs w:val="22"/>
                </w:rPr>
                <w:delText>Species</w:delText>
              </w:r>
            </w:del>
          </w:p>
        </w:tc>
        <w:tc>
          <w:tcPr>
            <w:tcW w:w="1601" w:type="dxa"/>
            <w:vAlign w:val="center"/>
          </w:tcPr>
          <w:p w:rsidR="007D60AC" w:rsidRDefault="007B1B89">
            <w:pPr>
              <w:suppressAutoHyphens w:val="0"/>
              <w:spacing w:after="0" w:line="240" w:lineRule="auto"/>
              <w:jc w:val="center"/>
              <w:rPr>
                <w:del w:id="3534" w:author="OpenAI" w:date="2026-10-01T18:07:00Z" w16du:dateUtc="2026-10-02T01:07:00Z"/>
                <w:rFonts w:ascii="Aptos Narrow" w:eastAsia="Times New Roman" w:hAnsi="Aptos Narrow" w:cs="Times New Roman"/>
                <w:color w:val="000000"/>
                <w:sz w:val="22"/>
                <w:szCs w:val="22"/>
              </w:rPr>
            </w:pPr>
            <w:del w:id="3535" w:author="OpenAI" w:date="2026-10-01T18:07:00Z" w16du:dateUtc="2026-10-02T01:07:00Z">
              <w:r>
                <w:rPr>
                  <w:rFonts w:ascii="Aptos Narrow" w:eastAsia="Times New Roman" w:hAnsi="Aptos Narrow" w:cs="Times New Roman"/>
                  <w:color w:val="000000"/>
                  <w:kern w:val="0"/>
                  <w:sz w:val="22"/>
                  <w:szCs w:val="22"/>
                </w:rPr>
                <w:delText>Molecule</w:delText>
              </w:r>
            </w:del>
          </w:p>
        </w:tc>
        <w:tc>
          <w:tcPr>
            <w:tcW w:w="1160" w:type="dxa"/>
            <w:vAlign w:val="center"/>
          </w:tcPr>
          <w:p w:rsidR="007D60AC" w:rsidRDefault="007B1B89">
            <w:pPr>
              <w:suppressAutoHyphens w:val="0"/>
              <w:spacing w:after="0" w:line="240" w:lineRule="auto"/>
              <w:jc w:val="center"/>
              <w:rPr>
                <w:del w:id="3536" w:author="OpenAI" w:date="2026-10-01T18:07:00Z" w16du:dateUtc="2026-10-02T01:07:00Z"/>
                <w:rFonts w:ascii="Aptos Narrow" w:eastAsia="Times New Roman" w:hAnsi="Aptos Narrow" w:cs="Times New Roman"/>
                <w:color w:val="000000"/>
                <w:sz w:val="22"/>
                <w:szCs w:val="22"/>
              </w:rPr>
            </w:pPr>
            <w:del w:id="3537" w:author="OpenAI" w:date="2026-10-01T18:07:00Z" w16du:dateUtc="2026-10-02T01:07:00Z">
              <w:r>
                <w:rPr>
                  <w:rFonts w:ascii="Aptos Narrow" w:eastAsia="Times New Roman" w:hAnsi="Aptos Narrow" w:cs="Times New Roman"/>
                  <w:color w:val="000000"/>
                  <w:kern w:val="0"/>
                  <w:sz w:val="22"/>
                  <w:szCs w:val="22"/>
                </w:rPr>
                <w:delText>Dose (mg/kg)</w:delText>
              </w:r>
            </w:del>
          </w:p>
        </w:tc>
        <w:tc>
          <w:tcPr>
            <w:tcW w:w="2180" w:type="dxa"/>
            <w:vAlign w:val="center"/>
          </w:tcPr>
          <w:p w:rsidR="007D60AC" w:rsidRDefault="007B1B89">
            <w:pPr>
              <w:suppressAutoHyphens w:val="0"/>
              <w:spacing w:after="0" w:line="240" w:lineRule="auto"/>
              <w:jc w:val="center"/>
              <w:rPr>
                <w:del w:id="3538" w:author="OpenAI" w:date="2026-10-01T18:07:00Z" w16du:dateUtc="2026-10-02T01:07:00Z"/>
                <w:rFonts w:ascii="Aptos Narrow" w:eastAsia="Times New Roman" w:hAnsi="Aptos Narrow" w:cs="Times New Roman"/>
                <w:color w:val="000000"/>
                <w:sz w:val="22"/>
                <w:szCs w:val="22"/>
              </w:rPr>
            </w:pPr>
            <w:del w:id="3539" w:author="OpenAI" w:date="2026-10-01T18:07:00Z" w16du:dateUtc="2026-10-02T01:07:00Z">
              <w:r>
                <w:rPr>
                  <w:rFonts w:ascii="Aptos Narrow" w:eastAsia="Times New Roman" w:hAnsi="Aptos Narrow" w:cs="Times New Roman"/>
                  <w:color w:val="000000"/>
                  <w:kern w:val="0"/>
                  <w:sz w:val="22"/>
                  <w:szCs w:val="22"/>
                </w:rPr>
                <w:delText>% Extrapolated in AUC</w:delText>
              </w:r>
              <w:r>
                <w:rPr>
                  <w:rFonts w:ascii="Aptos Narrow" w:eastAsia="Times New Roman" w:hAnsi="Aptos Narrow" w:cs="Times New Roman"/>
                  <w:color w:val="000000"/>
                  <w:kern w:val="0"/>
                  <w:sz w:val="22"/>
                  <w:szCs w:val="22"/>
                  <w:vertAlign w:val="subscript"/>
                </w:rPr>
                <w:delText>inf</w:delText>
              </w:r>
            </w:del>
          </w:p>
        </w:tc>
      </w:tr>
      <w:tr w:rsidR="007D60AC" w:rsidTr="007D60AC">
        <w:trPr>
          <w:trHeight w:val="290"/>
          <w:jc w:val="center"/>
          <w:del w:id="3540" w:author="OpenAI" w:date="2026-10-01T18:07:00Z" w16du:dateUtc="2026-10-02T01:07:00Z"/>
        </w:trPr>
        <w:tc>
          <w:tcPr>
            <w:tcW w:w="1699" w:type="dxa"/>
            <w:vMerge w:val="restart"/>
            <w:vAlign w:val="center"/>
          </w:tcPr>
          <w:p w:rsidR="007D60AC" w:rsidRDefault="007B1B89">
            <w:pPr>
              <w:suppressAutoHyphens w:val="0"/>
              <w:spacing w:after="0" w:line="240" w:lineRule="auto"/>
              <w:jc w:val="center"/>
              <w:rPr>
                <w:del w:id="3541" w:author="OpenAI" w:date="2026-10-01T18:07:00Z" w16du:dateUtc="2026-10-02T01:07:00Z"/>
                <w:rFonts w:ascii="Aptos Narrow" w:eastAsia="Times New Roman" w:hAnsi="Aptos Narrow" w:cs="Times New Roman"/>
                <w:color w:val="000000"/>
                <w:sz w:val="22"/>
                <w:szCs w:val="22"/>
              </w:rPr>
            </w:pPr>
            <w:del w:id="3542" w:author="OpenAI" w:date="2026-10-01T18:07:00Z" w16du:dateUtc="2026-10-02T01:07:00Z">
              <w:r>
                <w:rPr>
                  <w:rFonts w:ascii="Aptos Narrow" w:eastAsia="Times New Roman" w:hAnsi="Aptos Narrow" w:cs="Times New Roman"/>
                  <w:color w:val="000000"/>
                  <w:kern w:val="0"/>
                  <w:sz w:val="22"/>
                  <w:szCs w:val="22"/>
                </w:rPr>
                <w:delText>Monkey</w:delText>
              </w:r>
            </w:del>
          </w:p>
        </w:tc>
        <w:tc>
          <w:tcPr>
            <w:tcW w:w="1601" w:type="dxa"/>
            <w:vAlign w:val="center"/>
          </w:tcPr>
          <w:p w:rsidR="007D60AC" w:rsidRDefault="007B1B89">
            <w:pPr>
              <w:suppressAutoHyphens w:val="0"/>
              <w:spacing w:after="0" w:line="240" w:lineRule="auto"/>
              <w:jc w:val="center"/>
              <w:rPr>
                <w:del w:id="3543" w:author="OpenAI" w:date="2026-10-01T18:07:00Z" w16du:dateUtc="2026-10-02T01:07:00Z"/>
                <w:rFonts w:ascii="Aptos Narrow" w:eastAsia="Times New Roman" w:hAnsi="Aptos Narrow" w:cs="Times New Roman"/>
                <w:color w:val="000000"/>
                <w:sz w:val="22"/>
                <w:szCs w:val="22"/>
              </w:rPr>
            </w:pPr>
            <w:del w:id="3544" w:author="OpenAI" w:date="2026-10-01T18:07:00Z" w16du:dateUtc="2026-10-02T01:07:00Z">
              <w:r>
                <w:rPr>
                  <w:rFonts w:ascii="Aptos Narrow" w:eastAsia="Times New Roman" w:hAnsi="Aptos Narrow" w:cs="Times New Roman"/>
                  <w:color w:val="000000"/>
                  <w:kern w:val="0"/>
                  <w:sz w:val="22"/>
                  <w:szCs w:val="22"/>
                </w:rPr>
                <w:delText>Adalimumab</w:delText>
              </w:r>
            </w:del>
          </w:p>
        </w:tc>
        <w:tc>
          <w:tcPr>
            <w:tcW w:w="1160" w:type="dxa"/>
            <w:vAlign w:val="center"/>
          </w:tcPr>
          <w:p w:rsidR="007D60AC" w:rsidRDefault="007B1B89">
            <w:pPr>
              <w:suppressAutoHyphens w:val="0"/>
              <w:spacing w:after="0" w:line="240" w:lineRule="auto"/>
              <w:jc w:val="center"/>
              <w:rPr>
                <w:del w:id="3545" w:author="OpenAI" w:date="2026-10-01T18:07:00Z" w16du:dateUtc="2026-10-02T01:07:00Z"/>
                <w:rFonts w:ascii="Aptos Narrow" w:eastAsia="Times New Roman" w:hAnsi="Aptos Narrow" w:cs="Times New Roman"/>
                <w:color w:val="000000"/>
                <w:sz w:val="22"/>
                <w:szCs w:val="22"/>
              </w:rPr>
            </w:pPr>
            <w:del w:id="3546" w:author="OpenAI" w:date="2026-10-01T18:07:00Z" w16du:dateUtc="2026-10-02T01:07:00Z">
              <w:r>
                <w:rPr>
                  <w:rFonts w:ascii="Aptos Narrow" w:eastAsia="Times New Roman" w:hAnsi="Aptos Narrow" w:cs="Times New Roman"/>
                  <w:color w:val="000000"/>
                  <w:kern w:val="0"/>
                  <w:sz w:val="22"/>
                  <w:szCs w:val="22"/>
                </w:rPr>
                <w:delText>3</w:delText>
              </w:r>
            </w:del>
          </w:p>
        </w:tc>
        <w:tc>
          <w:tcPr>
            <w:tcW w:w="2180" w:type="dxa"/>
            <w:vAlign w:val="center"/>
          </w:tcPr>
          <w:p w:rsidR="007D60AC" w:rsidRDefault="007B1B89">
            <w:pPr>
              <w:suppressAutoHyphens w:val="0"/>
              <w:spacing w:after="0" w:line="240" w:lineRule="auto"/>
              <w:jc w:val="center"/>
              <w:rPr>
                <w:del w:id="3547" w:author="OpenAI" w:date="2026-10-01T18:07:00Z" w16du:dateUtc="2026-10-02T01:07:00Z"/>
                <w:rFonts w:ascii="Aptos Narrow" w:eastAsia="Times New Roman" w:hAnsi="Aptos Narrow" w:cs="Times New Roman"/>
                <w:color w:val="000000"/>
                <w:sz w:val="22"/>
                <w:szCs w:val="22"/>
              </w:rPr>
            </w:pPr>
            <w:del w:id="3548" w:author="OpenAI" w:date="2026-10-01T18:07:00Z" w16du:dateUtc="2026-10-02T01:07:00Z">
              <w:r>
                <w:rPr>
                  <w:rFonts w:ascii="Aptos Narrow" w:eastAsia="Times New Roman" w:hAnsi="Aptos Narrow" w:cs="Times New Roman"/>
                  <w:color w:val="000000"/>
                  <w:kern w:val="0"/>
                  <w:sz w:val="22"/>
                  <w:szCs w:val="22"/>
                </w:rPr>
                <w:delText>29</w:delText>
              </w:r>
            </w:del>
          </w:p>
        </w:tc>
      </w:tr>
      <w:tr w:rsidR="007D60AC" w:rsidTr="007D60AC">
        <w:trPr>
          <w:trHeight w:val="290"/>
          <w:jc w:val="center"/>
          <w:del w:id="3549" w:author="OpenAI" w:date="2026-10-01T18:07:00Z" w16du:dateUtc="2026-10-02T01:07:00Z"/>
        </w:trPr>
        <w:tc>
          <w:tcPr>
            <w:tcW w:w="1699" w:type="dxa"/>
            <w:vMerge/>
            <w:vAlign w:val="center"/>
          </w:tcPr>
          <w:p w:rsidR="007D60AC" w:rsidRDefault="007D60AC">
            <w:pPr>
              <w:suppressAutoHyphens w:val="0"/>
              <w:spacing w:after="0" w:line="240" w:lineRule="auto"/>
              <w:jc w:val="center"/>
              <w:rPr>
                <w:del w:id="3550" w:author="OpenAI" w:date="2026-10-01T18:07:00Z" w16du:dateUtc="2026-10-02T01:07:00Z"/>
                <w:rFonts w:ascii="Aptos Narrow" w:eastAsia="Times New Roman" w:hAnsi="Aptos Narrow" w:cs="Times New Roman"/>
                <w:color w:val="000000"/>
                <w:sz w:val="22"/>
                <w:szCs w:val="22"/>
              </w:rPr>
            </w:pPr>
          </w:p>
        </w:tc>
        <w:tc>
          <w:tcPr>
            <w:tcW w:w="1601" w:type="dxa"/>
            <w:vMerge w:val="restart"/>
            <w:vAlign w:val="center"/>
          </w:tcPr>
          <w:p w:rsidR="007D60AC" w:rsidRDefault="007B1B89">
            <w:pPr>
              <w:suppressAutoHyphens w:val="0"/>
              <w:spacing w:after="0" w:line="240" w:lineRule="auto"/>
              <w:jc w:val="center"/>
              <w:rPr>
                <w:del w:id="3551" w:author="OpenAI" w:date="2026-10-01T18:07:00Z" w16du:dateUtc="2026-10-02T01:07:00Z"/>
                <w:rFonts w:ascii="Aptos Narrow" w:eastAsia="Times New Roman" w:hAnsi="Aptos Narrow" w:cs="Times New Roman"/>
                <w:color w:val="000000"/>
                <w:sz w:val="22"/>
                <w:szCs w:val="22"/>
              </w:rPr>
            </w:pPr>
            <w:del w:id="3552" w:author="OpenAI" w:date="2026-10-01T18:07:00Z" w16du:dateUtc="2026-10-02T01:07:00Z">
              <w:r>
                <w:rPr>
                  <w:rFonts w:ascii="Aptos Narrow" w:eastAsia="Times New Roman" w:hAnsi="Aptos Narrow" w:cs="Times New Roman"/>
                  <w:color w:val="000000"/>
                  <w:kern w:val="0"/>
                  <w:sz w:val="22"/>
                  <w:szCs w:val="22"/>
                </w:rPr>
                <w:delText>Atezolizumab</w:delText>
              </w:r>
            </w:del>
          </w:p>
        </w:tc>
        <w:tc>
          <w:tcPr>
            <w:tcW w:w="1160" w:type="dxa"/>
            <w:vAlign w:val="center"/>
          </w:tcPr>
          <w:p w:rsidR="007D60AC" w:rsidRDefault="007B1B89">
            <w:pPr>
              <w:suppressAutoHyphens w:val="0"/>
              <w:spacing w:after="0" w:line="240" w:lineRule="auto"/>
              <w:jc w:val="center"/>
              <w:rPr>
                <w:del w:id="3553" w:author="OpenAI" w:date="2026-10-01T18:07:00Z" w16du:dateUtc="2026-10-02T01:07:00Z"/>
                <w:rFonts w:ascii="Aptos Narrow" w:eastAsia="Times New Roman" w:hAnsi="Aptos Narrow" w:cs="Times New Roman"/>
                <w:color w:val="000000"/>
                <w:sz w:val="22"/>
                <w:szCs w:val="22"/>
              </w:rPr>
            </w:pPr>
            <w:del w:id="3554" w:author="OpenAI" w:date="2026-10-01T18:07:00Z" w16du:dateUtc="2026-10-02T01:07:00Z">
              <w:r>
                <w:rPr>
                  <w:rFonts w:ascii="Aptos Narrow" w:eastAsia="Times New Roman" w:hAnsi="Aptos Narrow" w:cs="Times New Roman"/>
                  <w:color w:val="000000"/>
                  <w:kern w:val="0"/>
                  <w:sz w:val="22"/>
                  <w:szCs w:val="22"/>
                </w:rPr>
                <w:delText>0.5</w:delText>
              </w:r>
            </w:del>
          </w:p>
        </w:tc>
        <w:tc>
          <w:tcPr>
            <w:tcW w:w="2180" w:type="dxa"/>
            <w:vAlign w:val="center"/>
          </w:tcPr>
          <w:p w:rsidR="007D60AC" w:rsidRDefault="007B1B89">
            <w:pPr>
              <w:suppressAutoHyphens w:val="0"/>
              <w:spacing w:after="0" w:line="240" w:lineRule="auto"/>
              <w:jc w:val="center"/>
              <w:rPr>
                <w:del w:id="3555" w:author="OpenAI" w:date="2026-10-01T18:07:00Z" w16du:dateUtc="2026-10-02T01:07:00Z"/>
                <w:rFonts w:ascii="Aptos Narrow" w:eastAsia="Times New Roman" w:hAnsi="Aptos Narrow" w:cs="Times New Roman"/>
                <w:color w:val="000000"/>
                <w:sz w:val="22"/>
                <w:szCs w:val="22"/>
              </w:rPr>
            </w:pPr>
            <w:del w:id="3556" w:author="OpenAI" w:date="2026-10-01T18:07:00Z" w16du:dateUtc="2026-10-02T01:07:00Z">
              <w:r>
                <w:rPr>
                  <w:rFonts w:ascii="Aptos Narrow" w:eastAsia="Times New Roman" w:hAnsi="Aptos Narrow" w:cs="Times New Roman"/>
                  <w:color w:val="000000"/>
                  <w:kern w:val="0"/>
                  <w:sz w:val="22"/>
                  <w:szCs w:val="22"/>
                </w:rPr>
                <w:delText>37</w:delText>
              </w:r>
            </w:del>
          </w:p>
        </w:tc>
      </w:tr>
      <w:tr w:rsidR="007D60AC" w:rsidTr="007D60AC">
        <w:trPr>
          <w:trHeight w:val="290"/>
          <w:jc w:val="center"/>
          <w:del w:id="3557" w:author="OpenAI" w:date="2026-10-01T18:07:00Z" w16du:dateUtc="2026-10-02T01:07:00Z"/>
        </w:trPr>
        <w:tc>
          <w:tcPr>
            <w:tcW w:w="1699" w:type="dxa"/>
            <w:vMerge/>
            <w:vAlign w:val="center"/>
          </w:tcPr>
          <w:p w:rsidR="007D60AC" w:rsidRDefault="007D60AC">
            <w:pPr>
              <w:suppressAutoHyphens w:val="0"/>
              <w:spacing w:after="0" w:line="240" w:lineRule="auto"/>
              <w:jc w:val="center"/>
              <w:rPr>
                <w:del w:id="3558" w:author="OpenAI" w:date="2026-10-01T18:07:00Z" w16du:dateUtc="2026-10-02T01:07:00Z"/>
                <w:rFonts w:ascii="Aptos Narrow" w:eastAsia="Times New Roman" w:hAnsi="Aptos Narrow" w:cs="Times New Roman"/>
                <w:color w:val="000000"/>
                <w:sz w:val="22"/>
                <w:szCs w:val="22"/>
              </w:rPr>
            </w:pPr>
          </w:p>
        </w:tc>
        <w:tc>
          <w:tcPr>
            <w:tcW w:w="1601" w:type="dxa"/>
            <w:vMerge/>
            <w:vAlign w:val="center"/>
          </w:tcPr>
          <w:p w:rsidR="007D60AC" w:rsidRDefault="007D60AC">
            <w:pPr>
              <w:suppressAutoHyphens w:val="0"/>
              <w:spacing w:after="0" w:line="240" w:lineRule="auto"/>
              <w:jc w:val="center"/>
              <w:rPr>
                <w:del w:id="3559" w:author="OpenAI" w:date="2026-10-01T18:07:00Z" w16du:dateUtc="2026-10-02T01:07:00Z"/>
                <w:rFonts w:ascii="Aptos Narrow" w:eastAsia="Times New Roman" w:hAnsi="Aptos Narrow" w:cs="Times New Roman"/>
                <w:color w:val="000000"/>
                <w:sz w:val="22"/>
                <w:szCs w:val="22"/>
              </w:rPr>
            </w:pPr>
          </w:p>
        </w:tc>
        <w:tc>
          <w:tcPr>
            <w:tcW w:w="1160" w:type="dxa"/>
            <w:vAlign w:val="center"/>
          </w:tcPr>
          <w:p w:rsidR="007D60AC" w:rsidRDefault="007B1B89">
            <w:pPr>
              <w:suppressAutoHyphens w:val="0"/>
              <w:spacing w:after="0" w:line="240" w:lineRule="auto"/>
              <w:jc w:val="center"/>
              <w:rPr>
                <w:del w:id="3560" w:author="OpenAI" w:date="2026-10-01T18:07:00Z" w16du:dateUtc="2026-10-02T01:07:00Z"/>
                <w:rFonts w:ascii="Aptos Narrow" w:eastAsia="Times New Roman" w:hAnsi="Aptos Narrow" w:cs="Times New Roman"/>
                <w:color w:val="000000"/>
                <w:sz w:val="22"/>
                <w:szCs w:val="22"/>
              </w:rPr>
            </w:pPr>
            <w:del w:id="3561" w:author="OpenAI" w:date="2026-10-01T18:07:00Z" w16du:dateUtc="2026-10-02T01:07:00Z">
              <w:r>
                <w:rPr>
                  <w:rFonts w:ascii="Aptos Narrow" w:eastAsia="Times New Roman" w:hAnsi="Aptos Narrow" w:cs="Times New Roman"/>
                  <w:color w:val="000000"/>
                  <w:kern w:val="0"/>
                  <w:sz w:val="22"/>
                  <w:szCs w:val="22"/>
                </w:rPr>
                <w:delText>5</w:delText>
              </w:r>
            </w:del>
          </w:p>
        </w:tc>
        <w:tc>
          <w:tcPr>
            <w:tcW w:w="2180" w:type="dxa"/>
            <w:vAlign w:val="center"/>
          </w:tcPr>
          <w:p w:rsidR="007D60AC" w:rsidRDefault="007B1B89">
            <w:pPr>
              <w:suppressAutoHyphens w:val="0"/>
              <w:spacing w:after="0" w:line="240" w:lineRule="auto"/>
              <w:jc w:val="center"/>
              <w:rPr>
                <w:del w:id="3562" w:author="OpenAI" w:date="2026-10-01T18:07:00Z" w16du:dateUtc="2026-10-02T01:07:00Z"/>
                <w:rFonts w:ascii="Aptos Narrow" w:eastAsia="Times New Roman" w:hAnsi="Aptos Narrow" w:cs="Times New Roman"/>
                <w:color w:val="000000"/>
                <w:sz w:val="22"/>
                <w:szCs w:val="22"/>
              </w:rPr>
            </w:pPr>
            <w:del w:id="3563" w:author="OpenAI" w:date="2026-10-01T18:07:00Z" w16du:dateUtc="2026-10-02T01:07:00Z">
              <w:r>
                <w:rPr>
                  <w:rFonts w:ascii="Aptos Narrow" w:eastAsia="Times New Roman" w:hAnsi="Aptos Narrow" w:cs="Times New Roman"/>
                  <w:color w:val="000000"/>
                  <w:kern w:val="0"/>
                  <w:sz w:val="22"/>
                  <w:szCs w:val="22"/>
                </w:rPr>
                <w:delText>13</w:delText>
              </w:r>
            </w:del>
          </w:p>
        </w:tc>
      </w:tr>
      <w:tr w:rsidR="007D60AC" w:rsidTr="007D60AC">
        <w:trPr>
          <w:trHeight w:val="290"/>
          <w:jc w:val="center"/>
          <w:del w:id="3564" w:author="OpenAI" w:date="2026-10-01T18:07:00Z" w16du:dateUtc="2026-10-02T01:07:00Z"/>
        </w:trPr>
        <w:tc>
          <w:tcPr>
            <w:tcW w:w="1699" w:type="dxa"/>
            <w:vMerge/>
            <w:vAlign w:val="center"/>
          </w:tcPr>
          <w:p w:rsidR="007D60AC" w:rsidRDefault="007D60AC">
            <w:pPr>
              <w:suppressAutoHyphens w:val="0"/>
              <w:spacing w:after="0" w:line="240" w:lineRule="auto"/>
              <w:jc w:val="center"/>
              <w:rPr>
                <w:del w:id="3565" w:author="OpenAI" w:date="2026-10-01T18:07:00Z" w16du:dateUtc="2026-10-02T01:07:00Z"/>
                <w:rFonts w:ascii="Aptos Narrow" w:eastAsia="Times New Roman" w:hAnsi="Aptos Narrow" w:cs="Times New Roman"/>
                <w:color w:val="000000"/>
                <w:sz w:val="22"/>
                <w:szCs w:val="22"/>
              </w:rPr>
            </w:pPr>
          </w:p>
        </w:tc>
        <w:tc>
          <w:tcPr>
            <w:tcW w:w="1601" w:type="dxa"/>
            <w:vMerge/>
            <w:vAlign w:val="center"/>
          </w:tcPr>
          <w:p w:rsidR="007D60AC" w:rsidRDefault="007D60AC">
            <w:pPr>
              <w:suppressAutoHyphens w:val="0"/>
              <w:spacing w:after="0" w:line="240" w:lineRule="auto"/>
              <w:jc w:val="center"/>
              <w:rPr>
                <w:del w:id="3566" w:author="OpenAI" w:date="2026-10-01T18:07:00Z" w16du:dateUtc="2026-10-02T01:07:00Z"/>
                <w:rFonts w:ascii="Aptos Narrow" w:eastAsia="Times New Roman" w:hAnsi="Aptos Narrow" w:cs="Times New Roman"/>
                <w:color w:val="000000"/>
                <w:sz w:val="22"/>
                <w:szCs w:val="22"/>
              </w:rPr>
            </w:pPr>
          </w:p>
        </w:tc>
        <w:tc>
          <w:tcPr>
            <w:tcW w:w="1160" w:type="dxa"/>
            <w:vAlign w:val="center"/>
          </w:tcPr>
          <w:p w:rsidR="007D60AC" w:rsidRDefault="007B1B89">
            <w:pPr>
              <w:suppressAutoHyphens w:val="0"/>
              <w:spacing w:after="0" w:line="240" w:lineRule="auto"/>
              <w:jc w:val="center"/>
              <w:rPr>
                <w:del w:id="3567" w:author="OpenAI" w:date="2026-10-01T18:07:00Z" w16du:dateUtc="2026-10-02T01:07:00Z"/>
                <w:rFonts w:ascii="Aptos Narrow" w:eastAsia="Times New Roman" w:hAnsi="Aptos Narrow" w:cs="Times New Roman"/>
                <w:color w:val="000000"/>
                <w:sz w:val="22"/>
                <w:szCs w:val="22"/>
              </w:rPr>
            </w:pPr>
            <w:del w:id="3568" w:author="OpenAI" w:date="2026-10-01T18:07:00Z" w16du:dateUtc="2026-10-02T01:07:00Z">
              <w:r>
                <w:rPr>
                  <w:rFonts w:ascii="Aptos Narrow" w:eastAsia="Times New Roman" w:hAnsi="Aptos Narrow" w:cs="Times New Roman"/>
                  <w:color w:val="000000"/>
                  <w:kern w:val="0"/>
                  <w:sz w:val="22"/>
                  <w:szCs w:val="22"/>
                </w:rPr>
                <w:delText>20</w:delText>
              </w:r>
            </w:del>
          </w:p>
        </w:tc>
        <w:tc>
          <w:tcPr>
            <w:tcW w:w="2180" w:type="dxa"/>
            <w:vAlign w:val="center"/>
          </w:tcPr>
          <w:p w:rsidR="007D60AC" w:rsidRDefault="007B1B89">
            <w:pPr>
              <w:suppressAutoHyphens w:val="0"/>
              <w:spacing w:after="0" w:line="240" w:lineRule="auto"/>
              <w:jc w:val="center"/>
              <w:rPr>
                <w:del w:id="3569" w:author="OpenAI" w:date="2026-10-01T18:07:00Z" w16du:dateUtc="2026-10-02T01:07:00Z"/>
                <w:rFonts w:ascii="Aptos Narrow" w:eastAsia="Times New Roman" w:hAnsi="Aptos Narrow" w:cs="Times New Roman"/>
                <w:color w:val="000000"/>
                <w:sz w:val="22"/>
                <w:szCs w:val="22"/>
              </w:rPr>
            </w:pPr>
            <w:del w:id="3570" w:author="OpenAI" w:date="2026-10-01T18:07:00Z" w16du:dateUtc="2026-10-02T01:07:00Z">
              <w:r>
                <w:rPr>
                  <w:rFonts w:ascii="Aptos Narrow" w:eastAsia="Times New Roman" w:hAnsi="Aptos Narrow" w:cs="Times New Roman"/>
                  <w:color w:val="000000"/>
                  <w:kern w:val="0"/>
                  <w:sz w:val="22"/>
                  <w:szCs w:val="22"/>
                </w:rPr>
                <w:delText>31</w:delText>
              </w:r>
            </w:del>
          </w:p>
        </w:tc>
      </w:tr>
      <w:tr w:rsidR="007D60AC" w:rsidTr="007D60AC">
        <w:trPr>
          <w:trHeight w:val="290"/>
          <w:jc w:val="center"/>
          <w:del w:id="3571" w:author="OpenAI" w:date="2026-10-01T18:07:00Z" w16du:dateUtc="2026-10-02T01:07:00Z"/>
        </w:trPr>
        <w:tc>
          <w:tcPr>
            <w:tcW w:w="1699" w:type="dxa"/>
            <w:vMerge/>
            <w:vAlign w:val="center"/>
          </w:tcPr>
          <w:p w:rsidR="007D60AC" w:rsidRDefault="007D60AC">
            <w:pPr>
              <w:suppressAutoHyphens w:val="0"/>
              <w:spacing w:after="0" w:line="240" w:lineRule="auto"/>
              <w:jc w:val="center"/>
              <w:rPr>
                <w:del w:id="3572" w:author="OpenAI" w:date="2026-10-01T18:07:00Z" w16du:dateUtc="2026-10-02T01:07:00Z"/>
                <w:rFonts w:ascii="Aptos Narrow" w:eastAsia="Times New Roman" w:hAnsi="Aptos Narrow" w:cs="Times New Roman"/>
                <w:color w:val="000000"/>
                <w:sz w:val="22"/>
                <w:szCs w:val="22"/>
              </w:rPr>
            </w:pPr>
          </w:p>
        </w:tc>
        <w:tc>
          <w:tcPr>
            <w:tcW w:w="1601" w:type="dxa"/>
            <w:vAlign w:val="center"/>
          </w:tcPr>
          <w:p w:rsidR="007D60AC" w:rsidRDefault="007B1B89">
            <w:pPr>
              <w:suppressAutoHyphens w:val="0"/>
              <w:spacing w:after="0" w:line="240" w:lineRule="auto"/>
              <w:jc w:val="center"/>
              <w:rPr>
                <w:del w:id="3573" w:author="OpenAI" w:date="2026-10-01T18:07:00Z" w16du:dateUtc="2026-10-02T01:07:00Z"/>
                <w:rFonts w:ascii="Aptos Narrow" w:eastAsia="Times New Roman" w:hAnsi="Aptos Narrow" w:cs="Times New Roman"/>
                <w:color w:val="000000"/>
                <w:sz w:val="22"/>
                <w:szCs w:val="22"/>
              </w:rPr>
            </w:pPr>
            <w:del w:id="3574" w:author="OpenAI" w:date="2026-10-01T18:07:00Z" w16du:dateUtc="2026-10-02T01:07:00Z">
              <w:r>
                <w:rPr>
                  <w:rFonts w:ascii="Aptos Narrow" w:eastAsia="Times New Roman" w:hAnsi="Aptos Narrow" w:cs="Times New Roman"/>
                  <w:color w:val="000000"/>
                  <w:kern w:val="0"/>
                  <w:sz w:val="22"/>
                  <w:szCs w:val="22"/>
                </w:rPr>
                <w:delText>Avelumab</w:delText>
              </w:r>
            </w:del>
          </w:p>
        </w:tc>
        <w:tc>
          <w:tcPr>
            <w:tcW w:w="1160" w:type="dxa"/>
            <w:vAlign w:val="center"/>
          </w:tcPr>
          <w:p w:rsidR="007D60AC" w:rsidRDefault="007B1B89">
            <w:pPr>
              <w:suppressAutoHyphens w:val="0"/>
              <w:spacing w:after="0" w:line="240" w:lineRule="auto"/>
              <w:jc w:val="center"/>
              <w:rPr>
                <w:del w:id="3575" w:author="OpenAI" w:date="2026-10-01T18:07:00Z" w16du:dateUtc="2026-10-02T01:07:00Z"/>
                <w:rFonts w:ascii="Aptos Narrow" w:eastAsia="Times New Roman" w:hAnsi="Aptos Narrow" w:cs="Times New Roman"/>
                <w:color w:val="000000"/>
                <w:sz w:val="22"/>
                <w:szCs w:val="22"/>
              </w:rPr>
            </w:pPr>
            <w:del w:id="3576" w:author="OpenAI" w:date="2026-10-01T18:07:00Z" w16du:dateUtc="2026-10-02T01:07:00Z">
              <w:r>
                <w:rPr>
                  <w:rFonts w:ascii="Aptos Narrow" w:eastAsia="Times New Roman" w:hAnsi="Aptos Narrow" w:cs="Times New Roman"/>
                  <w:color w:val="000000"/>
                  <w:kern w:val="0"/>
                  <w:sz w:val="22"/>
                  <w:szCs w:val="22"/>
                </w:rPr>
                <w:delText>5</w:delText>
              </w:r>
            </w:del>
          </w:p>
        </w:tc>
        <w:tc>
          <w:tcPr>
            <w:tcW w:w="2180" w:type="dxa"/>
            <w:vAlign w:val="center"/>
          </w:tcPr>
          <w:p w:rsidR="007D60AC" w:rsidRDefault="007B1B89">
            <w:pPr>
              <w:suppressAutoHyphens w:val="0"/>
              <w:spacing w:after="0" w:line="240" w:lineRule="auto"/>
              <w:jc w:val="center"/>
              <w:rPr>
                <w:del w:id="3577" w:author="OpenAI" w:date="2026-10-01T18:07:00Z" w16du:dateUtc="2026-10-02T01:07:00Z"/>
                <w:rFonts w:ascii="Aptos Narrow" w:eastAsia="Times New Roman" w:hAnsi="Aptos Narrow" w:cs="Times New Roman"/>
                <w:color w:val="000000"/>
                <w:sz w:val="22"/>
                <w:szCs w:val="22"/>
              </w:rPr>
            </w:pPr>
            <w:del w:id="3578" w:author="OpenAI" w:date="2026-10-01T18:07:00Z" w16du:dateUtc="2026-10-02T01:07:00Z">
              <w:r>
                <w:rPr>
                  <w:rFonts w:ascii="Aptos Narrow" w:eastAsia="Times New Roman" w:hAnsi="Aptos Narrow" w:cs="Times New Roman"/>
                  <w:color w:val="000000"/>
                  <w:kern w:val="0"/>
                  <w:sz w:val="22"/>
                  <w:szCs w:val="22"/>
                </w:rPr>
                <w:delText>5</w:delText>
              </w:r>
            </w:del>
          </w:p>
        </w:tc>
      </w:tr>
      <w:tr w:rsidR="007D60AC" w:rsidTr="007D60AC">
        <w:trPr>
          <w:trHeight w:val="290"/>
          <w:jc w:val="center"/>
          <w:del w:id="3579" w:author="OpenAI" w:date="2026-10-01T18:07:00Z" w16du:dateUtc="2026-10-02T01:07:00Z"/>
        </w:trPr>
        <w:tc>
          <w:tcPr>
            <w:tcW w:w="1699" w:type="dxa"/>
            <w:vMerge/>
            <w:vAlign w:val="center"/>
          </w:tcPr>
          <w:p w:rsidR="007D60AC" w:rsidRDefault="007D60AC">
            <w:pPr>
              <w:suppressAutoHyphens w:val="0"/>
              <w:spacing w:after="0" w:line="240" w:lineRule="auto"/>
              <w:jc w:val="center"/>
              <w:rPr>
                <w:del w:id="3580" w:author="OpenAI" w:date="2026-10-01T18:07:00Z" w16du:dateUtc="2026-10-02T01:07:00Z"/>
                <w:rFonts w:ascii="Aptos Narrow" w:eastAsia="Times New Roman" w:hAnsi="Aptos Narrow" w:cs="Times New Roman"/>
                <w:color w:val="000000"/>
                <w:sz w:val="22"/>
                <w:szCs w:val="22"/>
              </w:rPr>
            </w:pPr>
          </w:p>
        </w:tc>
        <w:tc>
          <w:tcPr>
            <w:tcW w:w="1601" w:type="dxa"/>
            <w:vMerge w:val="restart"/>
            <w:vAlign w:val="center"/>
          </w:tcPr>
          <w:p w:rsidR="007D60AC" w:rsidRDefault="007B1B89">
            <w:pPr>
              <w:suppressAutoHyphens w:val="0"/>
              <w:spacing w:after="0" w:line="240" w:lineRule="auto"/>
              <w:jc w:val="center"/>
              <w:rPr>
                <w:del w:id="3581" w:author="OpenAI" w:date="2026-10-01T18:07:00Z" w16du:dateUtc="2026-10-02T01:07:00Z"/>
                <w:rFonts w:ascii="Aptos Narrow" w:eastAsia="Times New Roman" w:hAnsi="Aptos Narrow" w:cs="Times New Roman"/>
                <w:color w:val="000000"/>
                <w:sz w:val="22"/>
                <w:szCs w:val="22"/>
              </w:rPr>
            </w:pPr>
            <w:del w:id="3582" w:author="OpenAI" w:date="2026-10-01T18:07:00Z" w16du:dateUtc="2026-10-02T01:07:00Z">
              <w:r>
                <w:rPr>
                  <w:rFonts w:ascii="Aptos Narrow" w:eastAsia="Times New Roman" w:hAnsi="Aptos Narrow" w:cs="Times New Roman"/>
                  <w:color w:val="000000"/>
                  <w:kern w:val="0"/>
                  <w:sz w:val="22"/>
                  <w:szCs w:val="22"/>
                </w:rPr>
                <w:delText>Bevacizumab</w:delText>
              </w:r>
            </w:del>
          </w:p>
        </w:tc>
        <w:tc>
          <w:tcPr>
            <w:tcW w:w="1160" w:type="dxa"/>
            <w:vAlign w:val="center"/>
          </w:tcPr>
          <w:p w:rsidR="007D60AC" w:rsidRDefault="007B1B89">
            <w:pPr>
              <w:suppressAutoHyphens w:val="0"/>
              <w:spacing w:after="0" w:line="240" w:lineRule="auto"/>
              <w:jc w:val="center"/>
              <w:rPr>
                <w:del w:id="3583" w:author="OpenAI" w:date="2026-10-01T18:07:00Z" w16du:dateUtc="2026-10-02T01:07:00Z"/>
                <w:rFonts w:ascii="Aptos Narrow" w:eastAsia="Times New Roman" w:hAnsi="Aptos Narrow" w:cs="Times New Roman"/>
                <w:color w:val="000000"/>
                <w:sz w:val="22"/>
                <w:szCs w:val="22"/>
              </w:rPr>
            </w:pPr>
            <w:del w:id="3584" w:author="OpenAI" w:date="2026-10-01T18:07:00Z" w16du:dateUtc="2026-10-02T01:07:00Z">
              <w:r>
                <w:rPr>
                  <w:rFonts w:ascii="Aptos Narrow" w:eastAsia="Times New Roman" w:hAnsi="Aptos Narrow" w:cs="Times New Roman"/>
                  <w:color w:val="000000"/>
                  <w:kern w:val="0"/>
                  <w:sz w:val="22"/>
                  <w:szCs w:val="22"/>
                </w:rPr>
                <w:delText>4</w:delText>
              </w:r>
            </w:del>
          </w:p>
        </w:tc>
        <w:tc>
          <w:tcPr>
            <w:tcW w:w="2180" w:type="dxa"/>
            <w:vAlign w:val="center"/>
          </w:tcPr>
          <w:p w:rsidR="007D60AC" w:rsidRDefault="007B1B89">
            <w:pPr>
              <w:suppressAutoHyphens w:val="0"/>
              <w:spacing w:after="0" w:line="240" w:lineRule="auto"/>
              <w:jc w:val="center"/>
              <w:rPr>
                <w:del w:id="3585" w:author="OpenAI" w:date="2026-10-01T18:07:00Z" w16du:dateUtc="2026-10-02T01:07:00Z"/>
                <w:rFonts w:ascii="Aptos Narrow" w:eastAsia="Times New Roman" w:hAnsi="Aptos Narrow" w:cs="Times New Roman"/>
                <w:color w:val="000000"/>
                <w:sz w:val="22"/>
                <w:szCs w:val="22"/>
              </w:rPr>
            </w:pPr>
            <w:del w:id="3586" w:author="OpenAI" w:date="2026-10-01T18:07:00Z" w16du:dateUtc="2026-10-02T01:07:00Z">
              <w:r>
                <w:rPr>
                  <w:rFonts w:ascii="Aptos Narrow" w:eastAsia="Times New Roman" w:hAnsi="Aptos Narrow" w:cs="Times New Roman"/>
                  <w:color w:val="000000"/>
                  <w:kern w:val="0"/>
                  <w:sz w:val="22"/>
                  <w:szCs w:val="22"/>
                </w:rPr>
                <w:delText>22</w:delText>
              </w:r>
            </w:del>
          </w:p>
        </w:tc>
      </w:tr>
      <w:tr w:rsidR="007D60AC" w:rsidTr="007D60AC">
        <w:trPr>
          <w:trHeight w:val="290"/>
          <w:jc w:val="center"/>
          <w:del w:id="3587" w:author="OpenAI" w:date="2026-10-01T18:07:00Z" w16du:dateUtc="2026-10-02T01:07:00Z"/>
        </w:trPr>
        <w:tc>
          <w:tcPr>
            <w:tcW w:w="1699" w:type="dxa"/>
            <w:vMerge/>
            <w:vAlign w:val="center"/>
          </w:tcPr>
          <w:p w:rsidR="007D60AC" w:rsidRDefault="007D60AC">
            <w:pPr>
              <w:suppressAutoHyphens w:val="0"/>
              <w:spacing w:after="0" w:line="240" w:lineRule="auto"/>
              <w:jc w:val="center"/>
              <w:rPr>
                <w:del w:id="3588" w:author="OpenAI" w:date="2026-10-01T18:07:00Z" w16du:dateUtc="2026-10-02T01:07:00Z"/>
                <w:rFonts w:ascii="Aptos Narrow" w:eastAsia="Times New Roman" w:hAnsi="Aptos Narrow" w:cs="Times New Roman"/>
                <w:color w:val="000000"/>
                <w:sz w:val="22"/>
                <w:szCs w:val="22"/>
              </w:rPr>
            </w:pPr>
          </w:p>
        </w:tc>
        <w:tc>
          <w:tcPr>
            <w:tcW w:w="1601" w:type="dxa"/>
            <w:vMerge/>
            <w:vAlign w:val="center"/>
          </w:tcPr>
          <w:p w:rsidR="007D60AC" w:rsidRDefault="007D60AC">
            <w:pPr>
              <w:suppressAutoHyphens w:val="0"/>
              <w:spacing w:after="0" w:line="240" w:lineRule="auto"/>
              <w:jc w:val="center"/>
              <w:rPr>
                <w:del w:id="3589" w:author="OpenAI" w:date="2026-10-01T18:07:00Z" w16du:dateUtc="2026-10-02T01:07:00Z"/>
                <w:rFonts w:ascii="Aptos Narrow" w:eastAsia="Times New Roman" w:hAnsi="Aptos Narrow" w:cs="Times New Roman"/>
                <w:color w:val="000000"/>
                <w:sz w:val="22"/>
                <w:szCs w:val="22"/>
              </w:rPr>
            </w:pPr>
          </w:p>
        </w:tc>
        <w:tc>
          <w:tcPr>
            <w:tcW w:w="1160" w:type="dxa"/>
            <w:vAlign w:val="center"/>
          </w:tcPr>
          <w:p w:rsidR="007D60AC" w:rsidRDefault="007B1B89">
            <w:pPr>
              <w:suppressAutoHyphens w:val="0"/>
              <w:spacing w:after="0" w:line="240" w:lineRule="auto"/>
              <w:jc w:val="center"/>
              <w:rPr>
                <w:del w:id="3590" w:author="OpenAI" w:date="2026-10-01T18:07:00Z" w16du:dateUtc="2026-10-02T01:07:00Z"/>
                <w:rFonts w:ascii="Aptos Narrow" w:eastAsia="Times New Roman" w:hAnsi="Aptos Narrow" w:cs="Times New Roman"/>
                <w:color w:val="000000"/>
                <w:sz w:val="22"/>
                <w:szCs w:val="22"/>
              </w:rPr>
            </w:pPr>
            <w:del w:id="3591" w:author="OpenAI" w:date="2026-10-01T18:07:00Z" w16du:dateUtc="2026-10-02T01:07:00Z">
              <w:r>
                <w:rPr>
                  <w:rFonts w:ascii="Aptos Narrow" w:eastAsia="Times New Roman" w:hAnsi="Aptos Narrow" w:cs="Times New Roman"/>
                  <w:color w:val="000000"/>
                  <w:kern w:val="0"/>
                  <w:sz w:val="22"/>
                  <w:szCs w:val="22"/>
                </w:rPr>
                <w:delText>5</w:delText>
              </w:r>
            </w:del>
          </w:p>
        </w:tc>
        <w:tc>
          <w:tcPr>
            <w:tcW w:w="2180" w:type="dxa"/>
            <w:vAlign w:val="center"/>
          </w:tcPr>
          <w:p w:rsidR="007D60AC" w:rsidRDefault="007B1B89">
            <w:pPr>
              <w:suppressAutoHyphens w:val="0"/>
              <w:spacing w:after="0" w:line="240" w:lineRule="auto"/>
              <w:jc w:val="center"/>
              <w:rPr>
                <w:del w:id="3592" w:author="OpenAI" w:date="2026-10-01T18:07:00Z" w16du:dateUtc="2026-10-02T01:07:00Z"/>
                <w:rFonts w:ascii="Aptos Narrow" w:eastAsia="Times New Roman" w:hAnsi="Aptos Narrow" w:cs="Times New Roman"/>
                <w:color w:val="000000"/>
                <w:sz w:val="22"/>
                <w:szCs w:val="22"/>
              </w:rPr>
            </w:pPr>
            <w:del w:id="3593" w:author="OpenAI" w:date="2026-10-01T18:07:00Z" w16du:dateUtc="2026-10-02T01:07:00Z">
              <w:r>
                <w:rPr>
                  <w:rFonts w:ascii="Aptos Narrow" w:eastAsia="Times New Roman" w:hAnsi="Aptos Narrow" w:cs="Times New Roman"/>
                  <w:color w:val="000000"/>
                  <w:kern w:val="0"/>
                  <w:sz w:val="22"/>
                  <w:szCs w:val="22"/>
                </w:rPr>
                <w:delText>5</w:delText>
              </w:r>
            </w:del>
          </w:p>
        </w:tc>
      </w:tr>
      <w:tr w:rsidR="007D60AC" w:rsidTr="007D60AC">
        <w:trPr>
          <w:trHeight w:val="290"/>
          <w:jc w:val="center"/>
          <w:del w:id="3594" w:author="OpenAI" w:date="2026-10-01T18:07:00Z" w16du:dateUtc="2026-10-02T01:07:00Z"/>
        </w:trPr>
        <w:tc>
          <w:tcPr>
            <w:tcW w:w="1699" w:type="dxa"/>
            <w:vMerge/>
            <w:vAlign w:val="center"/>
          </w:tcPr>
          <w:p w:rsidR="007D60AC" w:rsidRDefault="007D60AC">
            <w:pPr>
              <w:suppressAutoHyphens w:val="0"/>
              <w:spacing w:after="0" w:line="240" w:lineRule="auto"/>
              <w:jc w:val="center"/>
              <w:rPr>
                <w:del w:id="3595" w:author="OpenAI" w:date="2026-10-01T18:07:00Z" w16du:dateUtc="2026-10-02T01:07:00Z"/>
                <w:rFonts w:ascii="Aptos Narrow" w:eastAsia="Times New Roman" w:hAnsi="Aptos Narrow" w:cs="Times New Roman"/>
                <w:color w:val="000000"/>
                <w:sz w:val="22"/>
                <w:szCs w:val="22"/>
              </w:rPr>
            </w:pPr>
          </w:p>
        </w:tc>
        <w:tc>
          <w:tcPr>
            <w:tcW w:w="1601" w:type="dxa"/>
            <w:vAlign w:val="center"/>
          </w:tcPr>
          <w:p w:rsidR="007D60AC" w:rsidRDefault="007B1B89">
            <w:pPr>
              <w:suppressAutoHyphens w:val="0"/>
              <w:spacing w:after="0" w:line="240" w:lineRule="auto"/>
              <w:jc w:val="center"/>
              <w:rPr>
                <w:del w:id="3596" w:author="OpenAI" w:date="2026-10-01T18:07:00Z" w16du:dateUtc="2026-10-02T01:07:00Z"/>
                <w:rFonts w:ascii="Aptos Narrow" w:eastAsia="Times New Roman" w:hAnsi="Aptos Narrow" w:cs="Times New Roman"/>
                <w:color w:val="000000"/>
                <w:sz w:val="22"/>
                <w:szCs w:val="22"/>
              </w:rPr>
            </w:pPr>
            <w:del w:id="3597" w:author="OpenAI" w:date="2026-10-01T18:07:00Z" w16du:dateUtc="2026-10-02T01:07:00Z">
              <w:r>
                <w:rPr>
                  <w:rFonts w:ascii="Aptos Narrow" w:eastAsia="Times New Roman" w:hAnsi="Aptos Narrow" w:cs="Times New Roman"/>
                  <w:color w:val="000000"/>
                  <w:kern w:val="0"/>
                  <w:sz w:val="22"/>
                  <w:szCs w:val="22"/>
                </w:rPr>
                <w:delText>Golimumab</w:delText>
              </w:r>
            </w:del>
          </w:p>
        </w:tc>
        <w:tc>
          <w:tcPr>
            <w:tcW w:w="1160" w:type="dxa"/>
            <w:vAlign w:val="center"/>
          </w:tcPr>
          <w:p w:rsidR="007D60AC" w:rsidRDefault="007B1B89">
            <w:pPr>
              <w:suppressAutoHyphens w:val="0"/>
              <w:spacing w:after="0" w:line="240" w:lineRule="auto"/>
              <w:jc w:val="center"/>
              <w:rPr>
                <w:del w:id="3598" w:author="OpenAI" w:date="2026-10-01T18:07:00Z" w16du:dateUtc="2026-10-02T01:07:00Z"/>
                <w:rFonts w:ascii="Aptos Narrow" w:eastAsia="Times New Roman" w:hAnsi="Aptos Narrow" w:cs="Times New Roman"/>
                <w:color w:val="000000"/>
                <w:sz w:val="22"/>
                <w:szCs w:val="22"/>
              </w:rPr>
            </w:pPr>
            <w:del w:id="3599" w:author="OpenAI" w:date="2026-10-01T18:07:00Z" w16du:dateUtc="2026-10-02T01:07:00Z">
              <w:r>
                <w:rPr>
                  <w:rFonts w:ascii="Aptos Narrow" w:eastAsia="Times New Roman" w:hAnsi="Aptos Narrow" w:cs="Times New Roman"/>
                  <w:color w:val="000000"/>
                  <w:kern w:val="0"/>
                  <w:sz w:val="22"/>
                  <w:szCs w:val="22"/>
                </w:rPr>
                <w:delText>3</w:delText>
              </w:r>
            </w:del>
          </w:p>
        </w:tc>
        <w:tc>
          <w:tcPr>
            <w:tcW w:w="2180" w:type="dxa"/>
            <w:vAlign w:val="center"/>
          </w:tcPr>
          <w:p w:rsidR="007D60AC" w:rsidRDefault="007B1B89">
            <w:pPr>
              <w:suppressAutoHyphens w:val="0"/>
              <w:spacing w:after="0" w:line="240" w:lineRule="auto"/>
              <w:jc w:val="center"/>
              <w:rPr>
                <w:del w:id="3600" w:author="OpenAI" w:date="2026-10-01T18:07:00Z" w16du:dateUtc="2026-10-02T01:07:00Z"/>
                <w:rFonts w:ascii="Aptos Narrow" w:eastAsia="Times New Roman" w:hAnsi="Aptos Narrow" w:cs="Times New Roman"/>
                <w:color w:val="000000"/>
                <w:sz w:val="22"/>
                <w:szCs w:val="22"/>
              </w:rPr>
            </w:pPr>
            <w:del w:id="3601" w:author="OpenAI" w:date="2026-10-01T18:07:00Z" w16du:dateUtc="2026-10-02T01:07:00Z">
              <w:r>
                <w:rPr>
                  <w:rFonts w:ascii="Aptos Narrow" w:eastAsia="Times New Roman" w:hAnsi="Aptos Narrow" w:cs="Times New Roman"/>
                  <w:color w:val="000000"/>
                  <w:kern w:val="0"/>
                  <w:sz w:val="22"/>
                  <w:szCs w:val="22"/>
                </w:rPr>
                <w:delText>16</w:delText>
              </w:r>
            </w:del>
          </w:p>
        </w:tc>
      </w:tr>
      <w:tr w:rsidR="007D60AC" w:rsidTr="007D60AC">
        <w:trPr>
          <w:trHeight w:val="290"/>
          <w:jc w:val="center"/>
          <w:del w:id="3602" w:author="OpenAI" w:date="2026-10-01T18:07:00Z" w16du:dateUtc="2026-10-02T01:07:00Z"/>
        </w:trPr>
        <w:tc>
          <w:tcPr>
            <w:tcW w:w="1699" w:type="dxa"/>
            <w:vMerge/>
            <w:vAlign w:val="center"/>
          </w:tcPr>
          <w:p w:rsidR="007D60AC" w:rsidRDefault="007D60AC">
            <w:pPr>
              <w:suppressAutoHyphens w:val="0"/>
              <w:spacing w:after="0" w:line="240" w:lineRule="auto"/>
              <w:jc w:val="center"/>
              <w:rPr>
                <w:del w:id="3603" w:author="OpenAI" w:date="2026-10-01T18:07:00Z" w16du:dateUtc="2026-10-02T01:07:00Z"/>
                <w:rFonts w:ascii="Aptos Narrow" w:eastAsia="Times New Roman" w:hAnsi="Aptos Narrow" w:cs="Times New Roman"/>
                <w:color w:val="000000"/>
                <w:sz w:val="22"/>
                <w:szCs w:val="22"/>
              </w:rPr>
            </w:pPr>
          </w:p>
        </w:tc>
        <w:tc>
          <w:tcPr>
            <w:tcW w:w="1601" w:type="dxa"/>
            <w:vMerge w:val="restart"/>
            <w:vAlign w:val="center"/>
          </w:tcPr>
          <w:p w:rsidR="007D60AC" w:rsidRDefault="007B1B89">
            <w:pPr>
              <w:suppressAutoHyphens w:val="0"/>
              <w:spacing w:after="0" w:line="240" w:lineRule="auto"/>
              <w:jc w:val="center"/>
              <w:rPr>
                <w:del w:id="3604" w:author="OpenAI" w:date="2026-10-01T18:07:00Z" w16du:dateUtc="2026-10-02T01:07:00Z"/>
                <w:rFonts w:ascii="Aptos Narrow" w:eastAsia="Times New Roman" w:hAnsi="Aptos Narrow" w:cs="Times New Roman"/>
                <w:color w:val="000000"/>
                <w:sz w:val="22"/>
                <w:szCs w:val="22"/>
              </w:rPr>
            </w:pPr>
            <w:del w:id="3605" w:author="OpenAI" w:date="2026-10-01T18:07:00Z" w16du:dateUtc="2026-10-02T01:07:00Z">
              <w:r>
                <w:rPr>
                  <w:rFonts w:ascii="Aptos Narrow" w:eastAsia="Times New Roman" w:hAnsi="Aptos Narrow" w:cs="Times New Roman"/>
                  <w:color w:val="000000"/>
                  <w:kern w:val="0"/>
                  <w:sz w:val="22"/>
                  <w:szCs w:val="22"/>
                </w:rPr>
                <w:delText>Nivolumab</w:delText>
              </w:r>
            </w:del>
          </w:p>
        </w:tc>
        <w:tc>
          <w:tcPr>
            <w:tcW w:w="1160" w:type="dxa"/>
            <w:vAlign w:val="center"/>
          </w:tcPr>
          <w:p w:rsidR="007D60AC" w:rsidRDefault="007B1B89">
            <w:pPr>
              <w:suppressAutoHyphens w:val="0"/>
              <w:spacing w:after="0" w:line="240" w:lineRule="auto"/>
              <w:jc w:val="center"/>
              <w:rPr>
                <w:del w:id="3606" w:author="OpenAI" w:date="2026-10-01T18:07:00Z" w16du:dateUtc="2026-10-02T01:07:00Z"/>
                <w:rFonts w:ascii="Aptos Narrow" w:eastAsia="Times New Roman" w:hAnsi="Aptos Narrow" w:cs="Times New Roman"/>
                <w:color w:val="000000"/>
                <w:sz w:val="22"/>
                <w:szCs w:val="22"/>
              </w:rPr>
            </w:pPr>
            <w:del w:id="3607" w:author="OpenAI" w:date="2026-10-01T18:07:00Z" w16du:dateUtc="2026-10-02T01:07:00Z">
              <w:r>
                <w:rPr>
                  <w:rFonts w:ascii="Aptos Narrow" w:eastAsia="Times New Roman" w:hAnsi="Aptos Narrow" w:cs="Times New Roman"/>
                  <w:color w:val="000000"/>
                  <w:kern w:val="0"/>
                  <w:sz w:val="22"/>
                  <w:szCs w:val="22"/>
                </w:rPr>
                <w:delText>1</w:delText>
              </w:r>
            </w:del>
          </w:p>
        </w:tc>
        <w:tc>
          <w:tcPr>
            <w:tcW w:w="2180" w:type="dxa"/>
            <w:vAlign w:val="center"/>
          </w:tcPr>
          <w:p w:rsidR="007D60AC" w:rsidRDefault="007B1B89">
            <w:pPr>
              <w:suppressAutoHyphens w:val="0"/>
              <w:spacing w:after="0" w:line="240" w:lineRule="auto"/>
              <w:jc w:val="center"/>
              <w:rPr>
                <w:del w:id="3608" w:author="OpenAI" w:date="2026-10-01T18:07:00Z" w16du:dateUtc="2026-10-02T01:07:00Z"/>
                <w:rFonts w:ascii="Aptos Narrow" w:eastAsia="Times New Roman" w:hAnsi="Aptos Narrow" w:cs="Times New Roman"/>
                <w:color w:val="000000"/>
                <w:sz w:val="22"/>
                <w:szCs w:val="22"/>
              </w:rPr>
            </w:pPr>
            <w:del w:id="3609" w:author="OpenAI" w:date="2026-10-01T18:07:00Z" w16du:dateUtc="2026-10-02T01:07:00Z">
              <w:r>
                <w:rPr>
                  <w:rFonts w:ascii="Aptos Narrow" w:eastAsia="Times New Roman" w:hAnsi="Aptos Narrow" w:cs="Times New Roman"/>
                  <w:color w:val="000000"/>
                  <w:kern w:val="0"/>
                  <w:sz w:val="22"/>
                  <w:szCs w:val="22"/>
                </w:rPr>
                <w:delText>21</w:delText>
              </w:r>
            </w:del>
          </w:p>
        </w:tc>
      </w:tr>
      <w:tr w:rsidR="007D60AC" w:rsidTr="007D60AC">
        <w:trPr>
          <w:trHeight w:val="290"/>
          <w:jc w:val="center"/>
          <w:del w:id="3610" w:author="OpenAI" w:date="2026-10-01T18:07:00Z" w16du:dateUtc="2026-10-02T01:07:00Z"/>
        </w:trPr>
        <w:tc>
          <w:tcPr>
            <w:tcW w:w="1699" w:type="dxa"/>
            <w:vMerge/>
            <w:vAlign w:val="center"/>
          </w:tcPr>
          <w:p w:rsidR="007D60AC" w:rsidRDefault="007D60AC">
            <w:pPr>
              <w:suppressAutoHyphens w:val="0"/>
              <w:spacing w:after="0" w:line="240" w:lineRule="auto"/>
              <w:jc w:val="center"/>
              <w:rPr>
                <w:del w:id="3611" w:author="OpenAI" w:date="2026-10-01T18:07:00Z" w16du:dateUtc="2026-10-02T01:07:00Z"/>
                <w:rFonts w:ascii="Aptos Narrow" w:eastAsia="Times New Roman" w:hAnsi="Aptos Narrow" w:cs="Times New Roman"/>
                <w:color w:val="000000"/>
                <w:sz w:val="22"/>
                <w:szCs w:val="22"/>
              </w:rPr>
            </w:pPr>
          </w:p>
        </w:tc>
        <w:tc>
          <w:tcPr>
            <w:tcW w:w="1601" w:type="dxa"/>
            <w:vMerge/>
            <w:vAlign w:val="center"/>
          </w:tcPr>
          <w:p w:rsidR="007D60AC" w:rsidRDefault="007D60AC">
            <w:pPr>
              <w:suppressAutoHyphens w:val="0"/>
              <w:spacing w:after="0" w:line="240" w:lineRule="auto"/>
              <w:jc w:val="center"/>
              <w:rPr>
                <w:del w:id="3612" w:author="OpenAI" w:date="2026-10-01T18:07:00Z" w16du:dateUtc="2026-10-02T01:07:00Z"/>
                <w:rFonts w:ascii="Aptos Narrow" w:eastAsia="Times New Roman" w:hAnsi="Aptos Narrow" w:cs="Times New Roman"/>
                <w:color w:val="000000"/>
                <w:sz w:val="22"/>
                <w:szCs w:val="22"/>
              </w:rPr>
            </w:pPr>
          </w:p>
        </w:tc>
        <w:tc>
          <w:tcPr>
            <w:tcW w:w="1160" w:type="dxa"/>
            <w:vAlign w:val="center"/>
          </w:tcPr>
          <w:p w:rsidR="007D60AC" w:rsidRDefault="007B1B89">
            <w:pPr>
              <w:suppressAutoHyphens w:val="0"/>
              <w:spacing w:after="0" w:line="240" w:lineRule="auto"/>
              <w:jc w:val="center"/>
              <w:rPr>
                <w:del w:id="3613" w:author="OpenAI" w:date="2026-10-01T18:07:00Z" w16du:dateUtc="2026-10-02T01:07:00Z"/>
                <w:rFonts w:ascii="Aptos Narrow" w:eastAsia="Times New Roman" w:hAnsi="Aptos Narrow" w:cs="Times New Roman"/>
                <w:color w:val="000000"/>
                <w:sz w:val="22"/>
                <w:szCs w:val="22"/>
              </w:rPr>
            </w:pPr>
            <w:del w:id="3614" w:author="OpenAI" w:date="2026-10-01T18:07:00Z" w16du:dateUtc="2026-10-02T01:07:00Z">
              <w:r>
                <w:rPr>
                  <w:rFonts w:ascii="Aptos Narrow" w:eastAsia="Times New Roman" w:hAnsi="Aptos Narrow" w:cs="Times New Roman"/>
                  <w:color w:val="000000"/>
                  <w:kern w:val="0"/>
                  <w:sz w:val="22"/>
                  <w:szCs w:val="22"/>
                </w:rPr>
                <w:delText>10</w:delText>
              </w:r>
            </w:del>
          </w:p>
        </w:tc>
        <w:tc>
          <w:tcPr>
            <w:tcW w:w="2180" w:type="dxa"/>
            <w:vAlign w:val="center"/>
          </w:tcPr>
          <w:p w:rsidR="007D60AC" w:rsidRDefault="007B1B89">
            <w:pPr>
              <w:suppressAutoHyphens w:val="0"/>
              <w:spacing w:after="0" w:line="240" w:lineRule="auto"/>
              <w:jc w:val="center"/>
              <w:rPr>
                <w:del w:id="3615" w:author="OpenAI" w:date="2026-10-01T18:07:00Z" w16du:dateUtc="2026-10-02T01:07:00Z"/>
                <w:rFonts w:ascii="Aptos Narrow" w:eastAsia="Times New Roman" w:hAnsi="Aptos Narrow" w:cs="Times New Roman"/>
                <w:color w:val="000000"/>
                <w:sz w:val="22"/>
                <w:szCs w:val="22"/>
              </w:rPr>
            </w:pPr>
            <w:del w:id="3616" w:author="OpenAI" w:date="2026-10-01T18:07:00Z" w16du:dateUtc="2026-10-02T01:07:00Z">
              <w:r>
                <w:rPr>
                  <w:rFonts w:ascii="Aptos Narrow" w:eastAsia="Times New Roman" w:hAnsi="Aptos Narrow" w:cs="Times New Roman"/>
                  <w:color w:val="000000"/>
                  <w:kern w:val="0"/>
                  <w:sz w:val="22"/>
                  <w:szCs w:val="22"/>
                </w:rPr>
                <w:delText>20</w:delText>
              </w:r>
            </w:del>
          </w:p>
        </w:tc>
      </w:tr>
      <w:tr w:rsidR="007D60AC" w:rsidTr="007D60AC">
        <w:trPr>
          <w:trHeight w:val="290"/>
          <w:jc w:val="center"/>
          <w:del w:id="3617" w:author="OpenAI" w:date="2026-10-01T18:07:00Z" w16du:dateUtc="2026-10-02T01:07:00Z"/>
        </w:trPr>
        <w:tc>
          <w:tcPr>
            <w:tcW w:w="1699" w:type="dxa"/>
            <w:vMerge/>
            <w:vAlign w:val="center"/>
          </w:tcPr>
          <w:p w:rsidR="007D60AC" w:rsidRDefault="007D60AC">
            <w:pPr>
              <w:suppressAutoHyphens w:val="0"/>
              <w:spacing w:after="0" w:line="240" w:lineRule="auto"/>
              <w:jc w:val="center"/>
              <w:rPr>
                <w:del w:id="3618" w:author="OpenAI" w:date="2026-10-01T18:07:00Z" w16du:dateUtc="2026-10-02T01:07:00Z"/>
                <w:rFonts w:ascii="Aptos Narrow" w:eastAsia="Times New Roman" w:hAnsi="Aptos Narrow" w:cs="Times New Roman"/>
                <w:color w:val="000000"/>
                <w:sz w:val="22"/>
                <w:szCs w:val="22"/>
              </w:rPr>
            </w:pPr>
          </w:p>
        </w:tc>
        <w:tc>
          <w:tcPr>
            <w:tcW w:w="1601" w:type="dxa"/>
            <w:vMerge w:val="restart"/>
            <w:vAlign w:val="center"/>
          </w:tcPr>
          <w:p w:rsidR="007D60AC" w:rsidRDefault="007B1B89">
            <w:pPr>
              <w:suppressAutoHyphens w:val="0"/>
              <w:spacing w:after="0" w:line="240" w:lineRule="auto"/>
              <w:jc w:val="center"/>
              <w:rPr>
                <w:del w:id="3619" w:author="OpenAI" w:date="2026-10-01T18:07:00Z" w16du:dateUtc="2026-10-02T01:07:00Z"/>
                <w:rFonts w:ascii="Aptos Narrow" w:eastAsia="Times New Roman" w:hAnsi="Aptos Narrow" w:cs="Times New Roman"/>
                <w:color w:val="000000"/>
                <w:sz w:val="22"/>
                <w:szCs w:val="22"/>
              </w:rPr>
            </w:pPr>
            <w:del w:id="3620" w:author="OpenAI" w:date="2026-10-01T18:07:00Z" w16du:dateUtc="2026-10-02T01:07:00Z">
              <w:r>
                <w:rPr>
                  <w:rFonts w:ascii="Aptos Narrow" w:eastAsia="Times New Roman" w:hAnsi="Aptos Narrow" w:cs="Times New Roman"/>
                  <w:color w:val="000000"/>
                  <w:kern w:val="0"/>
                  <w:sz w:val="22"/>
                  <w:szCs w:val="22"/>
                </w:rPr>
                <w:delText>Pembrolizumab</w:delText>
              </w:r>
            </w:del>
          </w:p>
        </w:tc>
        <w:tc>
          <w:tcPr>
            <w:tcW w:w="1160" w:type="dxa"/>
            <w:vAlign w:val="center"/>
          </w:tcPr>
          <w:p w:rsidR="007D60AC" w:rsidRDefault="007B1B89">
            <w:pPr>
              <w:suppressAutoHyphens w:val="0"/>
              <w:spacing w:after="0" w:line="240" w:lineRule="auto"/>
              <w:jc w:val="center"/>
              <w:rPr>
                <w:del w:id="3621" w:author="OpenAI" w:date="2026-10-01T18:07:00Z" w16du:dateUtc="2026-10-02T01:07:00Z"/>
                <w:rFonts w:ascii="Aptos Narrow" w:eastAsia="Times New Roman" w:hAnsi="Aptos Narrow" w:cs="Times New Roman"/>
                <w:color w:val="000000"/>
                <w:sz w:val="22"/>
                <w:szCs w:val="22"/>
              </w:rPr>
            </w:pPr>
            <w:del w:id="3622" w:author="OpenAI" w:date="2026-10-01T18:07:00Z" w16du:dateUtc="2026-10-02T01:07:00Z">
              <w:r>
                <w:rPr>
                  <w:rFonts w:ascii="Aptos Narrow" w:eastAsia="Times New Roman" w:hAnsi="Aptos Narrow" w:cs="Times New Roman"/>
                  <w:color w:val="000000"/>
                  <w:kern w:val="0"/>
                  <w:sz w:val="22"/>
                  <w:szCs w:val="22"/>
                </w:rPr>
                <w:delText>0.3</w:delText>
              </w:r>
            </w:del>
          </w:p>
        </w:tc>
        <w:tc>
          <w:tcPr>
            <w:tcW w:w="2180" w:type="dxa"/>
            <w:vAlign w:val="center"/>
          </w:tcPr>
          <w:p w:rsidR="007D60AC" w:rsidRDefault="007B1B89">
            <w:pPr>
              <w:suppressAutoHyphens w:val="0"/>
              <w:spacing w:after="0" w:line="240" w:lineRule="auto"/>
              <w:jc w:val="center"/>
              <w:rPr>
                <w:del w:id="3623" w:author="OpenAI" w:date="2026-10-01T18:07:00Z" w16du:dateUtc="2026-10-02T01:07:00Z"/>
                <w:rFonts w:ascii="Aptos Narrow" w:eastAsia="Times New Roman" w:hAnsi="Aptos Narrow" w:cs="Times New Roman"/>
                <w:color w:val="000000"/>
                <w:sz w:val="22"/>
                <w:szCs w:val="22"/>
              </w:rPr>
            </w:pPr>
            <w:del w:id="3624" w:author="OpenAI" w:date="2026-10-01T18:07:00Z" w16du:dateUtc="2026-10-02T01:07:00Z">
              <w:r>
                <w:rPr>
                  <w:rFonts w:ascii="Aptos Narrow" w:eastAsia="Times New Roman" w:hAnsi="Aptos Narrow" w:cs="Times New Roman"/>
                  <w:color w:val="000000"/>
                  <w:kern w:val="0"/>
                  <w:sz w:val="22"/>
                  <w:szCs w:val="22"/>
                </w:rPr>
                <w:delText>28</w:delText>
              </w:r>
            </w:del>
          </w:p>
        </w:tc>
      </w:tr>
      <w:tr w:rsidR="007D60AC" w:rsidTr="007D60AC">
        <w:trPr>
          <w:trHeight w:val="290"/>
          <w:jc w:val="center"/>
          <w:del w:id="3625" w:author="OpenAI" w:date="2026-10-01T18:07:00Z" w16du:dateUtc="2026-10-02T01:07:00Z"/>
        </w:trPr>
        <w:tc>
          <w:tcPr>
            <w:tcW w:w="1699" w:type="dxa"/>
            <w:vMerge/>
            <w:vAlign w:val="center"/>
          </w:tcPr>
          <w:p w:rsidR="007D60AC" w:rsidRDefault="007D60AC">
            <w:pPr>
              <w:suppressAutoHyphens w:val="0"/>
              <w:spacing w:after="0" w:line="240" w:lineRule="auto"/>
              <w:jc w:val="center"/>
              <w:rPr>
                <w:del w:id="3626" w:author="OpenAI" w:date="2026-10-01T18:07:00Z" w16du:dateUtc="2026-10-02T01:07:00Z"/>
                <w:rFonts w:ascii="Aptos Narrow" w:eastAsia="Times New Roman" w:hAnsi="Aptos Narrow" w:cs="Times New Roman"/>
                <w:color w:val="000000"/>
                <w:sz w:val="22"/>
                <w:szCs w:val="22"/>
              </w:rPr>
            </w:pPr>
          </w:p>
        </w:tc>
        <w:tc>
          <w:tcPr>
            <w:tcW w:w="1601" w:type="dxa"/>
            <w:vMerge/>
            <w:vAlign w:val="center"/>
          </w:tcPr>
          <w:p w:rsidR="007D60AC" w:rsidRDefault="007D60AC">
            <w:pPr>
              <w:suppressAutoHyphens w:val="0"/>
              <w:spacing w:after="0" w:line="240" w:lineRule="auto"/>
              <w:jc w:val="center"/>
              <w:rPr>
                <w:del w:id="3627" w:author="OpenAI" w:date="2026-10-01T18:07:00Z" w16du:dateUtc="2026-10-02T01:07:00Z"/>
                <w:rFonts w:ascii="Aptos Narrow" w:eastAsia="Times New Roman" w:hAnsi="Aptos Narrow" w:cs="Times New Roman"/>
                <w:color w:val="000000"/>
                <w:sz w:val="22"/>
                <w:szCs w:val="22"/>
              </w:rPr>
            </w:pPr>
          </w:p>
        </w:tc>
        <w:tc>
          <w:tcPr>
            <w:tcW w:w="1160" w:type="dxa"/>
            <w:vAlign w:val="center"/>
          </w:tcPr>
          <w:p w:rsidR="007D60AC" w:rsidRDefault="007B1B89">
            <w:pPr>
              <w:suppressAutoHyphens w:val="0"/>
              <w:spacing w:after="0" w:line="240" w:lineRule="auto"/>
              <w:jc w:val="center"/>
              <w:rPr>
                <w:del w:id="3628" w:author="OpenAI" w:date="2026-10-01T18:07:00Z" w16du:dateUtc="2026-10-02T01:07:00Z"/>
                <w:rFonts w:ascii="Aptos Narrow" w:eastAsia="Times New Roman" w:hAnsi="Aptos Narrow" w:cs="Times New Roman"/>
                <w:color w:val="000000"/>
                <w:sz w:val="22"/>
                <w:szCs w:val="22"/>
              </w:rPr>
            </w:pPr>
            <w:del w:id="3629" w:author="OpenAI" w:date="2026-10-01T18:07:00Z" w16du:dateUtc="2026-10-02T01:07:00Z">
              <w:r>
                <w:rPr>
                  <w:rFonts w:ascii="Aptos Narrow" w:eastAsia="Times New Roman" w:hAnsi="Aptos Narrow" w:cs="Times New Roman"/>
                  <w:color w:val="000000"/>
                  <w:kern w:val="0"/>
                  <w:sz w:val="22"/>
                  <w:szCs w:val="22"/>
                </w:rPr>
                <w:delText>3</w:delText>
              </w:r>
            </w:del>
          </w:p>
        </w:tc>
        <w:tc>
          <w:tcPr>
            <w:tcW w:w="2180" w:type="dxa"/>
            <w:vAlign w:val="center"/>
          </w:tcPr>
          <w:p w:rsidR="007D60AC" w:rsidRDefault="007B1B89">
            <w:pPr>
              <w:suppressAutoHyphens w:val="0"/>
              <w:spacing w:after="0" w:line="240" w:lineRule="auto"/>
              <w:jc w:val="center"/>
              <w:rPr>
                <w:del w:id="3630" w:author="OpenAI" w:date="2026-10-01T18:07:00Z" w16du:dateUtc="2026-10-02T01:07:00Z"/>
                <w:rFonts w:ascii="Aptos Narrow" w:eastAsia="Times New Roman" w:hAnsi="Aptos Narrow" w:cs="Times New Roman"/>
                <w:color w:val="000000"/>
                <w:sz w:val="22"/>
                <w:szCs w:val="22"/>
              </w:rPr>
            </w:pPr>
            <w:del w:id="3631" w:author="OpenAI" w:date="2026-10-01T18:07:00Z" w16du:dateUtc="2026-10-02T01:07:00Z">
              <w:r>
                <w:rPr>
                  <w:rFonts w:ascii="Aptos Narrow" w:eastAsia="Times New Roman" w:hAnsi="Aptos Narrow" w:cs="Times New Roman"/>
                  <w:color w:val="000000"/>
                  <w:kern w:val="0"/>
                  <w:sz w:val="22"/>
                  <w:szCs w:val="22"/>
                </w:rPr>
                <w:delText>59</w:delText>
              </w:r>
            </w:del>
          </w:p>
        </w:tc>
      </w:tr>
      <w:tr w:rsidR="007D60AC" w:rsidTr="007D60AC">
        <w:trPr>
          <w:trHeight w:val="290"/>
          <w:jc w:val="center"/>
          <w:del w:id="3632" w:author="OpenAI" w:date="2026-10-01T18:07:00Z" w16du:dateUtc="2026-10-02T01:07:00Z"/>
        </w:trPr>
        <w:tc>
          <w:tcPr>
            <w:tcW w:w="1699" w:type="dxa"/>
            <w:vMerge/>
            <w:vAlign w:val="center"/>
          </w:tcPr>
          <w:p w:rsidR="007D60AC" w:rsidRDefault="007D60AC">
            <w:pPr>
              <w:suppressAutoHyphens w:val="0"/>
              <w:spacing w:after="0" w:line="240" w:lineRule="auto"/>
              <w:jc w:val="center"/>
              <w:rPr>
                <w:del w:id="3633" w:author="OpenAI" w:date="2026-10-01T18:07:00Z" w16du:dateUtc="2026-10-02T01:07:00Z"/>
                <w:rFonts w:ascii="Aptos Narrow" w:eastAsia="Times New Roman" w:hAnsi="Aptos Narrow" w:cs="Times New Roman"/>
                <w:color w:val="000000"/>
                <w:sz w:val="22"/>
                <w:szCs w:val="22"/>
              </w:rPr>
            </w:pPr>
          </w:p>
        </w:tc>
        <w:tc>
          <w:tcPr>
            <w:tcW w:w="1601" w:type="dxa"/>
            <w:vMerge/>
            <w:vAlign w:val="center"/>
          </w:tcPr>
          <w:p w:rsidR="007D60AC" w:rsidRDefault="007D60AC">
            <w:pPr>
              <w:suppressAutoHyphens w:val="0"/>
              <w:spacing w:after="0" w:line="240" w:lineRule="auto"/>
              <w:jc w:val="center"/>
              <w:rPr>
                <w:del w:id="3634" w:author="OpenAI" w:date="2026-10-01T18:07:00Z" w16du:dateUtc="2026-10-02T01:07:00Z"/>
                <w:rFonts w:ascii="Aptos Narrow" w:eastAsia="Times New Roman" w:hAnsi="Aptos Narrow" w:cs="Times New Roman"/>
                <w:color w:val="000000"/>
                <w:sz w:val="22"/>
                <w:szCs w:val="22"/>
              </w:rPr>
            </w:pPr>
          </w:p>
        </w:tc>
        <w:tc>
          <w:tcPr>
            <w:tcW w:w="1160" w:type="dxa"/>
            <w:vAlign w:val="center"/>
          </w:tcPr>
          <w:p w:rsidR="007D60AC" w:rsidRDefault="007B1B89">
            <w:pPr>
              <w:suppressAutoHyphens w:val="0"/>
              <w:spacing w:after="0" w:line="240" w:lineRule="auto"/>
              <w:jc w:val="center"/>
              <w:rPr>
                <w:del w:id="3635" w:author="OpenAI" w:date="2026-10-01T18:07:00Z" w16du:dateUtc="2026-10-02T01:07:00Z"/>
                <w:rFonts w:ascii="Aptos Narrow" w:eastAsia="Times New Roman" w:hAnsi="Aptos Narrow" w:cs="Times New Roman"/>
                <w:color w:val="000000"/>
                <w:sz w:val="22"/>
                <w:szCs w:val="22"/>
              </w:rPr>
            </w:pPr>
            <w:del w:id="3636" w:author="OpenAI" w:date="2026-10-01T18:07:00Z" w16du:dateUtc="2026-10-02T01:07:00Z">
              <w:r>
                <w:rPr>
                  <w:rFonts w:ascii="Aptos Narrow" w:eastAsia="Times New Roman" w:hAnsi="Aptos Narrow" w:cs="Times New Roman"/>
                  <w:color w:val="000000"/>
                  <w:kern w:val="0"/>
                  <w:sz w:val="22"/>
                  <w:szCs w:val="22"/>
                </w:rPr>
                <w:delText>30</w:delText>
              </w:r>
            </w:del>
          </w:p>
        </w:tc>
        <w:tc>
          <w:tcPr>
            <w:tcW w:w="2180" w:type="dxa"/>
            <w:vAlign w:val="center"/>
          </w:tcPr>
          <w:p w:rsidR="007D60AC" w:rsidRDefault="007B1B89">
            <w:pPr>
              <w:suppressAutoHyphens w:val="0"/>
              <w:spacing w:after="0" w:line="240" w:lineRule="auto"/>
              <w:jc w:val="center"/>
              <w:rPr>
                <w:del w:id="3637" w:author="OpenAI" w:date="2026-10-01T18:07:00Z" w16du:dateUtc="2026-10-02T01:07:00Z"/>
                <w:rFonts w:ascii="Aptos Narrow" w:eastAsia="Times New Roman" w:hAnsi="Aptos Narrow" w:cs="Times New Roman"/>
                <w:color w:val="000000"/>
                <w:sz w:val="22"/>
                <w:szCs w:val="22"/>
              </w:rPr>
            </w:pPr>
            <w:del w:id="3638" w:author="OpenAI" w:date="2026-10-01T18:07:00Z" w16du:dateUtc="2026-10-02T01:07:00Z">
              <w:r>
                <w:rPr>
                  <w:rFonts w:ascii="Aptos Narrow" w:eastAsia="Times New Roman" w:hAnsi="Aptos Narrow" w:cs="Times New Roman"/>
                  <w:color w:val="000000"/>
                  <w:kern w:val="0"/>
                  <w:sz w:val="22"/>
                  <w:szCs w:val="22"/>
                </w:rPr>
                <w:delText>38</w:delText>
              </w:r>
            </w:del>
          </w:p>
        </w:tc>
      </w:tr>
      <w:tr w:rsidR="007D60AC" w:rsidTr="007D60AC">
        <w:trPr>
          <w:trHeight w:val="290"/>
          <w:jc w:val="center"/>
          <w:del w:id="3639" w:author="OpenAI" w:date="2026-10-01T18:07:00Z" w16du:dateUtc="2026-10-02T01:07:00Z"/>
        </w:trPr>
        <w:tc>
          <w:tcPr>
            <w:tcW w:w="1699" w:type="dxa"/>
            <w:vMerge/>
            <w:vAlign w:val="center"/>
          </w:tcPr>
          <w:p w:rsidR="007D60AC" w:rsidRDefault="007D60AC">
            <w:pPr>
              <w:suppressAutoHyphens w:val="0"/>
              <w:spacing w:after="0" w:line="240" w:lineRule="auto"/>
              <w:jc w:val="center"/>
              <w:rPr>
                <w:del w:id="3640" w:author="OpenAI" w:date="2026-10-01T18:07:00Z" w16du:dateUtc="2026-10-02T01:07:00Z"/>
                <w:rFonts w:ascii="Aptos Narrow" w:eastAsia="Times New Roman" w:hAnsi="Aptos Narrow" w:cs="Times New Roman"/>
                <w:color w:val="000000"/>
                <w:sz w:val="22"/>
                <w:szCs w:val="22"/>
              </w:rPr>
            </w:pPr>
          </w:p>
        </w:tc>
        <w:tc>
          <w:tcPr>
            <w:tcW w:w="1601" w:type="dxa"/>
            <w:vAlign w:val="center"/>
          </w:tcPr>
          <w:p w:rsidR="007D60AC" w:rsidRDefault="007B1B89">
            <w:pPr>
              <w:suppressAutoHyphens w:val="0"/>
              <w:spacing w:after="0" w:line="240" w:lineRule="auto"/>
              <w:jc w:val="center"/>
              <w:rPr>
                <w:del w:id="3641" w:author="OpenAI" w:date="2026-10-01T18:07:00Z" w16du:dateUtc="2026-10-02T01:07:00Z"/>
                <w:rFonts w:ascii="Aptos Narrow" w:eastAsia="Times New Roman" w:hAnsi="Aptos Narrow" w:cs="Times New Roman"/>
                <w:color w:val="000000"/>
                <w:sz w:val="22"/>
                <w:szCs w:val="22"/>
              </w:rPr>
            </w:pPr>
            <w:del w:id="3642" w:author="OpenAI" w:date="2026-10-01T18:07:00Z" w16du:dateUtc="2026-10-02T01:07:00Z">
              <w:r>
                <w:rPr>
                  <w:rFonts w:ascii="Aptos Narrow" w:eastAsia="Times New Roman" w:hAnsi="Aptos Narrow" w:cs="Times New Roman"/>
                  <w:color w:val="000000"/>
                  <w:kern w:val="0"/>
                  <w:sz w:val="22"/>
                  <w:szCs w:val="22"/>
                </w:rPr>
                <w:delText>Tocilizumab</w:delText>
              </w:r>
            </w:del>
          </w:p>
        </w:tc>
        <w:tc>
          <w:tcPr>
            <w:tcW w:w="1160" w:type="dxa"/>
            <w:vAlign w:val="center"/>
          </w:tcPr>
          <w:p w:rsidR="007D60AC" w:rsidRDefault="007B1B89">
            <w:pPr>
              <w:suppressAutoHyphens w:val="0"/>
              <w:spacing w:after="0" w:line="240" w:lineRule="auto"/>
              <w:jc w:val="center"/>
              <w:rPr>
                <w:del w:id="3643" w:author="OpenAI" w:date="2026-10-01T18:07:00Z" w16du:dateUtc="2026-10-02T01:07:00Z"/>
                <w:rFonts w:ascii="Aptos Narrow" w:eastAsia="Times New Roman" w:hAnsi="Aptos Narrow" w:cs="Times New Roman"/>
                <w:color w:val="000000"/>
                <w:sz w:val="22"/>
                <w:szCs w:val="22"/>
              </w:rPr>
            </w:pPr>
            <w:del w:id="3644" w:author="OpenAI" w:date="2026-10-01T18:07:00Z" w16du:dateUtc="2026-10-02T01:07:00Z">
              <w:r>
                <w:rPr>
                  <w:rFonts w:ascii="Aptos Narrow" w:eastAsia="Times New Roman" w:hAnsi="Aptos Narrow" w:cs="Times New Roman"/>
                  <w:color w:val="000000"/>
                  <w:kern w:val="0"/>
                  <w:sz w:val="22"/>
                  <w:szCs w:val="22"/>
                </w:rPr>
                <w:delText>10</w:delText>
              </w:r>
            </w:del>
          </w:p>
        </w:tc>
        <w:tc>
          <w:tcPr>
            <w:tcW w:w="2180" w:type="dxa"/>
            <w:vAlign w:val="center"/>
          </w:tcPr>
          <w:p w:rsidR="007D60AC" w:rsidRDefault="007B1B89">
            <w:pPr>
              <w:suppressAutoHyphens w:val="0"/>
              <w:spacing w:after="0" w:line="240" w:lineRule="auto"/>
              <w:jc w:val="center"/>
              <w:rPr>
                <w:del w:id="3645" w:author="OpenAI" w:date="2026-10-01T18:07:00Z" w16du:dateUtc="2026-10-02T01:07:00Z"/>
                <w:rFonts w:ascii="Aptos Narrow" w:eastAsia="Times New Roman" w:hAnsi="Aptos Narrow" w:cs="Times New Roman"/>
                <w:color w:val="000000"/>
                <w:sz w:val="22"/>
                <w:szCs w:val="22"/>
              </w:rPr>
            </w:pPr>
            <w:del w:id="3646" w:author="OpenAI" w:date="2026-10-01T18:07:00Z" w16du:dateUtc="2026-10-02T01:07:00Z">
              <w:r>
                <w:rPr>
                  <w:rFonts w:ascii="Aptos Narrow" w:eastAsia="Times New Roman" w:hAnsi="Aptos Narrow" w:cs="Times New Roman"/>
                  <w:color w:val="000000"/>
                  <w:kern w:val="0"/>
                  <w:sz w:val="22"/>
                  <w:szCs w:val="22"/>
                </w:rPr>
                <w:delText>15</w:delText>
              </w:r>
            </w:del>
          </w:p>
        </w:tc>
      </w:tr>
      <w:tr w:rsidR="007D60AC" w:rsidTr="007D60AC">
        <w:trPr>
          <w:trHeight w:val="290"/>
          <w:jc w:val="center"/>
          <w:del w:id="3647" w:author="OpenAI" w:date="2026-10-01T18:07:00Z" w16du:dateUtc="2026-10-02T01:07:00Z"/>
        </w:trPr>
        <w:tc>
          <w:tcPr>
            <w:tcW w:w="1699" w:type="dxa"/>
            <w:vMerge w:val="restart"/>
            <w:vAlign w:val="center"/>
          </w:tcPr>
          <w:p w:rsidR="007D60AC" w:rsidRDefault="007B1B89">
            <w:pPr>
              <w:suppressAutoHyphens w:val="0"/>
              <w:spacing w:after="0" w:line="240" w:lineRule="auto"/>
              <w:jc w:val="center"/>
              <w:rPr>
                <w:del w:id="3648" w:author="OpenAI" w:date="2026-10-01T18:07:00Z" w16du:dateUtc="2026-10-02T01:07:00Z"/>
                <w:rFonts w:ascii="Aptos Narrow" w:eastAsia="Times New Roman" w:hAnsi="Aptos Narrow" w:cs="Times New Roman"/>
                <w:color w:val="000000"/>
                <w:sz w:val="22"/>
                <w:szCs w:val="22"/>
              </w:rPr>
            </w:pPr>
            <w:del w:id="3649" w:author="OpenAI" w:date="2026-10-01T18:07:00Z" w16du:dateUtc="2026-10-02T01:07:00Z">
              <w:r>
                <w:rPr>
                  <w:rFonts w:ascii="Aptos Narrow" w:eastAsia="Times New Roman" w:hAnsi="Aptos Narrow" w:cs="Times New Roman"/>
                  <w:color w:val="000000"/>
                  <w:kern w:val="0"/>
                  <w:sz w:val="22"/>
                  <w:szCs w:val="22"/>
                </w:rPr>
                <w:delText>Human</w:delText>
              </w:r>
            </w:del>
          </w:p>
        </w:tc>
        <w:tc>
          <w:tcPr>
            <w:tcW w:w="1601" w:type="dxa"/>
            <w:vMerge w:val="restart"/>
            <w:vAlign w:val="center"/>
          </w:tcPr>
          <w:p w:rsidR="007D60AC" w:rsidRDefault="007B1B89">
            <w:pPr>
              <w:suppressAutoHyphens w:val="0"/>
              <w:spacing w:after="0" w:line="240" w:lineRule="auto"/>
              <w:jc w:val="center"/>
              <w:rPr>
                <w:del w:id="3650" w:author="OpenAI" w:date="2026-10-01T18:07:00Z" w16du:dateUtc="2026-10-02T01:07:00Z"/>
                <w:rFonts w:ascii="Aptos Narrow" w:eastAsia="Times New Roman" w:hAnsi="Aptos Narrow" w:cs="Times New Roman"/>
                <w:color w:val="000000"/>
                <w:sz w:val="22"/>
                <w:szCs w:val="22"/>
              </w:rPr>
            </w:pPr>
            <w:del w:id="3651" w:author="OpenAI" w:date="2026-10-01T18:07:00Z" w16du:dateUtc="2026-10-02T01:07:00Z">
              <w:r>
                <w:rPr>
                  <w:rFonts w:ascii="Aptos Narrow" w:eastAsia="Times New Roman" w:hAnsi="Aptos Narrow" w:cs="Times New Roman"/>
                  <w:color w:val="000000"/>
                  <w:kern w:val="0"/>
                  <w:sz w:val="22"/>
                  <w:szCs w:val="22"/>
                </w:rPr>
                <w:delText>Adalimumab</w:delText>
              </w:r>
            </w:del>
          </w:p>
        </w:tc>
        <w:tc>
          <w:tcPr>
            <w:tcW w:w="1160" w:type="dxa"/>
            <w:vAlign w:val="center"/>
          </w:tcPr>
          <w:p w:rsidR="007D60AC" w:rsidRDefault="007B1B89">
            <w:pPr>
              <w:suppressAutoHyphens w:val="0"/>
              <w:spacing w:after="0" w:line="240" w:lineRule="auto"/>
              <w:jc w:val="center"/>
              <w:rPr>
                <w:del w:id="3652" w:author="OpenAI" w:date="2026-10-01T18:07:00Z" w16du:dateUtc="2026-10-02T01:07:00Z"/>
                <w:rFonts w:ascii="Aptos Narrow" w:eastAsia="Times New Roman" w:hAnsi="Aptos Narrow" w:cs="Times New Roman"/>
                <w:color w:val="000000"/>
                <w:sz w:val="22"/>
                <w:szCs w:val="22"/>
              </w:rPr>
            </w:pPr>
            <w:del w:id="3653" w:author="OpenAI" w:date="2026-10-01T18:07:00Z" w16du:dateUtc="2026-10-02T01:07:00Z">
              <w:r>
                <w:rPr>
                  <w:rFonts w:ascii="Aptos Narrow" w:eastAsia="Times New Roman" w:hAnsi="Aptos Narrow" w:cs="Times New Roman"/>
                  <w:color w:val="000000"/>
                  <w:kern w:val="0"/>
                  <w:sz w:val="22"/>
                  <w:szCs w:val="22"/>
                </w:rPr>
                <w:delText>0.5</w:delText>
              </w:r>
            </w:del>
          </w:p>
        </w:tc>
        <w:tc>
          <w:tcPr>
            <w:tcW w:w="2180" w:type="dxa"/>
            <w:vAlign w:val="center"/>
          </w:tcPr>
          <w:p w:rsidR="007D60AC" w:rsidRDefault="007B1B89">
            <w:pPr>
              <w:suppressAutoHyphens w:val="0"/>
              <w:spacing w:after="0" w:line="240" w:lineRule="auto"/>
              <w:jc w:val="center"/>
              <w:rPr>
                <w:del w:id="3654" w:author="OpenAI" w:date="2026-10-01T18:07:00Z" w16du:dateUtc="2026-10-02T01:07:00Z"/>
                <w:rFonts w:ascii="Aptos Narrow" w:eastAsia="Times New Roman" w:hAnsi="Aptos Narrow" w:cs="Times New Roman"/>
                <w:color w:val="000000"/>
                <w:sz w:val="22"/>
                <w:szCs w:val="22"/>
              </w:rPr>
            </w:pPr>
            <w:del w:id="3655" w:author="OpenAI" w:date="2026-10-01T18:07:00Z" w16du:dateUtc="2026-10-02T01:07:00Z">
              <w:r>
                <w:rPr>
                  <w:rFonts w:ascii="Aptos Narrow" w:eastAsia="Times New Roman" w:hAnsi="Aptos Narrow" w:cs="Times New Roman"/>
                  <w:color w:val="000000"/>
                  <w:kern w:val="0"/>
                  <w:sz w:val="22"/>
                  <w:szCs w:val="22"/>
                </w:rPr>
                <w:delText>25</w:delText>
              </w:r>
            </w:del>
          </w:p>
        </w:tc>
      </w:tr>
      <w:tr w:rsidR="007D60AC" w:rsidTr="007D60AC">
        <w:trPr>
          <w:trHeight w:val="290"/>
          <w:jc w:val="center"/>
          <w:del w:id="3656" w:author="OpenAI" w:date="2026-10-01T18:07:00Z" w16du:dateUtc="2026-10-02T01:07:00Z"/>
        </w:trPr>
        <w:tc>
          <w:tcPr>
            <w:tcW w:w="1699" w:type="dxa"/>
            <w:vMerge/>
            <w:vAlign w:val="center"/>
          </w:tcPr>
          <w:p w:rsidR="007D60AC" w:rsidRDefault="007D60AC">
            <w:pPr>
              <w:suppressAutoHyphens w:val="0"/>
              <w:spacing w:after="0" w:line="240" w:lineRule="auto"/>
              <w:jc w:val="center"/>
              <w:rPr>
                <w:del w:id="3657" w:author="OpenAI" w:date="2026-10-01T18:07:00Z" w16du:dateUtc="2026-10-02T01:07:00Z"/>
                <w:rFonts w:ascii="Aptos Narrow" w:eastAsia="Times New Roman" w:hAnsi="Aptos Narrow" w:cs="Times New Roman"/>
                <w:color w:val="000000"/>
                <w:sz w:val="22"/>
                <w:szCs w:val="22"/>
              </w:rPr>
            </w:pPr>
          </w:p>
        </w:tc>
        <w:tc>
          <w:tcPr>
            <w:tcW w:w="1601" w:type="dxa"/>
            <w:vMerge/>
            <w:vAlign w:val="center"/>
          </w:tcPr>
          <w:p w:rsidR="007D60AC" w:rsidRDefault="007D60AC">
            <w:pPr>
              <w:suppressAutoHyphens w:val="0"/>
              <w:spacing w:after="0" w:line="240" w:lineRule="auto"/>
              <w:jc w:val="center"/>
              <w:rPr>
                <w:del w:id="3658" w:author="OpenAI" w:date="2026-10-01T18:07:00Z" w16du:dateUtc="2026-10-02T01:07:00Z"/>
                <w:rFonts w:ascii="Aptos Narrow" w:eastAsia="Times New Roman" w:hAnsi="Aptos Narrow" w:cs="Times New Roman"/>
                <w:color w:val="000000"/>
                <w:sz w:val="22"/>
                <w:szCs w:val="22"/>
              </w:rPr>
            </w:pPr>
          </w:p>
        </w:tc>
        <w:tc>
          <w:tcPr>
            <w:tcW w:w="1160" w:type="dxa"/>
            <w:vAlign w:val="center"/>
          </w:tcPr>
          <w:p w:rsidR="007D60AC" w:rsidRDefault="007B1B89">
            <w:pPr>
              <w:suppressAutoHyphens w:val="0"/>
              <w:spacing w:after="0" w:line="240" w:lineRule="auto"/>
              <w:jc w:val="center"/>
              <w:rPr>
                <w:del w:id="3659" w:author="OpenAI" w:date="2026-10-01T18:07:00Z" w16du:dateUtc="2026-10-02T01:07:00Z"/>
                <w:rFonts w:ascii="Aptos Narrow" w:eastAsia="Times New Roman" w:hAnsi="Aptos Narrow" w:cs="Times New Roman"/>
                <w:color w:val="000000"/>
                <w:sz w:val="22"/>
                <w:szCs w:val="22"/>
              </w:rPr>
            </w:pPr>
            <w:del w:id="3660" w:author="OpenAI" w:date="2026-10-01T18:07:00Z" w16du:dateUtc="2026-10-02T01:07:00Z">
              <w:r>
                <w:rPr>
                  <w:rFonts w:ascii="Aptos Narrow" w:eastAsia="Times New Roman" w:hAnsi="Aptos Narrow" w:cs="Times New Roman"/>
                  <w:color w:val="000000"/>
                  <w:kern w:val="0"/>
                  <w:sz w:val="22"/>
                  <w:szCs w:val="22"/>
                </w:rPr>
                <w:delText>1</w:delText>
              </w:r>
            </w:del>
          </w:p>
        </w:tc>
        <w:tc>
          <w:tcPr>
            <w:tcW w:w="2180" w:type="dxa"/>
            <w:vAlign w:val="center"/>
          </w:tcPr>
          <w:p w:rsidR="007D60AC" w:rsidRDefault="007B1B89">
            <w:pPr>
              <w:suppressAutoHyphens w:val="0"/>
              <w:spacing w:after="0" w:line="240" w:lineRule="auto"/>
              <w:jc w:val="center"/>
              <w:rPr>
                <w:del w:id="3661" w:author="OpenAI" w:date="2026-10-01T18:07:00Z" w16du:dateUtc="2026-10-02T01:07:00Z"/>
                <w:rFonts w:ascii="Aptos Narrow" w:eastAsia="Times New Roman" w:hAnsi="Aptos Narrow" w:cs="Times New Roman"/>
                <w:color w:val="000000"/>
                <w:sz w:val="22"/>
                <w:szCs w:val="22"/>
              </w:rPr>
            </w:pPr>
            <w:del w:id="3662" w:author="OpenAI" w:date="2026-10-01T18:07:00Z" w16du:dateUtc="2026-10-02T01:07:00Z">
              <w:r>
                <w:rPr>
                  <w:rFonts w:ascii="Aptos Narrow" w:eastAsia="Times New Roman" w:hAnsi="Aptos Narrow" w:cs="Times New Roman"/>
                  <w:color w:val="000000"/>
                  <w:kern w:val="0"/>
                  <w:sz w:val="22"/>
                  <w:szCs w:val="22"/>
                </w:rPr>
                <w:delText>30</w:delText>
              </w:r>
            </w:del>
          </w:p>
        </w:tc>
      </w:tr>
      <w:tr w:rsidR="007D60AC" w:rsidTr="007D60AC">
        <w:trPr>
          <w:trHeight w:val="290"/>
          <w:jc w:val="center"/>
          <w:del w:id="3663" w:author="OpenAI" w:date="2026-10-01T18:07:00Z" w16du:dateUtc="2026-10-02T01:07:00Z"/>
        </w:trPr>
        <w:tc>
          <w:tcPr>
            <w:tcW w:w="1699" w:type="dxa"/>
            <w:vMerge/>
            <w:vAlign w:val="center"/>
          </w:tcPr>
          <w:p w:rsidR="007D60AC" w:rsidRDefault="007D60AC">
            <w:pPr>
              <w:suppressAutoHyphens w:val="0"/>
              <w:spacing w:after="0" w:line="240" w:lineRule="auto"/>
              <w:jc w:val="center"/>
              <w:rPr>
                <w:del w:id="3664" w:author="OpenAI" w:date="2026-10-01T18:07:00Z" w16du:dateUtc="2026-10-02T01:07:00Z"/>
                <w:rFonts w:ascii="Aptos Narrow" w:eastAsia="Times New Roman" w:hAnsi="Aptos Narrow" w:cs="Times New Roman"/>
                <w:color w:val="000000"/>
                <w:sz w:val="22"/>
                <w:szCs w:val="22"/>
              </w:rPr>
            </w:pPr>
          </w:p>
        </w:tc>
        <w:tc>
          <w:tcPr>
            <w:tcW w:w="1601" w:type="dxa"/>
            <w:vMerge/>
            <w:vAlign w:val="center"/>
          </w:tcPr>
          <w:p w:rsidR="007D60AC" w:rsidRDefault="007D60AC">
            <w:pPr>
              <w:suppressAutoHyphens w:val="0"/>
              <w:spacing w:after="0" w:line="240" w:lineRule="auto"/>
              <w:jc w:val="center"/>
              <w:rPr>
                <w:del w:id="3665" w:author="OpenAI" w:date="2026-10-01T18:07:00Z" w16du:dateUtc="2026-10-02T01:07:00Z"/>
                <w:rFonts w:ascii="Aptos Narrow" w:eastAsia="Times New Roman" w:hAnsi="Aptos Narrow" w:cs="Times New Roman"/>
                <w:color w:val="000000"/>
                <w:sz w:val="22"/>
                <w:szCs w:val="22"/>
              </w:rPr>
            </w:pPr>
          </w:p>
        </w:tc>
        <w:tc>
          <w:tcPr>
            <w:tcW w:w="1160" w:type="dxa"/>
            <w:vAlign w:val="center"/>
          </w:tcPr>
          <w:p w:rsidR="007D60AC" w:rsidRDefault="007B1B89">
            <w:pPr>
              <w:suppressAutoHyphens w:val="0"/>
              <w:spacing w:after="0" w:line="240" w:lineRule="auto"/>
              <w:jc w:val="center"/>
              <w:rPr>
                <w:del w:id="3666" w:author="OpenAI" w:date="2026-10-01T18:07:00Z" w16du:dateUtc="2026-10-02T01:07:00Z"/>
                <w:rFonts w:ascii="Aptos Narrow" w:eastAsia="Times New Roman" w:hAnsi="Aptos Narrow" w:cs="Times New Roman"/>
                <w:color w:val="000000"/>
                <w:sz w:val="22"/>
                <w:szCs w:val="22"/>
              </w:rPr>
            </w:pPr>
            <w:del w:id="3667" w:author="OpenAI" w:date="2026-10-01T18:07:00Z" w16du:dateUtc="2026-10-02T01:07:00Z">
              <w:r>
                <w:rPr>
                  <w:rFonts w:ascii="Aptos Narrow" w:eastAsia="Times New Roman" w:hAnsi="Aptos Narrow" w:cs="Times New Roman"/>
                  <w:color w:val="000000"/>
                  <w:kern w:val="0"/>
                  <w:sz w:val="22"/>
                  <w:szCs w:val="22"/>
                </w:rPr>
                <w:delText>3</w:delText>
              </w:r>
            </w:del>
          </w:p>
        </w:tc>
        <w:tc>
          <w:tcPr>
            <w:tcW w:w="2180" w:type="dxa"/>
            <w:vAlign w:val="center"/>
          </w:tcPr>
          <w:p w:rsidR="007D60AC" w:rsidRDefault="007B1B89">
            <w:pPr>
              <w:suppressAutoHyphens w:val="0"/>
              <w:spacing w:after="0" w:line="240" w:lineRule="auto"/>
              <w:jc w:val="center"/>
              <w:rPr>
                <w:del w:id="3668" w:author="OpenAI" w:date="2026-10-01T18:07:00Z" w16du:dateUtc="2026-10-02T01:07:00Z"/>
                <w:rFonts w:ascii="Aptos Narrow" w:eastAsia="Times New Roman" w:hAnsi="Aptos Narrow" w:cs="Times New Roman"/>
                <w:color w:val="000000"/>
                <w:sz w:val="22"/>
                <w:szCs w:val="22"/>
              </w:rPr>
            </w:pPr>
            <w:del w:id="3669" w:author="OpenAI" w:date="2026-10-01T18:07:00Z" w16du:dateUtc="2026-10-02T01:07:00Z">
              <w:r>
                <w:rPr>
                  <w:rFonts w:ascii="Aptos Narrow" w:eastAsia="Times New Roman" w:hAnsi="Aptos Narrow" w:cs="Times New Roman"/>
                  <w:color w:val="000000"/>
                  <w:kern w:val="0"/>
                  <w:sz w:val="22"/>
                  <w:szCs w:val="22"/>
                </w:rPr>
                <w:delText>30</w:delText>
              </w:r>
            </w:del>
          </w:p>
        </w:tc>
      </w:tr>
      <w:tr w:rsidR="007D60AC" w:rsidTr="007D60AC">
        <w:trPr>
          <w:trHeight w:val="290"/>
          <w:jc w:val="center"/>
          <w:del w:id="3670" w:author="OpenAI" w:date="2026-10-01T18:07:00Z" w16du:dateUtc="2026-10-02T01:07:00Z"/>
        </w:trPr>
        <w:tc>
          <w:tcPr>
            <w:tcW w:w="1699" w:type="dxa"/>
            <w:vMerge/>
            <w:vAlign w:val="center"/>
          </w:tcPr>
          <w:p w:rsidR="007D60AC" w:rsidRDefault="007D60AC">
            <w:pPr>
              <w:suppressAutoHyphens w:val="0"/>
              <w:spacing w:after="0" w:line="240" w:lineRule="auto"/>
              <w:jc w:val="center"/>
              <w:rPr>
                <w:del w:id="3671" w:author="OpenAI" w:date="2026-10-01T18:07:00Z" w16du:dateUtc="2026-10-02T01:07:00Z"/>
                <w:rFonts w:ascii="Aptos Narrow" w:eastAsia="Times New Roman" w:hAnsi="Aptos Narrow" w:cs="Times New Roman"/>
                <w:color w:val="000000"/>
                <w:sz w:val="22"/>
                <w:szCs w:val="22"/>
              </w:rPr>
            </w:pPr>
          </w:p>
        </w:tc>
        <w:tc>
          <w:tcPr>
            <w:tcW w:w="1601" w:type="dxa"/>
            <w:vMerge/>
            <w:vAlign w:val="center"/>
          </w:tcPr>
          <w:p w:rsidR="007D60AC" w:rsidRDefault="007D60AC">
            <w:pPr>
              <w:suppressAutoHyphens w:val="0"/>
              <w:spacing w:after="0" w:line="240" w:lineRule="auto"/>
              <w:jc w:val="center"/>
              <w:rPr>
                <w:del w:id="3672" w:author="OpenAI" w:date="2026-10-01T18:07:00Z" w16du:dateUtc="2026-10-02T01:07:00Z"/>
                <w:rFonts w:ascii="Aptos Narrow" w:eastAsia="Times New Roman" w:hAnsi="Aptos Narrow" w:cs="Times New Roman"/>
                <w:color w:val="000000"/>
                <w:sz w:val="22"/>
                <w:szCs w:val="22"/>
              </w:rPr>
            </w:pPr>
          </w:p>
        </w:tc>
        <w:tc>
          <w:tcPr>
            <w:tcW w:w="1160" w:type="dxa"/>
            <w:vAlign w:val="center"/>
          </w:tcPr>
          <w:p w:rsidR="007D60AC" w:rsidRDefault="007B1B89">
            <w:pPr>
              <w:suppressAutoHyphens w:val="0"/>
              <w:spacing w:after="0" w:line="240" w:lineRule="auto"/>
              <w:jc w:val="center"/>
              <w:rPr>
                <w:del w:id="3673" w:author="OpenAI" w:date="2026-10-01T18:07:00Z" w16du:dateUtc="2026-10-02T01:07:00Z"/>
                <w:rFonts w:ascii="Aptos Narrow" w:eastAsia="Times New Roman" w:hAnsi="Aptos Narrow" w:cs="Times New Roman"/>
                <w:color w:val="000000"/>
                <w:sz w:val="22"/>
                <w:szCs w:val="22"/>
              </w:rPr>
            </w:pPr>
            <w:del w:id="3674" w:author="OpenAI" w:date="2026-10-01T18:07:00Z" w16du:dateUtc="2026-10-02T01:07:00Z">
              <w:r>
                <w:rPr>
                  <w:rFonts w:ascii="Aptos Narrow" w:eastAsia="Times New Roman" w:hAnsi="Aptos Narrow" w:cs="Times New Roman"/>
                  <w:color w:val="000000"/>
                  <w:kern w:val="0"/>
                  <w:sz w:val="22"/>
                  <w:szCs w:val="22"/>
                </w:rPr>
                <w:delText>5</w:delText>
              </w:r>
            </w:del>
          </w:p>
        </w:tc>
        <w:tc>
          <w:tcPr>
            <w:tcW w:w="2180" w:type="dxa"/>
            <w:vAlign w:val="center"/>
          </w:tcPr>
          <w:p w:rsidR="007D60AC" w:rsidRDefault="007B1B89">
            <w:pPr>
              <w:suppressAutoHyphens w:val="0"/>
              <w:spacing w:after="0" w:line="240" w:lineRule="auto"/>
              <w:jc w:val="center"/>
              <w:rPr>
                <w:del w:id="3675" w:author="OpenAI" w:date="2026-10-01T18:07:00Z" w16du:dateUtc="2026-10-02T01:07:00Z"/>
                <w:rFonts w:ascii="Aptos Narrow" w:eastAsia="Times New Roman" w:hAnsi="Aptos Narrow" w:cs="Times New Roman"/>
                <w:color w:val="000000"/>
                <w:sz w:val="22"/>
                <w:szCs w:val="22"/>
              </w:rPr>
            </w:pPr>
            <w:del w:id="3676" w:author="OpenAI" w:date="2026-10-01T18:07:00Z" w16du:dateUtc="2026-10-02T01:07:00Z">
              <w:r>
                <w:rPr>
                  <w:rFonts w:ascii="Aptos Narrow" w:eastAsia="Times New Roman" w:hAnsi="Aptos Narrow" w:cs="Times New Roman"/>
                  <w:color w:val="000000"/>
                  <w:kern w:val="0"/>
                  <w:sz w:val="22"/>
                  <w:szCs w:val="22"/>
                </w:rPr>
                <w:delText>31</w:delText>
              </w:r>
            </w:del>
          </w:p>
        </w:tc>
      </w:tr>
      <w:tr w:rsidR="007D60AC" w:rsidTr="007D60AC">
        <w:trPr>
          <w:trHeight w:val="290"/>
          <w:jc w:val="center"/>
          <w:del w:id="3677" w:author="OpenAI" w:date="2026-10-01T18:07:00Z" w16du:dateUtc="2026-10-02T01:07:00Z"/>
        </w:trPr>
        <w:tc>
          <w:tcPr>
            <w:tcW w:w="1699" w:type="dxa"/>
            <w:vMerge/>
            <w:vAlign w:val="center"/>
          </w:tcPr>
          <w:p w:rsidR="007D60AC" w:rsidRDefault="007D60AC">
            <w:pPr>
              <w:suppressAutoHyphens w:val="0"/>
              <w:spacing w:after="0" w:line="240" w:lineRule="auto"/>
              <w:jc w:val="center"/>
              <w:rPr>
                <w:del w:id="3678" w:author="OpenAI" w:date="2026-10-01T18:07:00Z" w16du:dateUtc="2026-10-02T01:07:00Z"/>
                <w:rFonts w:ascii="Aptos Narrow" w:eastAsia="Times New Roman" w:hAnsi="Aptos Narrow" w:cs="Times New Roman"/>
                <w:color w:val="000000"/>
                <w:sz w:val="22"/>
                <w:szCs w:val="22"/>
              </w:rPr>
            </w:pPr>
          </w:p>
        </w:tc>
        <w:tc>
          <w:tcPr>
            <w:tcW w:w="1601" w:type="dxa"/>
            <w:vMerge/>
            <w:vAlign w:val="center"/>
          </w:tcPr>
          <w:p w:rsidR="007D60AC" w:rsidRDefault="007D60AC">
            <w:pPr>
              <w:suppressAutoHyphens w:val="0"/>
              <w:spacing w:after="0" w:line="240" w:lineRule="auto"/>
              <w:jc w:val="center"/>
              <w:rPr>
                <w:del w:id="3679" w:author="OpenAI" w:date="2026-10-01T18:07:00Z" w16du:dateUtc="2026-10-02T01:07:00Z"/>
                <w:rFonts w:ascii="Aptos Narrow" w:eastAsia="Times New Roman" w:hAnsi="Aptos Narrow" w:cs="Times New Roman"/>
                <w:color w:val="000000"/>
                <w:sz w:val="22"/>
                <w:szCs w:val="22"/>
              </w:rPr>
            </w:pPr>
          </w:p>
        </w:tc>
        <w:tc>
          <w:tcPr>
            <w:tcW w:w="1160" w:type="dxa"/>
            <w:vAlign w:val="center"/>
          </w:tcPr>
          <w:p w:rsidR="007D60AC" w:rsidRDefault="007B1B89">
            <w:pPr>
              <w:suppressAutoHyphens w:val="0"/>
              <w:spacing w:after="0" w:line="240" w:lineRule="auto"/>
              <w:jc w:val="center"/>
              <w:rPr>
                <w:del w:id="3680" w:author="OpenAI" w:date="2026-10-01T18:07:00Z" w16du:dateUtc="2026-10-02T01:07:00Z"/>
                <w:rFonts w:ascii="Aptos Narrow" w:eastAsia="Times New Roman" w:hAnsi="Aptos Narrow" w:cs="Times New Roman"/>
                <w:color w:val="000000"/>
                <w:sz w:val="22"/>
                <w:szCs w:val="22"/>
              </w:rPr>
            </w:pPr>
            <w:del w:id="3681" w:author="OpenAI" w:date="2026-10-01T18:07:00Z" w16du:dateUtc="2026-10-02T01:07:00Z">
              <w:r>
                <w:rPr>
                  <w:rFonts w:ascii="Aptos Narrow" w:eastAsia="Times New Roman" w:hAnsi="Aptos Narrow" w:cs="Times New Roman"/>
                  <w:color w:val="000000"/>
                  <w:kern w:val="0"/>
                  <w:sz w:val="22"/>
                  <w:szCs w:val="22"/>
                </w:rPr>
                <w:delText>10</w:delText>
              </w:r>
            </w:del>
          </w:p>
        </w:tc>
        <w:tc>
          <w:tcPr>
            <w:tcW w:w="2180" w:type="dxa"/>
            <w:vAlign w:val="center"/>
          </w:tcPr>
          <w:p w:rsidR="007D60AC" w:rsidRDefault="007B1B89">
            <w:pPr>
              <w:suppressAutoHyphens w:val="0"/>
              <w:spacing w:after="0" w:line="240" w:lineRule="auto"/>
              <w:jc w:val="center"/>
              <w:rPr>
                <w:del w:id="3682" w:author="OpenAI" w:date="2026-10-01T18:07:00Z" w16du:dateUtc="2026-10-02T01:07:00Z"/>
                <w:rFonts w:ascii="Aptos Narrow" w:eastAsia="Times New Roman" w:hAnsi="Aptos Narrow" w:cs="Times New Roman"/>
                <w:color w:val="000000"/>
                <w:sz w:val="22"/>
                <w:szCs w:val="22"/>
              </w:rPr>
            </w:pPr>
            <w:del w:id="3683" w:author="OpenAI" w:date="2026-10-01T18:07:00Z" w16du:dateUtc="2026-10-02T01:07:00Z">
              <w:r>
                <w:rPr>
                  <w:rFonts w:ascii="Aptos Narrow" w:eastAsia="Times New Roman" w:hAnsi="Aptos Narrow" w:cs="Times New Roman"/>
                  <w:color w:val="000000"/>
                  <w:kern w:val="0"/>
                  <w:sz w:val="22"/>
                  <w:szCs w:val="22"/>
                </w:rPr>
                <w:delText>32</w:delText>
              </w:r>
            </w:del>
          </w:p>
        </w:tc>
      </w:tr>
      <w:tr w:rsidR="007D60AC" w:rsidTr="007D60AC">
        <w:trPr>
          <w:trHeight w:val="290"/>
          <w:jc w:val="center"/>
          <w:del w:id="3684" w:author="OpenAI" w:date="2026-10-01T18:07:00Z" w16du:dateUtc="2026-10-02T01:07:00Z"/>
        </w:trPr>
        <w:tc>
          <w:tcPr>
            <w:tcW w:w="1699" w:type="dxa"/>
            <w:vMerge/>
            <w:vAlign w:val="center"/>
          </w:tcPr>
          <w:p w:rsidR="007D60AC" w:rsidRDefault="007D60AC">
            <w:pPr>
              <w:suppressAutoHyphens w:val="0"/>
              <w:spacing w:after="0" w:line="240" w:lineRule="auto"/>
              <w:jc w:val="center"/>
              <w:rPr>
                <w:del w:id="3685" w:author="OpenAI" w:date="2026-10-01T18:07:00Z" w16du:dateUtc="2026-10-02T01:07:00Z"/>
                <w:rFonts w:ascii="Aptos Narrow" w:eastAsia="Times New Roman" w:hAnsi="Aptos Narrow" w:cs="Times New Roman"/>
                <w:color w:val="000000"/>
                <w:sz w:val="22"/>
                <w:szCs w:val="22"/>
              </w:rPr>
            </w:pPr>
          </w:p>
        </w:tc>
        <w:tc>
          <w:tcPr>
            <w:tcW w:w="1601" w:type="dxa"/>
            <w:vMerge w:val="restart"/>
            <w:vAlign w:val="center"/>
          </w:tcPr>
          <w:p w:rsidR="007D60AC" w:rsidRDefault="007B1B89">
            <w:pPr>
              <w:suppressAutoHyphens w:val="0"/>
              <w:spacing w:after="0" w:line="240" w:lineRule="auto"/>
              <w:jc w:val="center"/>
              <w:rPr>
                <w:del w:id="3686" w:author="OpenAI" w:date="2026-10-01T18:07:00Z" w16du:dateUtc="2026-10-02T01:07:00Z"/>
                <w:rFonts w:ascii="Aptos Narrow" w:eastAsia="Times New Roman" w:hAnsi="Aptos Narrow" w:cs="Times New Roman"/>
                <w:color w:val="000000"/>
                <w:sz w:val="22"/>
                <w:szCs w:val="22"/>
              </w:rPr>
            </w:pPr>
            <w:del w:id="3687" w:author="OpenAI" w:date="2026-10-01T18:07:00Z" w16du:dateUtc="2026-10-02T01:07:00Z">
              <w:r>
                <w:rPr>
                  <w:rFonts w:ascii="Aptos Narrow" w:eastAsia="Times New Roman" w:hAnsi="Aptos Narrow" w:cs="Times New Roman"/>
                  <w:color w:val="000000"/>
                  <w:kern w:val="0"/>
                  <w:sz w:val="22"/>
                  <w:szCs w:val="22"/>
                </w:rPr>
                <w:delText>Atezolizumab</w:delText>
              </w:r>
            </w:del>
          </w:p>
        </w:tc>
        <w:tc>
          <w:tcPr>
            <w:tcW w:w="1160" w:type="dxa"/>
            <w:vAlign w:val="center"/>
          </w:tcPr>
          <w:p w:rsidR="007D60AC" w:rsidRDefault="007B1B89">
            <w:pPr>
              <w:suppressAutoHyphens w:val="0"/>
              <w:spacing w:after="0" w:line="240" w:lineRule="auto"/>
              <w:jc w:val="center"/>
              <w:rPr>
                <w:del w:id="3688" w:author="OpenAI" w:date="2026-10-01T18:07:00Z" w16du:dateUtc="2026-10-02T01:07:00Z"/>
                <w:rFonts w:ascii="Aptos Narrow" w:eastAsia="Times New Roman" w:hAnsi="Aptos Narrow" w:cs="Times New Roman"/>
                <w:color w:val="000000"/>
                <w:sz w:val="22"/>
                <w:szCs w:val="22"/>
              </w:rPr>
            </w:pPr>
            <w:del w:id="3689" w:author="OpenAI" w:date="2026-10-01T18:07:00Z" w16du:dateUtc="2026-10-02T01:07:00Z">
              <w:r>
                <w:rPr>
                  <w:rFonts w:ascii="Aptos Narrow" w:eastAsia="Times New Roman" w:hAnsi="Aptos Narrow" w:cs="Times New Roman"/>
                  <w:color w:val="000000"/>
                  <w:kern w:val="0"/>
                  <w:sz w:val="22"/>
                  <w:szCs w:val="22"/>
                </w:rPr>
                <w:delText>1</w:delText>
              </w:r>
            </w:del>
          </w:p>
        </w:tc>
        <w:tc>
          <w:tcPr>
            <w:tcW w:w="2180" w:type="dxa"/>
            <w:vAlign w:val="center"/>
          </w:tcPr>
          <w:p w:rsidR="007D60AC" w:rsidRDefault="007B1B89">
            <w:pPr>
              <w:suppressAutoHyphens w:val="0"/>
              <w:spacing w:after="0" w:line="240" w:lineRule="auto"/>
              <w:jc w:val="center"/>
              <w:rPr>
                <w:del w:id="3690" w:author="OpenAI" w:date="2026-10-01T18:07:00Z" w16du:dateUtc="2026-10-02T01:07:00Z"/>
                <w:rFonts w:ascii="Aptos Narrow" w:eastAsia="Times New Roman" w:hAnsi="Aptos Narrow" w:cs="Times New Roman"/>
                <w:color w:val="000000"/>
                <w:sz w:val="22"/>
                <w:szCs w:val="22"/>
              </w:rPr>
            </w:pPr>
            <w:del w:id="3691" w:author="OpenAI" w:date="2026-10-01T18:07:00Z" w16du:dateUtc="2026-10-02T01:07:00Z">
              <w:r>
                <w:rPr>
                  <w:rFonts w:ascii="Aptos Narrow" w:eastAsia="Times New Roman" w:hAnsi="Aptos Narrow" w:cs="Times New Roman"/>
                  <w:color w:val="000000"/>
                  <w:kern w:val="0"/>
                  <w:sz w:val="22"/>
                  <w:szCs w:val="22"/>
                </w:rPr>
                <w:delText>31</w:delText>
              </w:r>
            </w:del>
          </w:p>
        </w:tc>
      </w:tr>
      <w:tr w:rsidR="007D60AC" w:rsidTr="007D60AC">
        <w:trPr>
          <w:trHeight w:val="290"/>
          <w:jc w:val="center"/>
          <w:del w:id="3692" w:author="OpenAI" w:date="2026-10-01T18:07:00Z" w16du:dateUtc="2026-10-02T01:07:00Z"/>
        </w:trPr>
        <w:tc>
          <w:tcPr>
            <w:tcW w:w="1699" w:type="dxa"/>
            <w:vMerge/>
            <w:vAlign w:val="center"/>
          </w:tcPr>
          <w:p w:rsidR="007D60AC" w:rsidRDefault="007D60AC">
            <w:pPr>
              <w:suppressAutoHyphens w:val="0"/>
              <w:spacing w:after="0" w:line="240" w:lineRule="auto"/>
              <w:jc w:val="center"/>
              <w:rPr>
                <w:del w:id="3693" w:author="OpenAI" w:date="2026-10-01T18:07:00Z" w16du:dateUtc="2026-10-02T01:07:00Z"/>
                <w:rFonts w:ascii="Aptos Narrow" w:eastAsia="Times New Roman" w:hAnsi="Aptos Narrow" w:cs="Times New Roman"/>
                <w:color w:val="000000"/>
                <w:sz w:val="22"/>
                <w:szCs w:val="22"/>
              </w:rPr>
            </w:pPr>
          </w:p>
        </w:tc>
        <w:tc>
          <w:tcPr>
            <w:tcW w:w="1601" w:type="dxa"/>
            <w:vMerge/>
            <w:vAlign w:val="center"/>
          </w:tcPr>
          <w:p w:rsidR="007D60AC" w:rsidRDefault="007D60AC">
            <w:pPr>
              <w:suppressAutoHyphens w:val="0"/>
              <w:spacing w:after="0" w:line="240" w:lineRule="auto"/>
              <w:jc w:val="center"/>
              <w:rPr>
                <w:del w:id="3694" w:author="OpenAI" w:date="2026-10-01T18:07:00Z" w16du:dateUtc="2026-10-02T01:07:00Z"/>
                <w:rFonts w:ascii="Aptos Narrow" w:eastAsia="Times New Roman" w:hAnsi="Aptos Narrow" w:cs="Times New Roman"/>
                <w:color w:val="000000"/>
                <w:sz w:val="22"/>
                <w:szCs w:val="22"/>
              </w:rPr>
            </w:pPr>
          </w:p>
        </w:tc>
        <w:tc>
          <w:tcPr>
            <w:tcW w:w="1160" w:type="dxa"/>
            <w:vAlign w:val="center"/>
          </w:tcPr>
          <w:p w:rsidR="007D60AC" w:rsidRDefault="007B1B89">
            <w:pPr>
              <w:suppressAutoHyphens w:val="0"/>
              <w:spacing w:after="0" w:line="240" w:lineRule="auto"/>
              <w:jc w:val="center"/>
              <w:rPr>
                <w:del w:id="3695" w:author="OpenAI" w:date="2026-10-01T18:07:00Z" w16du:dateUtc="2026-10-02T01:07:00Z"/>
                <w:rFonts w:ascii="Aptos Narrow" w:eastAsia="Times New Roman" w:hAnsi="Aptos Narrow" w:cs="Times New Roman"/>
                <w:color w:val="000000"/>
                <w:sz w:val="22"/>
                <w:szCs w:val="22"/>
              </w:rPr>
            </w:pPr>
            <w:del w:id="3696" w:author="OpenAI" w:date="2026-10-01T18:07:00Z" w16du:dateUtc="2026-10-02T01:07:00Z">
              <w:r>
                <w:rPr>
                  <w:rFonts w:ascii="Aptos Narrow" w:eastAsia="Times New Roman" w:hAnsi="Aptos Narrow" w:cs="Times New Roman"/>
                  <w:color w:val="000000"/>
                  <w:kern w:val="0"/>
                  <w:sz w:val="22"/>
                  <w:szCs w:val="22"/>
                </w:rPr>
                <w:delText>3</w:delText>
              </w:r>
            </w:del>
          </w:p>
        </w:tc>
        <w:tc>
          <w:tcPr>
            <w:tcW w:w="2180" w:type="dxa"/>
            <w:vAlign w:val="center"/>
          </w:tcPr>
          <w:p w:rsidR="007D60AC" w:rsidRDefault="007B1B89">
            <w:pPr>
              <w:suppressAutoHyphens w:val="0"/>
              <w:spacing w:after="0" w:line="240" w:lineRule="auto"/>
              <w:jc w:val="center"/>
              <w:rPr>
                <w:del w:id="3697" w:author="OpenAI" w:date="2026-10-01T18:07:00Z" w16du:dateUtc="2026-10-02T01:07:00Z"/>
                <w:rFonts w:ascii="Aptos Narrow" w:eastAsia="Times New Roman" w:hAnsi="Aptos Narrow" w:cs="Times New Roman"/>
                <w:color w:val="000000"/>
                <w:sz w:val="22"/>
                <w:szCs w:val="22"/>
              </w:rPr>
            </w:pPr>
            <w:del w:id="3698" w:author="OpenAI" w:date="2026-10-01T18:07:00Z" w16du:dateUtc="2026-10-02T01:07:00Z">
              <w:r>
                <w:rPr>
                  <w:rFonts w:ascii="Aptos Narrow" w:eastAsia="Times New Roman" w:hAnsi="Aptos Narrow" w:cs="Times New Roman"/>
                  <w:color w:val="000000"/>
                  <w:kern w:val="0"/>
                  <w:sz w:val="22"/>
                  <w:szCs w:val="22"/>
                </w:rPr>
                <w:delText>25</w:delText>
              </w:r>
            </w:del>
          </w:p>
        </w:tc>
      </w:tr>
      <w:tr w:rsidR="007D60AC" w:rsidTr="007D60AC">
        <w:trPr>
          <w:trHeight w:val="290"/>
          <w:jc w:val="center"/>
          <w:del w:id="3699" w:author="OpenAI" w:date="2026-10-01T18:07:00Z" w16du:dateUtc="2026-10-02T01:07:00Z"/>
        </w:trPr>
        <w:tc>
          <w:tcPr>
            <w:tcW w:w="1699" w:type="dxa"/>
            <w:vMerge/>
            <w:vAlign w:val="center"/>
          </w:tcPr>
          <w:p w:rsidR="007D60AC" w:rsidRDefault="007D60AC">
            <w:pPr>
              <w:suppressAutoHyphens w:val="0"/>
              <w:spacing w:after="0" w:line="240" w:lineRule="auto"/>
              <w:jc w:val="center"/>
              <w:rPr>
                <w:del w:id="3700" w:author="OpenAI" w:date="2026-10-01T18:07:00Z" w16du:dateUtc="2026-10-02T01:07:00Z"/>
                <w:rFonts w:ascii="Aptos Narrow" w:eastAsia="Times New Roman" w:hAnsi="Aptos Narrow" w:cs="Times New Roman"/>
                <w:color w:val="000000"/>
                <w:sz w:val="22"/>
                <w:szCs w:val="22"/>
              </w:rPr>
            </w:pPr>
          </w:p>
        </w:tc>
        <w:tc>
          <w:tcPr>
            <w:tcW w:w="1601" w:type="dxa"/>
            <w:vMerge/>
            <w:vAlign w:val="center"/>
          </w:tcPr>
          <w:p w:rsidR="007D60AC" w:rsidRDefault="007D60AC">
            <w:pPr>
              <w:suppressAutoHyphens w:val="0"/>
              <w:spacing w:after="0" w:line="240" w:lineRule="auto"/>
              <w:jc w:val="center"/>
              <w:rPr>
                <w:del w:id="3701" w:author="OpenAI" w:date="2026-10-01T18:07:00Z" w16du:dateUtc="2026-10-02T01:07:00Z"/>
                <w:rFonts w:ascii="Aptos Narrow" w:eastAsia="Times New Roman" w:hAnsi="Aptos Narrow" w:cs="Times New Roman"/>
                <w:color w:val="000000"/>
                <w:sz w:val="22"/>
                <w:szCs w:val="22"/>
              </w:rPr>
            </w:pPr>
          </w:p>
        </w:tc>
        <w:tc>
          <w:tcPr>
            <w:tcW w:w="1160" w:type="dxa"/>
            <w:vAlign w:val="center"/>
          </w:tcPr>
          <w:p w:rsidR="007D60AC" w:rsidRDefault="007B1B89">
            <w:pPr>
              <w:suppressAutoHyphens w:val="0"/>
              <w:spacing w:after="0" w:line="240" w:lineRule="auto"/>
              <w:jc w:val="center"/>
              <w:rPr>
                <w:del w:id="3702" w:author="OpenAI" w:date="2026-10-01T18:07:00Z" w16du:dateUtc="2026-10-02T01:07:00Z"/>
                <w:rFonts w:ascii="Aptos Narrow" w:eastAsia="Times New Roman" w:hAnsi="Aptos Narrow" w:cs="Times New Roman"/>
                <w:color w:val="000000"/>
                <w:sz w:val="22"/>
                <w:szCs w:val="22"/>
              </w:rPr>
            </w:pPr>
            <w:del w:id="3703" w:author="OpenAI" w:date="2026-10-01T18:07:00Z" w16du:dateUtc="2026-10-02T01:07:00Z">
              <w:r>
                <w:rPr>
                  <w:rFonts w:ascii="Aptos Narrow" w:eastAsia="Times New Roman" w:hAnsi="Aptos Narrow" w:cs="Times New Roman"/>
                  <w:color w:val="000000"/>
                  <w:kern w:val="0"/>
                  <w:sz w:val="22"/>
                  <w:szCs w:val="22"/>
                </w:rPr>
                <w:delText>10</w:delText>
              </w:r>
            </w:del>
          </w:p>
        </w:tc>
        <w:tc>
          <w:tcPr>
            <w:tcW w:w="2180" w:type="dxa"/>
            <w:vAlign w:val="center"/>
          </w:tcPr>
          <w:p w:rsidR="007D60AC" w:rsidRDefault="007B1B89">
            <w:pPr>
              <w:suppressAutoHyphens w:val="0"/>
              <w:spacing w:after="0" w:line="240" w:lineRule="auto"/>
              <w:jc w:val="center"/>
              <w:rPr>
                <w:del w:id="3704" w:author="OpenAI" w:date="2026-10-01T18:07:00Z" w16du:dateUtc="2026-10-02T01:07:00Z"/>
                <w:rFonts w:ascii="Aptos Narrow" w:eastAsia="Times New Roman" w:hAnsi="Aptos Narrow" w:cs="Times New Roman"/>
                <w:color w:val="000000"/>
                <w:sz w:val="22"/>
                <w:szCs w:val="22"/>
              </w:rPr>
            </w:pPr>
            <w:del w:id="3705" w:author="OpenAI" w:date="2026-10-01T18:07:00Z" w16du:dateUtc="2026-10-02T01:07:00Z">
              <w:r>
                <w:rPr>
                  <w:rFonts w:ascii="Aptos Narrow" w:eastAsia="Times New Roman" w:hAnsi="Aptos Narrow" w:cs="Times New Roman"/>
                  <w:color w:val="000000"/>
                  <w:kern w:val="0"/>
                  <w:sz w:val="22"/>
                  <w:szCs w:val="22"/>
                </w:rPr>
                <w:delText>31</w:delText>
              </w:r>
            </w:del>
          </w:p>
        </w:tc>
      </w:tr>
      <w:tr w:rsidR="007D60AC" w:rsidTr="007D60AC">
        <w:trPr>
          <w:trHeight w:val="290"/>
          <w:jc w:val="center"/>
          <w:del w:id="3706" w:author="OpenAI" w:date="2026-10-01T18:07:00Z" w16du:dateUtc="2026-10-02T01:07:00Z"/>
        </w:trPr>
        <w:tc>
          <w:tcPr>
            <w:tcW w:w="1699" w:type="dxa"/>
            <w:vMerge/>
            <w:vAlign w:val="center"/>
          </w:tcPr>
          <w:p w:rsidR="007D60AC" w:rsidRDefault="007D60AC">
            <w:pPr>
              <w:suppressAutoHyphens w:val="0"/>
              <w:spacing w:after="0" w:line="240" w:lineRule="auto"/>
              <w:jc w:val="center"/>
              <w:rPr>
                <w:del w:id="3707" w:author="OpenAI" w:date="2026-10-01T18:07:00Z" w16du:dateUtc="2026-10-02T01:07:00Z"/>
                <w:rFonts w:ascii="Aptos Narrow" w:eastAsia="Times New Roman" w:hAnsi="Aptos Narrow" w:cs="Times New Roman"/>
                <w:color w:val="000000"/>
                <w:sz w:val="22"/>
                <w:szCs w:val="22"/>
              </w:rPr>
            </w:pPr>
          </w:p>
        </w:tc>
        <w:tc>
          <w:tcPr>
            <w:tcW w:w="1601" w:type="dxa"/>
            <w:vMerge/>
            <w:vAlign w:val="center"/>
          </w:tcPr>
          <w:p w:rsidR="007D60AC" w:rsidRDefault="007D60AC">
            <w:pPr>
              <w:suppressAutoHyphens w:val="0"/>
              <w:spacing w:after="0" w:line="240" w:lineRule="auto"/>
              <w:jc w:val="center"/>
              <w:rPr>
                <w:del w:id="3708" w:author="OpenAI" w:date="2026-10-01T18:07:00Z" w16du:dateUtc="2026-10-02T01:07:00Z"/>
                <w:rFonts w:ascii="Aptos Narrow" w:eastAsia="Times New Roman" w:hAnsi="Aptos Narrow" w:cs="Times New Roman"/>
                <w:color w:val="000000"/>
                <w:sz w:val="22"/>
                <w:szCs w:val="22"/>
              </w:rPr>
            </w:pPr>
          </w:p>
        </w:tc>
        <w:tc>
          <w:tcPr>
            <w:tcW w:w="1160" w:type="dxa"/>
            <w:vAlign w:val="center"/>
          </w:tcPr>
          <w:p w:rsidR="007D60AC" w:rsidRDefault="007B1B89">
            <w:pPr>
              <w:suppressAutoHyphens w:val="0"/>
              <w:spacing w:after="0" w:line="240" w:lineRule="auto"/>
              <w:jc w:val="center"/>
              <w:rPr>
                <w:del w:id="3709" w:author="OpenAI" w:date="2026-10-01T18:07:00Z" w16du:dateUtc="2026-10-02T01:07:00Z"/>
                <w:rFonts w:ascii="Aptos Narrow" w:eastAsia="Times New Roman" w:hAnsi="Aptos Narrow" w:cs="Times New Roman"/>
                <w:color w:val="000000"/>
                <w:sz w:val="22"/>
                <w:szCs w:val="22"/>
              </w:rPr>
            </w:pPr>
            <w:del w:id="3710" w:author="OpenAI" w:date="2026-10-01T18:07:00Z" w16du:dateUtc="2026-10-02T01:07:00Z">
              <w:r>
                <w:rPr>
                  <w:rFonts w:ascii="Aptos Narrow" w:eastAsia="Times New Roman" w:hAnsi="Aptos Narrow" w:cs="Times New Roman"/>
                  <w:color w:val="000000"/>
                  <w:kern w:val="0"/>
                  <w:sz w:val="22"/>
                  <w:szCs w:val="22"/>
                </w:rPr>
                <w:delText>15</w:delText>
              </w:r>
            </w:del>
          </w:p>
        </w:tc>
        <w:tc>
          <w:tcPr>
            <w:tcW w:w="2180" w:type="dxa"/>
            <w:vAlign w:val="center"/>
          </w:tcPr>
          <w:p w:rsidR="007D60AC" w:rsidRDefault="007B1B89">
            <w:pPr>
              <w:suppressAutoHyphens w:val="0"/>
              <w:spacing w:after="0" w:line="240" w:lineRule="auto"/>
              <w:jc w:val="center"/>
              <w:rPr>
                <w:del w:id="3711" w:author="OpenAI" w:date="2026-10-01T18:07:00Z" w16du:dateUtc="2026-10-02T01:07:00Z"/>
                <w:rFonts w:ascii="Aptos Narrow" w:eastAsia="Times New Roman" w:hAnsi="Aptos Narrow" w:cs="Times New Roman"/>
                <w:color w:val="000000"/>
                <w:sz w:val="22"/>
                <w:szCs w:val="22"/>
              </w:rPr>
            </w:pPr>
            <w:del w:id="3712" w:author="OpenAI" w:date="2026-10-01T18:07:00Z" w16du:dateUtc="2026-10-02T01:07:00Z">
              <w:r>
                <w:rPr>
                  <w:rFonts w:ascii="Aptos Narrow" w:eastAsia="Times New Roman" w:hAnsi="Aptos Narrow" w:cs="Times New Roman"/>
                  <w:color w:val="000000"/>
                  <w:kern w:val="0"/>
                  <w:sz w:val="22"/>
                  <w:szCs w:val="22"/>
                </w:rPr>
                <w:delText>31</w:delText>
              </w:r>
            </w:del>
          </w:p>
        </w:tc>
      </w:tr>
      <w:tr w:rsidR="007D60AC" w:rsidTr="007D60AC">
        <w:trPr>
          <w:trHeight w:val="290"/>
          <w:jc w:val="center"/>
          <w:del w:id="3713" w:author="OpenAI" w:date="2026-10-01T18:07:00Z" w16du:dateUtc="2026-10-02T01:07:00Z"/>
        </w:trPr>
        <w:tc>
          <w:tcPr>
            <w:tcW w:w="1699" w:type="dxa"/>
            <w:vMerge/>
            <w:vAlign w:val="center"/>
          </w:tcPr>
          <w:p w:rsidR="007D60AC" w:rsidRDefault="007D60AC">
            <w:pPr>
              <w:suppressAutoHyphens w:val="0"/>
              <w:spacing w:after="0" w:line="240" w:lineRule="auto"/>
              <w:jc w:val="center"/>
              <w:rPr>
                <w:del w:id="3714" w:author="OpenAI" w:date="2026-10-01T18:07:00Z" w16du:dateUtc="2026-10-02T01:07:00Z"/>
                <w:rFonts w:ascii="Aptos Narrow" w:eastAsia="Times New Roman" w:hAnsi="Aptos Narrow" w:cs="Times New Roman"/>
                <w:color w:val="000000"/>
                <w:sz w:val="22"/>
                <w:szCs w:val="22"/>
              </w:rPr>
            </w:pPr>
          </w:p>
        </w:tc>
        <w:tc>
          <w:tcPr>
            <w:tcW w:w="1601" w:type="dxa"/>
            <w:vMerge/>
            <w:vAlign w:val="center"/>
          </w:tcPr>
          <w:p w:rsidR="007D60AC" w:rsidRDefault="007D60AC">
            <w:pPr>
              <w:suppressAutoHyphens w:val="0"/>
              <w:spacing w:after="0" w:line="240" w:lineRule="auto"/>
              <w:jc w:val="center"/>
              <w:rPr>
                <w:del w:id="3715" w:author="OpenAI" w:date="2026-10-01T18:07:00Z" w16du:dateUtc="2026-10-02T01:07:00Z"/>
                <w:rFonts w:ascii="Aptos Narrow" w:eastAsia="Times New Roman" w:hAnsi="Aptos Narrow" w:cs="Times New Roman"/>
                <w:color w:val="000000"/>
                <w:sz w:val="22"/>
                <w:szCs w:val="22"/>
              </w:rPr>
            </w:pPr>
          </w:p>
        </w:tc>
        <w:tc>
          <w:tcPr>
            <w:tcW w:w="1160" w:type="dxa"/>
            <w:vAlign w:val="center"/>
          </w:tcPr>
          <w:p w:rsidR="007D60AC" w:rsidRDefault="007B1B89">
            <w:pPr>
              <w:suppressAutoHyphens w:val="0"/>
              <w:spacing w:after="0" w:line="240" w:lineRule="auto"/>
              <w:jc w:val="center"/>
              <w:rPr>
                <w:del w:id="3716" w:author="OpenAI" w:date="2026-10-01T18:07:00Z" w16du:dateUtc="2026-10-02T01:07:00Z"/>
                <w:rFonts w:ascii="Aptos Narrow" w:eastAsia="Times New Roman" w:hAnsi="Aptos Narrow" w:cs="Times New Roman"/>
                <w:color w:val="000000"/>
                <w:sz w:val="22"/>
                <w:szCs w:val="22"/>
              </w:rPr>
            </w:pPr>
            <w:del w:id="3717" w:author="OpenAI" w:date="2026-10-01T18:07:00Z" w16du:dateUtc="2026-10-02T01:07:00Z">
              <w:r>
                <w:rPr>
                  <w:rFonts w:ascii="Aptos Narrow" w:eastAsia="Times New Roman" w:hAnsi="Aptos Narrow" w:cs="Times New Roman"/>
                  <w:color w:val="000000"/>
                  <w:kern w:val="0"/>
                  <w:sz w:val="22"/>
                  <w:szCs w:val="22"/>
                </w:rPr>
                <w:delText>20</w:delText>
              </w:r>
            </w:del>
          </w:p>
        </w:tc>
        <w:tc>
          <w:tcPr>
            <w:tcW w:w="2180" w:type="dxa"/>
            <w:vAlign w:val="center"/>
          </w:tcPr>
          <w:p w:rsidR="007D60AC" w:rsidRDefault="007B1B89">
            <w:pPr>
              <w:suppressAutoHyphens w:val="0"/>
              <w:spacing w:after="0" w:line="240" w:lineRule="auto"/>
              <w:jc w:val="center"/>
              <w:rPr>
                <w:del w:id="3718" w:author="OpenAI" w:date="2026-10-01T18:07:00Z" w16du:dateUtc="2026-10-02T01:07:00Z"/>
                <w:rFonts w:ascii="Aptos Narrow" w:eastAsia="Times New Roman" w:hAnsi="Aptos Narrow" w:cs="Times New Roman"/>
                <w:color w:val="000000"/>
                <w:sz w:val="22"/>
                <w:szCs w:val="22"/>
              </w:rPr>
            </w:pPr>
            <w:del w:id="3719" w:author="OpenAI" w:date="2026-10-01T18:07:00Z" w16du:dateUtc="2026-10-02T01:07:00Z">
              <w:r>
                <w:rPr>
                  <w:rFonts w:ascii="Aptos Narrow" w:eastAsia="Times New Roman" w:hAnsi="Aptos Narrow" w:cs="Times New Roman"/>
                  <w:color w:val="000000"/>
                  <w:kern w:val="0"/>
                  <w:sz w:val="22"/>
                  <w:szCs w:val="22"/>
                </w:rPr>
                <w:delText>35</w:delText>
              </w:r>
            </w:del>
          </w:p>
        </w:tc>
      </w:tr>
      <w:tr w:rsidR="007D60AC" w:rsidTr="007D60AC">
        <w:trPr>
          <w:trHeight w:val="290"/>
          <w:jc w:val="center"/>
          <w:del w:id="3720" w:author="OpenAI" w:date="2026-10-01T18:07:00Z" w16du:dateUtc="2026-10-02T01:07:00Z"/>
        </w:trPr>
        <w:tc>
          <w:tcPr>
            <w:tcW w:w="1699" w:type="dxa"/>
            <w:vMerge/>
            <w:vAlign w:val="center"/>
          </w:tcPr>
          <w:p w:rsidR="007D60AC" w:rsidRDefault="007D60AC">
            <w:pPr>
              <w:suppressAutoHyphens w:val="0"/>
              <w:spacing w:after="0" w:line="240" w:lineRule="auto"/>
              <w:jc w:val="center"/>
              <w:rPr>
                <w:del w:id="3721" w:author="OpenAI" w:date="2026-10-01T18:07:00Z" w16du:dateUtc="2026-10-02T01:07:00Z"/>
                <w:rFonts w:ascii="Aptos Narrow" w:eastAsia="Times New Roman" w:hAnsi="Aptos Narrow" w:cs="Times New Roman"/>
                <w:color w:val="000000"/>
                <w:sz w:val="22"/>
                <w:szCs w:val="22"/>
              </w:rPr>
            </w:pPr>
          </w:p>
        </w:tc>
        <w:tc>
          <w:tcPr>
            <w:tcW w:w="1601" w:type="dxa"/>
            <w:vMerge w:val="restart"/>
            <w:vAlign w:val="center"/>
          </w:tcPr>
          <w:p w:rsidR="007D60AC" w:rsidRDefault="007B1B89">
            <w:pPr>
              <w:suppressAutoHyphens w:val="0"/>
              <w:spacing w:after="0" w:line="240" w:lineRule="auto"/>
              <w:jc w:val="center"/>
              <w:rPr>
                <w:del w:id="3722" w:author="OpenAI" w:date="2026-10-01T18:07:00Z" w16du:dateUtc="2026-10-02T01:07:00Z"/>
                <w:rFonts w:ascii="Aptos Narrow" w:eastAsia="Times New Roman" w:hAnsi="Aptos Narrow" w:cs="Times New Roman"/>
                <w:color w:val="000000"/>
                <w:sz w:val="22"/>
                <w:szCs w:val="22"/>
              </w:rPr>
            </w:pPr>
            <w:del w:id="3723" w:author="OpenAI" w:date="2026-10-01T18:07:00Z" w16du:dateUtc="2026-10-02T01:07:00Z">
              <w:r>
                <w:rPr>
                  <w:rFonts w:ascii="Aptos Narrow" w:eastAsia="Times New Roman" w:hAnsi="Aptos Narrow" w:cs="Times New Roman"/>
                  <w:color w:val="000000"/>
                  <w:kern w:val="0"/>
                  <w:sz w:val="22"/>
                  <w:szCs w:val="22"/>
                </w:rPr>
                <w:delText>Avelumab</w:delText>
              </w:r>
            </w:del>
          </w:p>
        </w:tc>
        <w:tc>
          <w:tcPr>
            <w:tcW w:w="1160" w:type="dxa"/>
            <w:vAlign w:val="center"/>
          </w:tcPr>
          <w:p w:rsidR="007D60AC" w:rsidRDefault="007B1B89">
            <w:pPr>
              <w:suppressAutoHyphens w:val="0"/>
              <w:spacing w:after="0" w:line="240" w:lineRule="auto"/>
              <w:jc w:val="center"/>
              <w:rPr>
                <w:del w:id="3724" w:author="OpenAI" w:date="2026-10-01T18:07:00Z" w16du:dateUtc="2026-10-02T01:07:00Z"/>
                <w:rFonts w:ascii="Aptos Narrow" w:eastAsia="Times New Roman" w:hAnsi="Aptos Narrow" w:cs="Times New Roman"/>
                <w:color w:val="000000"/>
                <w:sz w:val="22"/>
                <w:szCs w:val="22"/>
              </w:rPr>
            </w:pPr>
            <w:del w:id="3725" w:author="OpenAI" w:date="2026-10-01T18:07:00Z" w16du:dateUtc="2026-10-02T01:07:00Z">
              <w:r>
                <w:rPr>
                  <w:rFonts w:ascii="Aptos Narrow" w:eastAsia="Times New Roman" w:hAnsi="Aptos Narrow" w:cs="Times New Roman"/>
                  <w:color w:val="000000"/>
                  <w:kern w:val="0"/>
                  <w:sz w:val="22"/>
                  <w:szCs w:val="22"/>
                </w:rPr>
                <w:delText>1</w:delText>
              </w:r>
            </w:del>
          </w:p>
        </w:tc>
        <w:tc>
          <w:tcPr>
            <w:tcW w:w="2180" w:type="dxa"/>
            <w:vAlign w:val="center"/>
          </w:tcPr>
          <w:p w:rsidR="007D60AC" w:rsidRDefault="007B1B89">
            <w:pPr>
              <w:suppressAutoHyphens w:val="0"/>
              <w:spacing w:after="0" w:line="240" w:lineRule="auto"/>
              <w:jc w:val="center"/>
              <w:rPr>
                <w:del w:id="3726" w:author="OpenAI" w:date="2026-10-01T18:07:00Z" w16du:dateUtc="2026-10-02T01:07:00Z"/>
                <w:rFonts w:ascii="Aptos Narrow" w:eastAsia="Times New Roman" w:hAnsi="Aptos Narrow" w:cs="Times New Roman"/>
                <w:color w:val="000000"/>
                <w:sz w:val="22"/>
                <w:szCs w:val="22"/>
              </w:rPr>
            </w:pPr>
            <w:del w:id="3727" w:author="OpenAI" w:date="2026-10-01T18:07:00Z" w16du:dateUtc="2026-10-02T01:07:00Z">
              <w:r>
                <w:rPr>
                  <w:rFonts w:ascii="Aptos Narrow" w:eastAsia="Times New Roman" w:hAnsi="Aptos Narrow" w:cs="Times New Roman"/>
                  <w:color w:val="000000"/>
                  <w:kern w:val="0"/>
                  <w:sz w:val="22"/>
                  <w:szCs w:val="22"/>
                </w:rPr>
                <w:delText>11</w:delText>
              </w:r>
            </w:del>
          </w:p>
        </w:tc>
      </w:tr>
      <w:tr w:rsidR="007D60AC" w:rsidTr="007D60AC">
        <w:trPr>
          <w:trHeight w:val="290"/>
          <w:jc w:val="center"/>
          <w:del w:id="3728" w:author="OpenAI" w:date="2026-10-01T18:07:00Z" w16du:dateUtc="2026-10-02T01:07:00Z"/>
        </w:trPr>
        <w:tc>
          <w:tcPr>
            <w:tcW w:w="1699" w:type="dxa"/>
            <w:vMerge/>
            <w:vAlign w:val="center"/>
          </w:tcPr>
          <w:p w:rsidR="007D60AC" w:rsidRDefault="007D60AC">
            <w:pPr>
              <w:suppressAutoHyphens w:val="0"/>
              <w:spacing w:after="0" w:line="240" w:lineRule="auto"/>
              <w:jc w:val="center"/>
              <w:rPr>
                <w:del w:id="3729" w:author="OpenAI" w:date="2026-10-01T18:07:00Z" w16du:dateUtc="2026-10-02T01:07:00Z"/>
                <w:rFonts w:ascii="Aptos Narrow" w:eastAsia="Times New Roman" w:hAnsi="Aptos Narrow" w:cs="Times New Roman"/>
                <w:color w:val="000000"/>
                <w:sz w:val="22"/>
                <w:szCs w:val="22"/>
              </w:rPr>
            </w:pPr>
          </w:p>
        </w:tc>
        <w:tc>
          <w:tcPr>
            <w:tcW w:w="1601" w:type="dxa"/>
            <w:vMerge/>
            <w:vAlign w:val="center"/>
          </w:tcPr>
          <w:p w:rsidR="007D60AC" w:rsidRDefault="007D60AC">
            <w:pPr>
              <w:suppressAutoHyphens w:val="0"/>
              <w:spacing w:after="0" w:line="240" w:lineRule="auto"/>
              <w:jc w:val="center"/>
              <w:rPr>
                <w:del w:id="3730" w:author="OpenAI" w:date="2026-10-01T18:07:00Z" w16du:dateUtc="2026-10-02T01:07:00Z"/>
                <w:rFonts w:ascii="Aptos Narrow" w:eastAsia="Times New Roman" w:hAnsi="Aptos Narrow" w:cs="Times New Roman"/>
                <w:color w:val="000000"/>
                <w:sz w:val="22"/>
                <w:szCs w:val="22"/>
              </w:rPr>
            </w:pPr>
          </w:p>
        </w:tc>
        <w:tc>
          <w:tcPr>
            <w:tcW w:w="1160" w:type="dxa"/>
            <w:vAlign w:val="center"/>
          </w:tcPr>
          <w:p w:rsidR="007D60AC" w:rsidRDefault="007B1B89">
            <w:pPr>
              <w:suppressAutoHyphens w:val="0"/>
              <w:spacing w:after="0" w:line="240" w:lineRule="auto"/>
              <w:jc w:val="center"/>
              <w:rPr>
                <w:del w:id="3731" w:author="OpenAI" w:date="2026-10-01T18:07:00Z" w16du:dateUtc="2026-10-02T01:07:00Z"/>
                <w:rFonts w:ascii="Aptos Narrow" w:eastAsia="Times New Roman" w:hAnsi="Aptos Narrow" w:cs="Times New Roman"/>
                <w:color w:val="000000"/>
                <w:sz w:val="22"/>
                <w:szCs w:val="22"/>
              </w:rPr>
            </w:pPr>
            <w:del w:id="3732" w:author="OpenAI" w:date="2026-10-01T18:07:00Z" w16du:dateUtc="2026-10-02T01:07:00Z">
              <w:r>
                <w:rPr>
                  <w:rFonts w:ascii="Aptos Narrow" w:eastAsia="Times New Roman" w:hAnsi="Aptos Narrow" w:cs="Times New Roman"/>
                  <w:color w:val="000000"/>
                  <w:kern w:val="0"/>
                  <w:sz w:val="22"/>
                  <w:szCs w:val="22"/>
                </w:rPr>
                <w:delText>3</w:delText>
              </w:r>
            </w:del>
          </w:p>
        </w:tc>
        <w:tc>
          <w:tcPr>
            <w:tcW w:w="2180" w:type="dxa"/>
            <w:vAlign w:val="center"/>
          </w:tcPr>
          <w:p w:rsidR="007D60AC" w:rsidRDefault="007B1B89">
            <w:pPr>
              <w:suppressAutoHyphens w:val="0"/>
              <w:spacing w:after="0" w:line="240" w:lineRule="auto"/>
              <w:jc w:val="center"/>
              <w:rPr>
                <w:del w:id="3733" w:author="OpenAI" w:date="2026-10-01T18:07:00Z" w16du:dateUtc="2026-10-02T01:07:00Z"/>
                <w:rFonts w:ascii="Aptos Narrow" w:eastAsia="Times New Roman" w:hAnsi="Aptos Narrow" w:cs="Times New Roman"/>
                <w:color w:val="000000"/>
                <w:sz w:val="22"/>
                <w:szCs w:val="22"/>
              </w:rPr>
            </w:pPr>
            <w:del w:id="3734" w:author="OpenAI" w:date="2026-10-01T18:07:00Z" w16du:dateUtc="2026-10-02T01:07:00Z">
              <w:r>
                <w:rPr>
                  <w:rFonts w:ascii="Aptos Narrow" w:eastAsia="Times New Roman" w:hAnsi="Aptos Narrow" w:cs="Times New Roman"/>
                  <w:color w:val="000000"/>
                  <w:kern w:val="0"/>
                  <w:sz w:val="22"/>
                  <w:szCs w:val="22"/>
                </w:rPr>
                <w:delText>9</w:delText>
              </w:r>
            </w:del>
          </w:p>
        </w:tc>
      </w:tr>
      <w:tr w:rsidR="007D60AC" w:rsidTr="007D60AC">
        <w:trPr>
          <w:trHeight w:val="290"/>
          <w:jc w:val="center"/>
          <w:del w:id="3735" w:author="OpenAI" w:date="2026-10-01T18:07:00Z" w16du:dateUtc="2026-10-02T01:07:00Z"/>
        </w:trPr>
        <w:tc>
          <w:tcPr>
            <w:tcW w:w="1699" w:type="dxa"/>
            <w:vMerge/>
            <w:vAlign w:val="center"/>
          </w:tcPr>
          <w:p w:rsidR="007D60AC" w:rsidRDefault="007D60AC">
            <w:pPr>
              <w:suppressAutoHyphens w:val="0"/>
              <w:spacing w:after="0" w:line="240" w:lineRule="auto"/>
              <w:jc w:val="center"/>
              <w:rPr>
                <w:del w:id="3736" w:author="OpenAI" w:date="2026-10-01T18:07:00Z" w16du:dateUtc="2026-10-02T01:07:00Z"/>
                <w:rFonts w:ascii="Aptos Narrow" w:eastAsia="Times New Roman" w:hAnsi="Aptos Narrow" w:cs="Times New Roman"/>
                <w:color w:val="000000"/>
                <w:sz w:val="22"/>
                <w:szCs w:val="22"/>
              </w:rPr>
            </w:pPr>
          </w:p>
        </w:tc>
        <w:tc>
          <w:tcPr>
            <w:tcW w:w="1601" w:type="dxa"/>
            <w:vMerge/>
            <w:vAlign w:val="center"/>
          </w:tcPr>
          <w:p w:rsidR="007D60AC" w:rsidRDefault="007D60AC">
            <w:pPr>
              <w:suppressAutoHyphens w:val="0"/>
              <w:spacing w:after="0" w:line="240" w:lineRule="auto"/>
              <w:jc w:val="center"/>
              <w:rPr>
                <w:del w:id="3737" w:author="OpenAI" w:date="2026-10-01T18:07:00Z" w16du:dateUtc="2026-10-02T01:07:00Z"/>
                <w:rFonts w:ascii="Aptos Narrow" w:eastAsia="Times New Roman" w:hAnsi="Aptos Narrow" w:cs="Times New Roman"/>
                <w:color w:val="000000"/>
                <w:sz w:val="22"/>
                <w:szCs w:val="22"/>
              </w:rPr>
            </w:pPr>
          </w:p>
        </w:tc>
        <w:tc>
          <w:tcPr>
            <w:tcW w:w="1160" w:type="dxa"/>
            <w:vAlign w:val="center"/>
          </w:tcPr>
          <w:p w:rsidR="007D60AC" w:rsidRDefault="007B1B89">
            <w:pPr>
              <w:suppressAutoHyphens w:val="0"/>
              <w:spacing w:after="0" w:line="240" w:lineRule="auto"/>
              <w:jc w:val="center"/>
              <w:rPr>
                <w:del w:id="3738" w:author="OpenAI" w:date="2026-10-01T18:07:00Z" w16du:dateUtc="2026-10-02T01:07:00Z"/>
                <w:rFonts w:ascii="Aptos Narrow" w:eastAsia="Times New Roman" w:hAnsi="Aptos Narrow" w:cs="Times New Roman"/>
                <w:color w:val="000000"/>
                <w:sz w:val="22"/>
                <w:szCs w:val="22"/>
              </w:rPr>
            </w:pPr>
            <w:del w:id="3739" w:author="OpenAI" w:date="2026-10-01T18:07:00Z" w16du:dateUtc="2026-10-02T01:07:00Z">
              <w:r>
                <w:rPr>
                  <w:rFonts w:ascii="Aptos Narrow" w:eastAsia="Times New Roman" w:hAnsi="Aptos Narrow" w:cs="Times New Roman"/>
                  <w:color w:val="000000"/>
                  <w:kern w:val="0"/>
                  <w:sz w:val="22"/>
                  <w:szCs w:val="22"/>
                </w:rPr>
                <w:delText>10</w:delText>
              </w:r>
            </w:del>
          </w:p>
        </w:tc>
        <w:tc>
          <w:tcPr>
            <w:tcW w:w="2180" w:type="dxa"/>
            <w:vAlign w:val="center"/>
          </w:tcPr>
          <w:p w:rsidR="007D60AC" w:rsidRDefault="007B1B89">
            <w:pPr>
              <w:suppressAutoHyphens w:val="0"/>
              <w:spacing w:after="0" w:line="240" w:lineRule="auto"/>
              <w:jc w:val="center"/>
              <w:rPr>
                <w:del w:id="3740" w:author="OpenAI" w:date="2026-10-01T18:07:00Z" w16du:dateUtc="2026-10-02T01:07:00Z"/>
                <w:rFonts w:ascii="Aptos Narrow" w:eastAsia="Times New Roman" w:hAnsi="Aptos Narrow" w:cs="Times New Roman"/>
                <w:color w:val="000000"/>
                <w:sz w:val="22"/>
                <w:szCs w:val="22"/>
              </w:rPr>
            </w:pPr>
            <w:del w:id="3741" w:author="OpenAI" w:date="2026-10-01T18:07:00Z" w16du:dateUtc="2026-10-02T01:07:00Z">
              <w:r>
                <w:rPr>
                  <w:rFonts w:ascii="Aptos Narrow" w:eastAsia="Times New Roman" w:hAnsi="Aptos Narrow" w:cs="Times New Roman"/>
                  <w:color w:val="000000"/>
                  <w:kern w:val="0"/>
                  <w:sz w:val="22"/>
                  <w:szCs w:val="22"/>
                </w:rPr>
                <w:delText>24</w:delText>
              </w:r>
            </w:del>
          </w:p>
        </w:tc>
      </w:tr>
      <w:tr w:rsidR="007D60AC" w:rsidTr="007D60AC">
        <w:trPr>
          <w:trHeight w:val="290"/>
          <w:jc w:val="center"/>
          <w:del w:id="3742" w:author="OpenAI" w:date="2026-10-01T18:07:00Z" w16du:dateUtc="2026-10-02T01:07:00Z"/>
        </w:trPr>
        <w:tc>
          <w:tcPr>
            <w:tcW w:w="1699" w:type="dxa"/>
            <w:vMerge/>
            <w:vAlign w:val="center"/>
          </w:tcPr>
          <w:p w:rsidR="007D60AC" w:rsidRDefault="007D60AC">
            <w:pPr>
              <w:suppressAutoHyphens w:val="0"/>
              <w:spacing w:after="0" w:line="240" w:lineRule="auto"/>
              <w:jc w:val="center"/>
              <w:rPr>
                <w:del w:id="3743" w:author="OpenAI" w:date="2026-10-01T18:07:00Z" w16du:dateUtc="2026-10-02T01:07:00Z"/>
                <w:rFonts w:ascii="Aptos Narrow" w:eastAsia="Times New Roman" w:hAnsi="Aptos Narrow" w:cs="Times New Roman"/>
                <w:color w:val="000000"/>
                <w:sz w:val="22"/>
                <w:szCs w:val="22"/>
              </w:rPr>
            </w:pPr>
          </w:p>
        </w:tc>
        <w:tc>
          <w:tcPr>
            <w:tcW w:w="1601" w:type="dxa"/>
            <w:vMerge/>
            <w:vAlign w:val="center"/>
          </w:tcPr>
          <w:p w:rsidR="007D60AC" w:rsidRDefault="007D60AC">
            <w:pPr>
              <w:suppressAutoHyphens w:val="0"/>
              <w:spacing w:after="0" w:line="240" w:lineRule="auto"/>
              <w:jc w:val="center"/>
              <w:rPr>
                <w:del w:id="3744" w:author="OpenAI" w:date="2026-10-01T18:07:00Z" w16du:dateUtc="2026-10-02T01:07:00Z"/>
                <w:rFonts w:ascii="Aptos Narrow" w:eastAsia="Times New Roman" w:hAnsi="Aptos Narrow" w:cs="Times New Roman"/>
                <w:color w:val="000000"/>
                <w:sz w:val="22"/>
                <w:szCs w:val="22"/>
              </w:rPr>
            </w:pPr>
          </w:p>
        </w:tc>
        <w:tc>
          <w:tcPr>
            <w:tcW w:w="1160" w:type="dxa"/>
            <w:vAlign w:val="center"/>
          </w:tcPr>
          <w:p w:rsidR="007D60AC" w:rsidRDefault="007B1B89">
            <w:pPr>
              <w:suppressAutoHyphens w:val="0"/>
              <w:spacing w:after="0" w:line="240" w:lineRule="auto"/>
              <w:jc w:val="center"/>
              <w:rPr>
                <w:del w:id="3745" w:author="OpenAI" w:date="2026-10-01T18:07:00Z" w16du:dateUtc="2026-10-02T01:07:00Z"/>
                <w:rFonts w:ascii="Aptos Narrow" w:eastAsia="Times New Roman" w:hAnsi="Aptos Narrow" w:cs="Times New Roman"/>
                <w:color w:val="000000"/>
                <w:sz w:val="22"/>
                <w:szCs w:val="22"/>
              </w:rPr>
            </w:pPr>
            <w:del w:id="3746" w:author="OpenAI" w:date="2026-10-01T18:07:00Z" w16du:dateUtc="2026-10-02T01:07:00Z">
              <w:r>
                <w:rPr>
                  <w:rFonts w:ascii="Aptos Narrow" w:eastAsia="Times New Roman" w:hAnsi="Aptos Narrow" w:cs="Times New Roman"/>
                  <w:color w:val="000000"/>
                  <w:kern w:val="0"/>
                  <w:sz w:val="22"/>
                  <w:szCs w:val="22"/>
                </w:rPr>
                <w:delText>20</w:delText>
              </w:r>
            </w:del>
          </w:p>
        </w:tc>
        <w:tc>
          <w:tcPr>
            <w:tcW w:w="2180" w:type="dxa"/>
            <w:vAlign w:val="center"/>
          </w:tcPr>
          <w:p w:rsidR="007D60AC" w:rsidRDefault="007B1B89">
            <w:pPr>
              <w:suppressAutoHyphens w:val="0"/>
              <w:spacing w:after="0" w:line="240" w:lineRule="auto"/>
              <w:jc w:val="center"/>
              <w:rPr>
                <w:del w:id="3747" w:author="OpenAI" w:date="2026-10-01T18:07:00Z" w16du:dateUtc="2026-10-02T01:07:00Z"/>
                <w:rFonts w:ascii="Aptos Narrow" w:eastAsia="Times New Roman" w:hAnsi="Aptos Narrow" w:cs="Times New Roman"/>
                <w:color w:val="000000"/>
                <w:sz w:val="22"/>
                <w:szCs w:val="22"/>
              </w:rPr>
            </w:pPr>
            <w:del w:id="3748" w:author="OpenAI" w:date="2026-10-01T18:07:00Z" w16du:dateUtc="2026-10-02T01:07:00Z">
              <w:r>
                <w:rPr>
                  <w:rFonts w:ascii="Aptos Narrow" w:eastAsia="Times New Roman" w:hAnsi="Aptos Narrow" w:cs="Times New Roman"/>
                  <w:color w:val="000000"/>
                  <w:kern w:val="0"/>
                  <w:sz w:val="22"/>
                  <w:szCs w:val="22"/>
                </w:rPr>
                <w:delText>15</w:delText>
              </w:r>
            </w:del>
          </w:p>
        </w:tc>
      </w:tr>
      <w:tr w:rsidR="007D60AC" w:rsidTr="007D60AC">
        <w:trPr>
          <w:trHeight w:val="290"/>
          <w:jc w:val="center"/>
          <w:del w:id="3749" w:author="OpenAI" w:date="2026-10-01T18:07:00Z" w16du:dateUtc="2026-10-02T01:07:00Z"/>
        </w:trPr>
        <w:tc>
          <w:tcPr>
            <w:tcW w:w="1699" w:type="dxa"/>
            <w:vMerge/>
            <w:vAlign w:val="center"/>
          </w:tcPr>
          <w:p w:rsidR="007D60AC" w:rsidRDefault="007D60AC">
            <w:pPr>
              <w:suppressAutoHyphens w:val="0"/>
              <w:spacing w:after="0" w:line="240" w:lineRule="auto"/>
              <w:jc w:val="center"/>
              <w:rPr>
                <w:del w:id="3750" w:author="OpenAI" w:date="2026-10-01T18:07:00Z" w16du:dateUtc="2026-10-02T01:07:00Z"/>
                <w:rFonts w:ascii="Aptos Narrow" w:eastAsia="Times New Roman" w:hAnsi="Aptos Narrow" w:cs="Times New Roman"/>
                <w:color w:val="000000"/>
                <w:sz w:val="22"/>
                <w:szCs w:val="22"/>
              </w:rPr>
            </w:pPr>
          </w:p>
        </w:tc>
        <w:tc>
          <w:tcPr>
            <w:tcW w:w="1601" w:type="dxa"/>
            <w:vAlign w:val="center"/>
          </w:tcPr>
          <w:p w:rsidR="007D60AC" w:rsidRDefault="007B1B89">
            <w:pPr>
              <w:suppressAutoHyphens w:val="0"/>
              <w:spacing w:after="0" w:line="240" w:lineRule="auto"/>
              <w:jc w:val="center"/>
              <w:rPr>
                <w:del w:id="3751" w:author="OpenAI" w:date="2026-10-01T18:07:00Z" w16du:dateUtc="2026-10-02T01:07:00Z"/>
                <w:rFonts w:ascii="Aptos Narrow" w:eastAsia="Times New Roman" w:hAnsi="Aptos Narrow" w:cs="Times New Roman"/>
                <w:color w:val="000000"/>
                <w:sz w:val="22"/>
                <w:szCs w:val="22"/>
              </w:rPr>
            </w:pPr>
            <w:del w:id="3752" w:author="OpenAI" w:date="2026-10-01T18:07:00Z" w16du:dateUtc="2026-10-02T01:07:00Z">
              <w:r>
                <w:rPr>
                  <w:rFonts w:ascii="Aptos Narrow" w:eastAsia="Times New Roman" w:hAnsi="Aptos Narrow" w:cs="Times New Roman"/>
                  <w:color w:val="000000"/>
                  <w:kern w:val="0"/>
                  <w:sz w:val="22"/>
                  <w:szCs w:val="22"/>
                </w:rPr>
                <w:delText>Bevacizumab</w:delText>
              </w:r>
            </w:del>
          </w:p>
        </w:tc>
        <w:tc>
          <w:tcPr>
            <w:tcW w:w="1160" w:type="dxa"/>
            <w:vAlign w:val="center"/>
          </w:tcPr>
          <w:p w:rsidR="007D60AC" w:rsidRDefault="007B1B89">
            <w:pPr>
              <w:suppressAutoHyphens w:val="0"/>
              <w:spacing w:after="0" w:line="240" w:lineRule="auto"/>
              <w:jc w:val="center"/>
              <w:rPr>
                <w:del w:id="3753" w:author="OpenAI" w:date="2026-10-01T18:07:00Z" w16du:dateUtc="2026-10-02T01:07:00Z"/>
                <w:rFonts w:ascii="Aptos Narrow" w:eastAsia="Times New Roman" w:hAnsi="Aptos Narrow" w:cs="Times New Roman"/>
                <w:color w:val="000000"/>
                <w:sz w:val="22"/>
                <w:szCs w:val="22"/>
              </w:rPr>
            </w:pPr>
            <w:del w:id="3754" w:author="OpenAI" w:date="2026-10-01T18:07:00Z" w16du:dateUtc="2026-10-02T01:07:00Z">
              <w:r>
                <w:rPr>
                  <w:rFonts w:ascii="Aptos Narrow" w:eastAsia="Times New Roman" w:hAnsi="Aptos Narrow" w:cs="Times New Roman"/>
                  <w:color w:val="000000"/>
                  <w:kern w:val="0"/>
                  <w:sz w:val="22"/>
                  <w:szCs w:val="22"/>
                </w:rPr>
                <w:delText>15</w:delText>
              </w:r>
            </w:del>
          </w:p>
        </w:tc>
        <w:tc>
          <w:tcPr>
            <w:tcW w:w="2180" w:type="dxa"/>
            <w:vAlign w:val="center"/>
          </w:tcPr>
          <w:p w:rsidR="007D60AC" w:rsidRDefault="007B1B89">
            <w:pPr>
              <w:suppressAutoHyphens w:val="0"/>
              <w:spacing w:after="0" w:line="240" w:lineRule="auto"/>
              <w:jc w:val="center"/>
              <w:rPr>
                <w:del w:id="3755" w:author="OpenAI" w:date="2026-10-01T18:07:00Z" w16du:dateUtc="2026-10-02T01:07:00Z"/>
                <w:rFonts w:ascii="Aptos Narrow" w:eastAsia="Times New Roman" w:hAnsi="Aptos Narrow" w:cs="Times New Roman"/>
                <w:color w:val="000000"/>
                <w:sz w:val="22"/>
                <w:szCs w:val="22"/>
              </w:rPr>
            </w:pPr>
            <w:del w:id="3756" w:author="OpenAI" w:date="2026-10-01T18:07:00Z" w16du:dateUtc="2026-10-02T01:07:00Z">
              <w:r>
                <w:rPr>
                  <w:rFonts w:ascii="Aptos Narrow" w:eastAsia="Times New Roman" w:hAnsi="Aptos Narrow" w:cs="Times New Roman"/>
                  <w:color w:val="000000"/>
                  <w:kern w:val="0"/>
                  <w:sz w:val="22"/>
                  <w:szCs w:val="22"/>
                </w:rPr>
                <w:delText>33</w:delText>
              </w:r>
            </w:del>
          </w:p>
        </w:tc>
      </w:tr>
      <w:tr w:rsidR="007D60AC" w:rsidTr="007D60AC">
        <w:trPr>
          <w:trHeight w:val="290"/>
          <w:jc w:val="center"/>
          <w:del w:id="3757" w:author="OpenAI" w:date="2026-10-01T18:07:00Z" w16du:dateUtc="2026-10-02T01:07:00Z"/>
        </w:trPr>
        <w:tc>
          <w:tcPr>
            <w:tcW w:w="1699" w:type="dxa"/>
            <w:vMerge/>
            <w:vAlign w:val="center"/>
          </w:tcPr>
          <w:p w:rsidR="007D60AC" w:rsidRDefault="007D60AC">
            <w:pPr>
              <w:suppressAutoHyphens w:val="0"/>
              <w:spacing w:after="0" w:line="240" w:lineRule="auto"/>
              <w:jc w:val="center"/>
              <w:rPr>
                <w:del w:id="3758" w:author="OpenAI" w:date="2026-10-01T18:07:00Z" w16du:dateUtc="2026-10-02T01:07:00Z"/>
                <w:rFonts w:ascii="Aptos Narrow" w:eastAsia="Times New Roman" w:hAnsi="Aptos Narrow" w:cs="Times New Roman"/>
                <w:color w:val="000000"/>
                <w:sz w:val="22"/>
                <w:szCs w:val="22"/>
              </w:rPr>
            </w:pPr>
          </w:p>
        </w:tc>
        <w:tc>
          <w:tcPr>
            <w:tcW w:w="1601" w:type="dxa"/>
            <w:vMerge w:val="restart"/>
            <w:vAlign w:val="center"/>
          </w:tcPr>
          <w:p w:rsidR="007D60AC" w:rsidRDefault="007B1B89">
            <w:pPr>
              <w:suppressAutoHyphens w:val="0"/>
              <w:spacing w:after="0" w:line="240" w:lineRule="auto"/>
              <w:jc w:val="center"/>
              <w:rPr>
                <w:del w:id="3759" w:author="OpenAI" w:date="2026-10-01T18:07:00Z" w16du:dateUtc="2026-10-02T01:07:00Z"/>
                <w:rFonts w:ascii="Aptos Narrow" w:eastAsia="Times New Roman" w:hAnsi="Aptos Narrow" w:cs="Times New Roman"/>
                <w:color w:val="000000"/>
                <w:sz w:val="22"/>
                <w:szCs w:val="22"/>
              </w:rPr>
            </w:pPr>
            <w:del w:id="3760" w:author="OpenAI" w:date="2026-10-01T18:07:00Z" w16du:dateUtc="2026-10-02T01:07:00Z">
              <w:r>
                <w:rPr>
                  <w:rFonts w:ascii="Aptos Narrow" w:eastAsia="Times New Roman" w:hAnsi="Aptos Narrow" w:cs="Times New Roman"/>
                  <w:color w:val="000000"/>
                  <w:kern w:val="0"/>
                  <w:sz w:val="22"/>
                  <w:szCs w:val="22"/>
                </w:rPr>
                <w:delText>Golimumab</w:delText>
              </w:r>
            </w:del>
          </w:p>
        </w:tc>
        <w:tc>
          <w:tcPr>
            <w:tcW w:w="1160" w:type="dxa"/>
            <w:vAlign w:val="center"/>
          </w:tcPr>
          <w:p w:rsidR="007D60AC" w:rsidRDefault="007B1B89">
            <w:pPr>
              <w:suppressAutoHyphens w:val="0"/>
              <w:spacing w:after="0" w:line="240" w:lineRule="auto"/>
              <w:jc w:val="center"/>
              <w:rPr>
                <w:del w:id="3761" w:author="OpenAI" w:date="2026-10-01T18:07:00Z" w16du:dateUtc="2026-10-02T01:07:00Z"/>
                <w:rFonts w:ascii="Aptos Narrow" w:eastAsia="Times New Roman" w:hAnsi="Aptos Narrow" w:cs="Times New Roman"/>
                <w:color w:val="000000"/>
                <w:sz w:val="22"/>
                <w:szCs w:val="22"/>
              </w:rPr>
            </w:pPr>
            <w:del w:id="3762" w:author="OpenAI" w:date="2026-10-01T18:07:00Z" w16du:dateUtc="2026-10-02T01:07:00Z">
              <w:r>
                <w:rPr>
                  <w:rFonts w:ascii="Aptos Narrow" w:eastAsia="Times New Roman" w:hAnsi="Aptos Narrow" w:cs="Times New Roman"/>
                  <w:color w:val="000000"/>
                  <w:kern w:val="0"/>
                  <w:sz w:val="22"/>
                  <w:szCs w:val="22"/>
                </w:rPr>
                <w:delText>0.1</w:delText>
              </w:r>
            </w:del>
          </w:p>
        </w:tc>
        <w:tc>
          <w:tcPr>
            <w:tcW w:w="2180" w:type="dxa"/>
            <w:vAlign w:val="center"/>
          </w:tcPr>
          <w:p w:rsidR="007D60AC" w:rsidRDefault="007B1B89">
            <w:pPr>
              <w:suppressAutoHyphens w:val="0"/>
              <w:spacing w:after="0" w:line="240" w:lineRule="auto"/>
              <w:jc w:val="center"/>
              <w:rPr>
                <w:del w:id="3763" w:author="OpenAI" w:date="2026-10-01T18:07:00Z" w16du:dateUtc="2026-10-02T01:07:00Z"/>
                <w:rFonts w:ascii="Aptos Narrow" w:eastAsia="Times New Roman" w:hAnsi="Aptos Narrow" w:cs="Times New Roman"/>
                <w:color w:val="000000"/>
                <w:sz w:val="22"/>
                <w:szCs w:val="22"/>
              </w:rPr>
            </w:pPr>
            <w:del w:id="3764" w:author="OpenAI" w:date="2026-10-01T18:07:00Z" w16du:dateUtc="2026-10-02T01:07:00Z">
              <w:r>
                <w:rPr>
                  <w:rFonts w:ascii="Aptos Narrow" w:eastAsia="Times New Roman" w:hAnsi="Aptos Narrow" w:cs="Times New Roman"/>
                  <w:color w:val="000000"/>
                  <w:kern w:val="0"/>
                  <w:sz w:val="22"/>
                  <w:szCs w:val="22"/>
                </w:rPr>
                <w:delText>14</w:delText>
              </w:r>
            </w:del>
          </w:p>
        </w:tc>
      </w:tr>
      <w:tr w:rsidR="007D60AC" w:rsidTr="007D60AC">
        <w:trPr>
          <w:trHeight w:val="290"/>
          <w:jc w:val="center"/>
          <w:del w:id="3765" w:author="OpenAI" w:date="2026-10-01T18:07:00Z" w16du:dateUtc="2026-10-02T01:07:00Z"/>
        </w:trPr>
        <w:tc>
          <w:tcPr>
            <w:tcW w:w="1699" w:type="dxa"/>
            <w:vMerge/>
            <w:vAlign w:val="center"/>
          </w:tcPr>
          <w:p w:rsidR="007D60AC" w:rsidRDefault="007D60AC">
            <w:pPr>
              <w:suppressAutoHyphens w:val="0"/>
              <w:spacing w:after="0" w:line="240" w:lineRule="auto"/>
              <w:jc w:val="center"/>
              <w:rPr>
                <w:del w:id="3766" w:author="OpenAI" w:date="2026-10-01T18:07:00Z" w16du:dateUtc="2026-10-02T01:07:00Z"/>
                <w:rFonts w:ascii="Aptos Narrow" w:eastAsia="Times New Roman" w:hAnsi="Aptos Narrow" w:cs="Times New Roman"/>
                <w:color w:val="000000"/>
                <w:sz w:val="22"/>
                <w:szCs w:val="22"/>
              </w:rPr>
            </w:pPr>
          </w:p>
        </w:tc>
        <w:tc>
          <w:tcPr>
            <w:tcW w:w="1601" w:type="dxa"/>
            <w:vMerge/>
            <w:vAlign w:val="center"/>
          </w:tcPr>
          <w:p w:rsidR="007D60AC" w:rsidRDefault="007D60AC">
            <w:pPr>
              <w:suppressAutoHyphens w:val="0"/>
              <w:spacing w:after="0" w:line="240" w:lineRule="auto"/>
              <w:jc w:val="center"/>
              <w:rPr>
                <w:del w:id="3767" w:author="OpenAI" w:date="2026-10-01T18:07:00Z" w16du:dateUtc="2026-10-02T01:07:00Z"/>
                <w:rFonts w:ascii="Aptos Narrow" w:eastAsia="Times New Roman" w:hAnsi="Aptos Narrow" w:cs="Times New Roman"/>
                <w:color w:val="000000"/>
                <w:sz w:val="22"/>
                <w:szCs w:val="22"/>
              </w:rPr>
            </w:pPr>
          </w:p>
        </w:tc>
        <w:tc>
          <w:tcPr>
            <w:tcW w:w="1160" w:type="dxa"/>
            <w:vAlign w:val="center"/>
          </w:tcPr>
          <w:p w:rsidR="007D60AC" w:rsidRDefault="007B1B89">
            <w:pPr>
              <w:suppressAutoHyphens w:val="0"/>
              <w:spacing w:after="0" w:line="240" w:lineRule="auto"/>
              <w:jc w:val="center"/>
              <w:rPr>
                <w:del w:id="3768" w:author="OpenAI" w:date="2026-10-01T18:07:00Z" w16du:dateUtc="2026-10-02T01:07:00Z"/>
                <w:rFonts w:ascii="Aptos Narrow" w:eastAsia="Times New Roman" w:hAnsi="Aptos Narrow" w:cs="Times New Roman"/>
                <w:color w:val="000000"/>
                <w:sz w:val="22"/>
                <w:szCs w:val="22"/>
              </w:rPr>
            </w:pPr>
            <w:del w:id="3769" w:author="OpenAI" w:date="2026-10-01T18:07:00Z" w16du:dateUtc="2026-10-02T01:07:00Z">
              <w:r>
                <w:rPr>
                  <w:rFonts w:ascii="Aptos Narrow" w:eastAsia="Times New Roman" w:hAnsi="Aptos Narrow" w:cs="Times New Roman"/>
                  <w:color w:val="000000"/>
                  <w:kern w:val="0"/>
                  <w:sz w:val="22"/>
                  <w:szCs w:val="22"/>
                </w:rPr>
                <w:delText>0.3</w:delText>
              </w:r>
            </w:del>
          </w:p>
        </w:tc>
        <w:tc>
          <w:tcPr>
            <w:tcW w:w="2180" w:type="dxa"/>
            <w:vAlign w:val="center"/>
          </w:tcPr>
          <w:p w:rsidR="007D60AC" w:rsidRDefault="007B1B89">
            <w:pPr>
              <w:suppressAutoHyphens w:val="0"/>
              <w:spacing w:after="0" w:line="240" w:lineRule="auto"/>
              <w:jc w:val="center"/>
              <w:rPr>
                <w:del w:id="3770" w:author="OpenAI" w:date="2026-10-01T18:07:00Z" w16du:dateUtc="2026-10-02T01:07:00Z"/>
                <w:rFonts w:ascii="Aptos Narrow" w:eastAsia="Times New Roman" w:hAnsi="Aptos Narrow" w:cs="Times New Roman"/>
                <w:color w:val="000000"/>
                <w:sz w:val="22"/>
                <w:szCs w:val="22"/>
              </w:rPr>
            </w:pPr>
            <w:del w:id="3771" w:author="OpenAI" w:date="2026-10-01T18:07:00Z" w16du:dateUtc="2026-10-02T01:07:00Z">
              <w:r>
                <w:rPr>
                  <w:rFonts w:ascii="Aptos Narrow" w:eastAsia="Times New Roman" w:hAnsi="Aptos Narrow" w:cs="Times New Roman"/>
                  <w:color w:val="000000"/>
                  <w:kern w:val="0"/>
                  <w:sz w:val="22"/>
                  <w:szCs w:val="22"/>
                </w:rPr>
                <w:delText>15</w:delText>
              </w:r>
            </w:del>
          </w:p>
        </w:tc>
      </w:tr>
      <w:tr w:rsidR="007D60AC" w:rsidTr="007D60AC">
        <w:trPr>
          <w:trHeight w:val="290"/>
          <w:jc w:val="center"/>
          <w:del w:id="3772" w:author="OpenAI" w:date="2026-10-01T18:07:00Z" w16du:dateUtc="2026-10-02T01:07:00Z"/>
        </w:trPr>
        <w:tc>
          <w:tcPr>
            <w:tcW w:w="1699" w:type="dxa"/>
            <w:vMerge/>
            <w:vAlign w:val="center"/>
          </w:tcPr>
          <w:p w:rsidR="007D60AC" w:rsidRDefault="007D60AC">
            <w:pPr>
              <w:suppressAutoHyphens w:val="0"/>
              <w:spacing w:after="0" w:line="240" w:lineRule="auto"/>
              <w:jc w:val="center"/>
              <w:rPr>
                <w:del w:id="3773" w:author="OpenAI" w:date="2026-10-01T18:07:00Z" w16du:dateUtc="2026-10-02T01:07:00Z"/>
                <w:rFonts w:ascii="Aptos Narrow" w:eastAsia="Times New Roman" w:hAnsi="Aptos Narrow" w:cs="Times New Roman"/>
                <w:color w:val="000000"/>
                <w:sz w:val="22"/>
                <w:szCs w:val="22"/>
              </w:rPr>
            </w:pPr>
          </w:p>
        </w:tc>
        <w:tc>
          <w:tcPr>
            <w:tcW w:w="1601" w:type="dxa"/>
            <w:vMerge/>
            <w:vAlign w:val="center"/>
          </w:tcPr>
          <w:p w:rsidR="007D60AC" w:rsidRDefault="007D60AC">
            <w:pPr>
              <w:suppressAutoHyphens w:val="0"/>
              <w:spacing w:after="0" w:line="240" w:lineRule="auto"/>
              <w:jc w:val="center"/>
              <w:rPr>
                <w:del w:id="3774" w:author="OpenAI" w:date="2026-10-01T18:07:00Z" w16du:dateUtc="2026-10-02T01:07:00Z"/>
                <w:rFonts w:ascii="Aptos Narrow" w:eastAsia="Times New Roman" w:hAnsi="Aptos Narrow" w:cs="Times New Roman"/>
                <w:color w:val="000000"/>
                <w:sz w:val="22"/>
                <w:szCs w:val="22"/>
              </w:rPr>
            </w:pPr>
          </w:p>
        </w:tc>
        <w:tc>
          <w:tcPr>
            <w:tcW w:w="1160" w:type="dxa"/>
            <w:vAlign w:val="center"/>
          </w:tcPr>
          <w:p w:rsidR="007D60AC" w:rsidRDefault="007B1B89">
            <w:pPr>
              <w:suppressAutoHyphens w:val="0"/>
              <w:spacing w:after="0" w:line="240" w:lineRule="auto"/>
              <w:jc w:val="center"/>
              <w:rPr>
                <w:del w:id="3775" w:author="OpenAI" w:date="2026-10-01T18:07:00Z" w16du:dateUtc="2026-10-02T01:07:00Z"/>
                <w:rFonts w:ascii="Aptos Narrow" w:eastAsia="Times New Roman" w:hAnsi="Aptos Narrow" w:cs="Times New Roman"/>
                <w:color w:val="000000"/>
                <w:sz w:val="22"/>
                <w:szCs w:val="22"/>
              </w:rPr>
            </w:pPr>
            <w:del w:id="3776" w:author="OpenAI" w:date="2026-10-01T18:07:00Z" w16du:dateUtc="2026-10-02T01:07:00Z">
              <w:r>
                <w:rPr>
                  <w:rFonts w:ascii="Aptos Narrow" w:eastAsia="Times New Roman" w:hAnsi="Aptos Narrow" w:cs="Times New Roman"/>
                  <w:color w:val="000000"/>
                  <w:kern w:val="0"/>
                  <w:sz w:val="22"/>
                  <w:szCs w:val="22"/>
                </w:rPr>
                <w:delText>1</w:delText>
              </w:r>
            </w:del>
          </w:p>
        </w:tc>
        <w:tc>
          <w:tcPr>
            <w:tcW w:w="2180" w:type="dxa"/>
            <w:vAlign w:val="center"/>
          </w:tcPr>
          <w:p w:rsidR="007D60AC" w:rsidRDefault="007B1B89">
            <w:pPr>
              <w:suppressAutoHyphens w:val="0"/>
              <w:spacing w:after="0" w:line="240" w:lineRule="auto"/>
              <w:jc w:val="center"/>
              <w:rPr>
                <w:del w:id="3777" w:author="OpenAI" w:date="2026-10-01T18:07:00Z" w16du:dateUtc="2026-10-02T01:07:00Z"/>
                <w:rFonts w:ascii="Aptos Narrow" w:eastAsia="Times New Roman" w:hAnsi="Aptos Narrow" w:cs="Times New Roman"/>
                <w:color w:val="000000"/>
                <w:sz w:val="22"/>
                <w:szCs w:val="22"/>
              </w:rPr>
            </w:pPr>
            <w:del w:id="3778" w:author="OpenAI" w:date="2026-10-01T18:07:00Z" w16du:dateUtc="2026-10-02T01:07:00Z">
              <w:r>
                <w:rPr>
                  <w:rFonts w:ascii="Aptos Narrow" w:eastAsia="Times New Roman" w:hAnsi="Aptos Narrow" w:cs="Times New Roman"/>
                  <w:color w:val="000000"/>
                  <w:kern w:val="0"/>
                  <w:sz w:val="22"/>
                  <w:szCs w:val="22"/>
                </w:rPr>
                <w:delText>19</w:delText>
              </w:r>
            </w:del>
          </w:p>
        </w:tc>
      </w:tr>
      <w:tr w:rsidR="007D60AC" w:rsidTr="007D60AC">
        <w:trPr>
          <w:trHeight w:val="290"/>
          <w:jc w:val="center"/>
          <w:del w:id="3779" w:author="OpenAI" w:date="2026-10-01T18:07:00Z" w16du:dateUtc="2026-10-02T01:07:00Z"/>
        </w:trPr>
        <w:tc>
          <w:tcPr>
            <w:tcW w:w="1699" w:type="dxa"/>
            <w:vMerge/>
            <w:vAlign w:val="center"/>
          </w:tcPr>
          <w:p w:rsidR="007D60AC" w:rsidRDefault="007D60AC">
            <w:pPr>
              <w:suppressAutoHyphens w:val="0"/>
              <w:spacing w:after="0" w:line="240" w:lineRule="auto"/>
              <w:jc w:val="center"/>
              <w:rPr>
                <w:del w:id="3780" w:author="OpenAI" w:date="2026-10-01T18:07:00Z" w16du:dateUtc="2026-10-02T01:07:00Z"/>
                <w:rFonts w:ascii="Aptos Narrow" w:eastAsia="Times New Roman" w:hAnsi="Aptos Narrow" w:cs="Times New Roman"/>
                <w:color w:val="000000"/>
                <w:sz w:val="22"/>
                <w:szCs w:val="22"/>
              </w:rPr>
            </w:pPr>
          </w:p>
        </w:tc>
        <w:tc>
          <w:tcPr>
            <w:tcW w:w="1601" w:type="dxa"/>
            <w:vMerge/>
            <w:vAlign w:val="center"/>
          </w:tcPr>
          <w:p w:rsidR="007D60AC" w:rsidRDefault="007D60AC">
            <w:pPr>
              <w:suppressAutoHyphens w:val="0"/>
              <w:spacing w:after="0" w:line="240" w:lineRule="auto"/>
              <w:jc w:val="center"/>
              <w:rPr>
                <w:del w:id="3781" w:author="OpenAI" w:date="2026-10-01T18:07:00Z" w16du:dateUtc="2026-10-02T01:07:00Z"/>
                <w:rFonts w:ascii="Aptos Narrow" w:eastAsia="Times New Roman" w:hAnsi="Aptos Narrow" w:cs="Times New Roman"/>
                <w:color w:val="000000"/>
                <w:sz w:val="22"/>
                <w:szCs w:val="22"/>
              </w:rPr>
            </w:pPr>
          </w:p>
        </w:tc>
        <w:tc>
          <w:tcPr>
            <w:tcW w:w="1160" w:type="dxa"/>
            <w:vAlign w:val="center"/>
          </w:tcPr>
          <w:p w:rsidR="007D60AC" w:rsidRDefault="007B1B89">
            <w:pPr>
              <w:suppressAutoHyphens w:val="0"/>
              <w:spacing w:after="0" w:line="240" w:lineRule="auto"/>
              <w:jc w:val="center"/>
              <w:rPr>
                <w:del w:id="3782" w:author="OpenAI" w:date="2026-10-01T18:07:00Z" w16du:dateUtc="2026-10-02T01:07:00Z"/>
                <w:rFonts w:ascii="Aptos Narrow" w:eastAsia="Times New Roman" w:hAnsi="Aptos Narrow" w:cs="Times New Roman"/>
                <w:color w:val="000000"/>
                <w:sz w:val="22"/>
                <w:szCs w:val="22"/>
              </w:rPr>
            </w:pPr>
            <w:del w:id="3783" w:author="OpenAI" w:date="2026-10-01T18:07:00Z" w16du:dateUtc="2026-10-02T01:07:00Z">
              <w:r>
                <w:rPr>
                  <w:rFonts w:ascii="Aptos Narrow" w:eastAsia="Times New Roman" w:hAnsi="Aptos Narrow" w:cs="Times New Roman"/>
                  <w:color w:val="000000"/>
                  <w:kern w:val="0"/>
                  <w:sz w:val="22"/>
                  <w:szCs w:val="22"/>
                </w:rPr>
                <w:delText>3</w:delText>
              </w:r>
            </w:del>
          </w:p>
        </w:tc>
        <w:tc>
          <w:tcPr>
            <w:tcW w:w="2180" w:type="dxa"/>
            <w:vAlign w:val="center"/>
          </w:tcPr>
          <w:p w:rsidR="007D60AC" w:rsidRDefault="007B1B89">
            <w:pPr>
              <w:suppressAutoHyphens w:val="0"/>
              <w:spacing w:after="0" w:line="240" w:lineRule="auto"/>
              <w:jc w:val="center"/>
              <w:rPr>
                <w:del w:id="3784" w:author="OpenAI" w:date="2026-10-01T18:07:00Z" w16du:dateUtc="2026-10-02T01:07:00Z"/>
                <w:rFonts w:ascii="Aptos Narrow" w:eastAsia="Times New Roman" w:hAnsi="Aptos Narrow" w:cs="Times New Roman"/>
                <w:color w:val="000000"/>
                <w:sz w:val="22"/>
                <w:szCs w:val="22"/>
              </w:rPr>
            </w:pPr>
            <w:del w:id="3785" w:author="OpenAI" w:date="2026-10-01T18:07:00Z" w16du:dateUtc="2026-10-02T01:07:00Z">
              <w:r>
                <w:rPr>
                  <w:rFonts w:ascii="Aptos Narrow" w:eastAsia="Times New Roman" w:hAnsi="Aptos Narrow" w:cs="Times New Roman"/>
                  <w:color w:val="000000"/>
                  <w:kern w:val="0"/>
                  <w:sz w:val="22"/>
                  <w:szCs w:val="22"/>
                </w:rPr>
                <w:delText>19</w:delText>
              </w:r>
            </w:del>
          </w:p>
        </w:tc>
      </w:tr>
      <w:tr w:rsidR="007D60AC" w:rsidTr="007D60AC">
        <w:trPr>
          <w:trHeight w:val="290"/>
          <w:jc w:val="center"/>
          <w:del w:id="3786" w:author="OpenAI" w:date="2026-10-01T18:07:00Z" w16du:dateUtc="2026-10-02T01:07:00Z"/>
        </w:trPr>
        <w:tc>
          <w:tcPr>
            <w:tcW w:w="1699" w:type="dxa"/>
            <w:vMerge/>
            <w:vAlign w:val="center"/>
          </w:tcPr>
          <w:p w:rsidR="007D60AC" w:rsidRDefault="007D60AC">
            <w:pPr>
              <w:suppressAutoHyphens w:val="0"/>
              <w:spacing w:after="0" w:line="240" w:lineRule="auto"/>
              <w:jc w:val="center"/>
              <w:rPr>
                <w:del w:id="3787" w:author="OpenAI" w:date="2026-10-01T18:07:00Z" w16du:dateUtc="2026-10-02T01:07:00Z"/>
                <w:rFonts w:ascii="Aptos Narrow" w:eastAsia="Times New Roman" w:hAnsi="Aptos Narrow" w:cs="Times New Roman"/>
                <w:color w:val="000000"/>
                <w:sz w:val="22"/>
                <w:szCs w:val="22"/>
              </w:rPr>
            </w:pPr>
          </w:p>
        </w:tc>
        <w:tc>
          <w:tcPr>
            <w:tcW w:w="1601" w:type="dxa"/>
            <w:vMerge/>
            <w:vAlign w:val="center"/>
          </w:tcPr>
          <w:p w:rsidR="007D60AC" w:rsidRDefault="007D60AC">
            <w:pPr>
              <w:suppressAutoHyphens w:val="0"/>
              <w:spacing w:after="0" w:line="240" w:lineRule="auto"/>
              <w:jc w:val="center"/>
              <w:rPr>
                <w:del w:id="3788" w:author="OpenAI" w:date="2026-10-01T18:07:00Z" w16du:dateUtc="2026-10-02T01:07:00Z"/>
                <w:rFonts w:ascii="Aptos Narrow" w:eastAsia="Times New Roman" w:hAnsi="Aptos Narrow" w:cs="Times New Roman"/>
                <w:color w:val="000000"/>
                <w:sz w:val="22"/>
                <w:szCs w:val="22"/>
              </w:rPr>
            </w:pPr>
          </w:p>
        </w:tc>
        <w:tc>
          <w:tcPr>
            <w:tcW w:w="1160" w:type="dxa"/>
            <w:vAlign w:val="center"/>
          </w:tcPr>
          <w:p w:rsidR="007D60AC" w:rsidRDefault="007B1B89">
            <w:pPr>
              <w:suppressAutoHyphens w:val="0"/>
              <w:spacing w:after="0" w:line="240" w:lineRule="auto"/>
              <w:jc w:val="center"/>
              <w:rPr>
                <w:del w:id="3789" w:author="OpenAI" w:date="2026-10-01T18:07:00Z" w16du:dateUtc="2026-10-02T01:07:00Z"/>
                <w:rFonts w:ascii="Aptos Narrow" w:eastAsia="Times New Roman" w:hAnsi="Aptos Narrow" w:cs="Times New Roman"/>
                <w:color w:val="000000"/>
                <w:sz w:val="22"/>
                <w:szCs w:val="22"/>
              </w:rPr>
            </w:pPr>
            <w:del w:id="3790" w:author="OpenAI" w:date="2026-10-01T18:07:00Z" w16du:dateUtc="2026-10-02T01:07:00Z">
              <w:r>
                <w:rPr>
                  <w:rFonts w:ascii="Aptos Narrow" w:eastAsia="Times New Roman" w:hAnsi="Aptos Narrow" w:cs="Times New Roman"/>
                  <w:color w:val="000000"/>
                  <w:kern w:val="0"/>
                  <w:sz w:val="22"/>
                  <w:szCs w:val="22"/>
                </w:rPr>
                <w:delText>6</w:delText>
              </w:r>
            </w:del>
          </w:p>
        </w:tc>
        <w:tc>
          <w:tcPr>
            <w:tcW w:w="2180" w:type="dxa"/>
            <w:vAlign w:val="center"/>
          </w:tcPr>
          <w:p w:rsidR="007D60AC" w:rsidRDefault="007B1B89">
            <w:pPr>
              <w:suppressAutoHyphens w:val="0"/>
              <w:spacing w:after="0" w:line="240" w:lineRule="auto"/>
              <w:jc w:val="center"/>
              <w:rPr>
                <w:del w:id="3791" w:author="OpenAI" w:date="2026-10-01T18:07:00Z" w16du:dateUtc="2026-10-02T01:07:00Z"/>
                <w:rFonts w:ascii="Aptos Narrow" w:eastAsia="Times New Roman" w:hAnsi="Aptos Narrow" w:cs="Times New Roman"/>
                <w:color w:val="000000"/>
                <w:sz w:val="22"/>
                <w:szCs w:val="22"/>
              </w:rPr>
            </w:pPr>
            <w:del w:id="3792" w:author="OpenAI" w:date="2026-10-01T18:07:00Z" w16du:dateUtc="2026-10-02T01:07:00Z">
              <w:r>
                <w:rPr>
                  <w:rFonts w:ascii="Aptos Narrow" w:eastAsia="Times New Roman" w:hAnsi="Aptos Narrow" w:cs="Times New Roman"/>
                  <w:color w:val="000000"/>
                  <w:kern w:val="0"/>
                  <w:sz w:val="22"/>
                  <w:szCs w:val="22"/>
                </w:rPr>
                <w:delText>23</w:delText>
              </w:r>
            </w:del>
          </w:p>
        </w:tc>
      </w:tr>
      <w:tr w:rsidR="007D60AC" w:rsidTr="007D60AC">
        <w:trPr>
          <w:trHeight w:val="290"/>
          <w:jc w:val="center"/>
          <w:del w:id="3793" w:author="OpenAI" w:date="2026-10-01T18:07:00Z" w16du:dateUtc="2026-10-02T01:07:00Z"/>
        </w:trPr>
        <w:tc>
          <w:tcPr>
            <w:tcW w:w="1699" w:type="dxa"/>
            <w:vMerge/>
            <w:vAlign w:val="center"/>
          </w:tcPr>
          <w:p w:rsidR="007D60AC" w:rsidRDefault="007D60AC">
            <w:pPr>
              <w:suppressAutoHyphens w:val="0"/>
              <w:spacing w:after="0" w:line="240" w:lineRule="auto"/>
              <w:jc w:val="center"/>
              <w:rPr>
                <w:del w:id="3794" w:author="OpenAI" w:date="2026-10-01T18:07:00Z" w16du:dateUtc="2026-10-02T01:07:00Z"/>
                <w:rFonts w:ascii="Aptos Narrow" w:eastAsia="Times New Roman" w:hAnsi="Aptos Narrow" w:cs="Times New Roman"/>
                <w:color w:val="000000"/>
                <w:sz w:val="22"/>
                <w:szCs w:val="22"/>
              </w:rPr>
            </w:pPr>
          </w:p>
        </w:tc>
        <w:tc>
          <w:tcPr>
            <w:tcW w:w="1601" w:type="dxa"/>
            <w:vMerge/>
            <w:vAlign w:val="center"/>
          </w:tcPr>
          <w:p w:rsidR="007D60AC" w:rsidRDefault="007D60AC">
            <w:pPr>
              <w:suppressAutoHyphens w:val="0"/>
              <w:spacing w:after="0" w:line="240" w:lineRule="auto"/>
              <w:jc w:val="center"/>
              <w:rPr>
                <w:del w:id="3795" w:author="OpenAI" w:date="2026-10-01T18:07:00Z" w16du:dateUtc="2026-10-02T01:07:00Z"/>
                <w:rFonts w:ascii="Aptos Narrow" w:eastAsia="Times New Roman" w:hAnsi="Aptos Narrow" w:cs="Times New Roman"/>
                <w:color w:val="000000"/>
                <w:sz w:val="22"/>
                <w:szCs w:val="22"/>
              </w:rPr>
            </w:pPr>
          </w:p>
        </w:tc>
        <w:tc>
          <w:tcPr>
            <w:tcW w:w="1160" w:type="dxa"/>
            <w:vAlign w:val="center"/>
          </w:tcPr>
          <w:p w:rsidR="007D60AC" w:rsidRDefault="007B1B89">
            <w:pPr>
              <w:suppressAutoHyphens w:val="0"/>
              <w:spacing w:after="0" w:line="240" w:lineRule="auto"/>
              <w:jc w:val="center"/>
              <w:rPr>
                <w:del w:id="3796" w:author="OpenAI" w:date="2026-10-01T18:07:00Z" w16du:dateUtc="2026-10-02T01:07:00Z"/>
                <w:rFonts w:ascii="Aptos Narrow" w:eastAsia="Times New Roman" w:hAnsi="Aptos Narrow" w:cs="Times New Roman"/>
                <w:color w:val="000000"/>
                <w:sz w:val="22"/>
                <w:szCs w:val="22"/>
              </w:rPr>
            </w:pPr>
            <w:del w:id="3797" w:author="OpenAI" w:date="2026-10-01T18:07:00Z" w16du:dateUtc="2026-10-02T01:07:00Z">
              <w:r>
                <w:rPr>
                  <w:rFonts w:ascii="Aptos Narrow" w:eastAsia="Times New Roman" w:hAnsi="Aptos Narrow" w:cs="Times New Roman"/>
                  <w:color w:val="000000"/>
                  <w:kern w:val="0"/>
                  <w:sz w:val="22"/>
                  <w:szCs w:val="22"/>
                </w:rPr>
                <w:delText>10</w:delText>
              </w:r>
            </w:del>
          </w:p>
        </w:tc>
        <w:tc>
          <w:tcPr>
            <w:tcW w:w="2180" w:type="dxa"/>
            <w:vAlign w:val="center"/>
          </w:tcPr>
          <w:p w:rsidR="007D60AC" w:rsidRDefault="007B1B89">
            <w:pPr>
              <w:suppressAutoHyphens w:val="0"/>
              <w:spacing w:after="0" w:line="240" w:lineRule="auto"/>
              <w:jc w:val="center"/>
              <w:rPr>
                <w:del w:id="3798" w:author="OpenAI" w:date="2026-10-01T18:07:00Z" w16du:dateUtc="2026-10-02T01:07:00Z"/>
                <w:rFonts w:ascii="Aptos Narrow" w:eastAsia="Times New Roman" w:hAnsi="Aptos Narrow" w:cs="Times New Roman"/>
                <w:color w:val="000000"/>
                <w:sz w:val="22"/>
                <w:szCs w:val="22"/>
              </w:rPr>
            </w:pPr>
            <w:del w:id="3799" w:author="OpenAI" w:date="2026-10-01T18:07:00Z" w16du:dateUtc="2026-10-02T01:07:00Z">
              <w:r>
                <w:rPr>
                  <w:rFonts w:ascii="Aptos Narrow" w:eastAsia="Times New Roman" w:hAnsi="Aptos Narrow" w:cs="Times New Roman"/>
                  <w:color w:val="000000"/>
                  <w:kern w:val="0"/>
                  <w:sz w:val="22"/>
                  <w:szCs w:val="22"/>
                </w:rPr>
                <w:delText>31</w:delText>
              </w:r>
            </w:del>
          </w:p>
        </w:tc>
      </w:tr>
      <w:tr w:rsidR="007D60AC" w:rsidTr="007D60AC">
        <w:trPr>
          <w:trHeight w:val="290"/>
          <w:jc w:val="center"/>
          <w:del w:id="3800" w:author="OpenAI" w:date="2026-10-01T18:07:00Z" w16du:dateUtc="2026-10-02T01:07:00Z"/>
        </w:trPr>
        <w:tc>
          <w:tcPr>
            <w:tcW w:w="1699" w:type="dxa"/>
            <w:vMerge/>
            <w:vAlign w:val="center"/>
          </w:tcPr>
          <w:p w:rsidR="007D60AC" w:rsidRDefault="007D60AC">
            <w:pPr>
              <w:suppressAutoHyphens w:val="0"/>
              <w:spacing w:after="0" w:line="240" w:lineRule="auto"/>
              <w:jc w:val="center"/>
              <w:rPr>
                <w:del w:id="3801" w:author="OpenAI" w:date="2026-10-01T18:07:00Z" w16du:dateUtc="2026-10-02T01:07:00Z"/>
                <w:rFonts w:ascii="Aptos Narrow" w:eastAsia="Times New Roman" w:hAnsi="Aptos Narrow" w:cs="Times New Roman"/>
                <w:color w:val="000000"/>
                <w:sz w:val="22"/>
                <w:szCs w:val="22"/>
              </w:rPr>
            </w:pPr>
          </w:p>
        </w:tc>
        <w:tc>
          <w:tcPr>
            <w:tcW w:w="1601" w:type="dxa"/>
            <w:vMerge w:val="restart"/>
            <w:vAlign w:val="center"/>
          </w:tcPr>
          <w:p w:rsidR="007D60AC" w:rsidRDefault="007B1B89">
            <w:pPr>
              <w:suppressAutoHyphens w:val="0"/>
              <w:spacing w:after="0" w:line="240" w:lineRule="auto"/>
              <w:jc w:val="center"/>
              <w:rPr>
                <w:del w:id="3802" w:author="OpenAI" w:date="2026-10-01T18:07:00Z" w16du:dateUtc="2026-10-02T01:07:00Z"/>
                <w:rFonts w:ascii="Aptos Narrow" w:eastAsia="Times New Roman" w:hAnsi="Aptos Narrow" w:cs="Times New Roman"/>
                <w:color w:val="000000"/>
                <w:sz w:val="22"/>
                <w:szCs w:val="22"/>
              </w:rPr>
            </w:pPr>
            <w:del w:id="3803" w:author="OpenAI" w:date="2026-10-01T18:07:00Z" w16du:dateUtc="2026-10-02T01:07:00Z">
              <w:r>
                <w:rPr>
                  <w:rFonts w:ascii="Aptos Narrow" w:eastAsia="Times New Roman" w:hAnsi="Aptos Narrow" w:cs="Times New Roman"/>
                  <w:color w:val="000000"/>
                  <w:kern w:val="0"/>
                  <w:sz w:val="22"/>
                  <w:szCs w:val="22"/>
                </w:rPr>
                <w:delText>Nivolumab</w:delText>
              </w:r>
            </w:del>
          </w:p>
        </w:tc>
        <w:tc>
          <w:tcPr>
            <w:tcW w:w="1160" w:type="dxa"/>
            <w:vAlign w:val="center"/>
          </w:tcPr>
          <w:p w:rsidR="007D60AC" w:rsidRDefault="007B1B89">
            <w:pPr>
              <w:suppressAutoHyphens w:val="0"/>
              <w:spacing w:after="0" w:line="240" w:lineRule="auto"/>
              <w:jc w:val="center"/>
              <w:rPr>
                <w:del w:id="3804" w:author="OpenAI" w:date="2026-10-01T18:07:00Z" w16du:dateUtc="2026-10-02T01:07:00Z"/>
                <w:rFonts w:ascii="Aptos Narrow" w:eastAsia="Times New Roman" w:hAnsi="Aptos Narrow" w:cs="Times New Roman"/>
                <w:color w:val="000000"/>
                <w:sz w:val="22"/>
                <w:szCs w:val="22"/>
              </w:rPr>
            </w:pPr>
            <w:del w:id="3805" w:author="OpenAI" w:date="2026-10-01T18:07:00Z" w16du:dateUtc="2026-10-02T01:07:00Z">
              <w:r>
                <w:rPr>
                  <w:rFonts w:ascii="Aptos Narrow" w:eastAsia="Times New Roman" w:hAnsi="Aptos Narrow" w:cs="Times New Roman"/>
                  <w:color w:val="000000"/>
                  <w:kern w:val="0"/>
                  <w:sz w:val="22"/>
                  <w:szCs w:val="22"/>
                </w:rPr>
                <w:delText>1</w:delText>
              </w:r>
            </w:del>
          </w:p>
        </w:tc>
        <w:tc>
          <w:tcPr>
            <w:tcW w:w="2180" w:type="dxa"/>
            <w:vAlign w:val="center"/>
          </w:tcPr>
          <w:p w:rsidR="007D60AC" w:rsidRDefault="007B1B89">
            <w:pPr>
              <w:suppressAutoHyphens w:val="0"/>
              <w:spacing w:after="0" w:line="240" w:lineRule="auto"/>
              <w:jc w:val="center"/>
              <w:rPr>
                <w:del w:id="3806" w:author="OpenAI" w:date="2026-10-01T18:07:00Z" w16du:dateUtc="2026-10-02T01:07:00Z"/>
                <w:rFonts w:ascii="Aptos Narrow" w:eastAsia="Times New Roman" w:hAnsi="Aptos Narrow" w:cs="Times New Roman"/>
                <w:color w:val="000000"/>
                <w:sz w:val="22"/>
                <w:szCs w:val="22"/>
              </w:rPr>
            </w:pPr>
            <w:del w:id="3807" w:author="OpenAI" w:date="2026-10-01T18:07:00Z" w16du:dateUtc="2026-10-02T01:07:00Z">
              <w:r>
                <w:rPr>
                  <w:rFonts w:ascii="Aptos Narrow" w:eastAsia="Times New Roman" w:hAnsi="Aptos Narrow" w:cs="Times New Roman"/>
                  <w:color w:val="000000"/>
                  <w:kern w:val="0"/>
                  <w:sz w:val="22"/>
                  <w:szCs w:val="22"/>
                </w:rPr>
                <w:delText>50</w:delText>
              </w:r>
            </w:del>
          </w:p>
        </w:tc>
      </w:tr>
      <w:tr w:rsidR="007D60AC" w:rsidTr="007D60AC">
        <w:trPr>
          <w:trHeight w:val="290"/>
          <w:jc w:val="center"/>
          <w:del w:id="3808" w:author="OpenAI" w:date="2026-10-01T18:07:00Z" w16du:dateUtc="2026-10-02T01:07:00Z"/>
        </w:trPr>
        <w:tc>
          <w:tcPr>
            <w:tcW w:w="1699" w:type="dxa"/>
            <w:vMerge/>
            <w:vAlign w:val="center"/>
          </w:tcPr>
          <w:p w:rsidR="007D60AC" w:rsidRDefault="007D60AC">
            <w:pPr>
              <w:suppressAutoHyphens w:val="0"/>
              <w:spacing w:after="0" w:line="240" w:lineRule="auto"/>
              <w:jc w:val="center"/>
              <w:rPr>
                <w:del w:id="3809" w:author="OpenAI" w:date="2026-10-01T18:07:00Z" w16du:dateUtc="2026-10-02T01:07:00Z"/>
                <w:rFonts w:ascii="Aptos Narrow" w:eastAsia="Times New Roman" w:hAnsi="Aptos Narrow" w:cs="Times New Roman"/>
                <w:color w:val="000000"/>
                <w:sz w:val="22"/>
                <w:szCs w:val="22"/>
              </w:rPr>
            </w:pPr>
          </w:p>
        </w:tc>
        <w:tc>
          <w:tcPr>
            <w:tcW w:w="1601" w:type="dxa"/>
            <w:vMerge/>
            <w:vAlign w:val="center"/>
          </w:tcPr>
          <w:p w:rsidR="007D60AC" w:rsidRDefault="007D60AC">
            <w:pPr>
              <w:suppressAutoHyphens w:val="0"/>
              <w:spacing w:after="0" w:line="240" w:lineRule="auto"/>
              <w:jc w:val="center"/>
              <w:rPr>
                <w:del w:id="3810" w:author="OpenAI" w:date="2026-10-01T18:07:00Z" w16du:dateUtc="2026-10-02T01:07:00Z"/>
                <w:rFonts w:ascii="Aptos Narrow" w:eastAsia="Times New Roman" w:hAnsi="Aptos Narrow" w:cs="Times New Roman"/>
                <w:color w:val="000000"/>
                <w:sz w:val="22"/>
                <w:szCs w:val="22"/>
              </w:rPr>
            </w:pPr>
          </w:p>
        </w:tc>
        <w:tc>
          <w:tcPr>
            <w:tcW w:w="1160" w:type="dxa"/>
            <w:vAlign w:val="center"/>
          </w:tcPr>
          <w:p w:rsidR="007D60AC" w:rsidRDefault="007B1B89">
            <w:pPr>
              <w:suppressAutoHyphens w:val="0"/>
              <w:spacing w:after="0" w:line="240" w:lineRule="auto"/>
              <w:jc w:val="center"/>
              <w:rPr>
                <w:del w:id="3811" w:author="OpenAI" w:date="2026-10-01T18:07:00Z" w16du:dateUtc="2026-10-02T01:07:00Z"/>
                <w:rFonts w:ascii="Aptos Narrow" w:eastAsia="Times New Roman" w:hAnsi="Aptos Narrow" w:cs="Times New Roman"/>
                <w:color w:val="000000"/>
                <w:sz w:val="22"/>
                <w:szCs w:val="22"/>
              </w:rPr>
            </w:pPr>
            <w:del w:id="3812" w:author="OpenAI" w:date="2026-10-01T18:07:00Z" w16du:dateUtc="2026-10-02T01:07:00Z">
              <w:r>
                <w:rPr>
                  <w:rFonts w:ascii="Aptos Narrow" w:eastAsia="Times New Roman" w:hAnsi="Aptos Narrow" w:cs="Times New Roman"/>
                  <w:color w:val="000000"/>
                  <w:kern w:val="0"/>
                  <w:sz w:val="22"/>
                  <w:szCs w:val="22"/>
                </w:rPr>
                <w:delText>3</w:delText>
              </w:r>
            </w:del>
          </w:p>
        </w:tc>
        <w:tc>
          <w:tcPr>
            <w:tcW w:w="2180" w:type="dxa"/>
            <w:vAlign w:val="center"/>
          </w:tcPr>
          <w:p w:rsidR="007D60AC" w:rsidRDefault="007B1B89">
            <w:pPr>
              <w:suppressAutoHyphens w:val="0"/>
              <w:spacing w:after="0" w:line="240" w:lineRule="auto"/>
              <w:jc w:val="center"/>
              <w:rPr>
                <w:del w:id="3813" w:author="OpenAI" w:date="2026-10-01T18:07:00Z" w16du:dateUtc="2026-10-02T01:07:00Z"/>
                <w:rFonts w:ascii="Aptos Narrow" w:eastAsia="Times New Roman" w:hAnsi="Aptos Narrow" w:cs="Times New Roman"/>
                <w:color w:val="000000"/>
                <w:sz w:val="22"/>
                <w:szCs w:val="22"/>
              </w:rPr>
            </w:pPr>
            <w:del w:id="3814" w:author="OpenAI" w:date="2026-10-01T18:07:00Z" w16du:dateUtc="2026-10-02T01:07:00Z">
              <w:r>
                <w:rPr>
                  <w:rFonts w:ascii="Aptos Narrow" w:eastAsia="Times New Roman" w:hAnsi="Aptos Narrow" w:cs="Times New Roman"/>
                  <w:color w:val="000000"/>
                  <w:kern w:val="0"/>
                  <w:sz w:val="22"/>
                  <w:szCs w:val="22"/>
                </w:rPr>
                <w:delText>45</w:delText>
              </w:r>
            </w:del>
          </w:p>
        </w:tc>
      </w:tr>
      <w:tr w:rsidR="007D60AC" w:rsidTr="007D60AC">
        <w:trPr>
          <w:trHeight w:val="290"/>
          <w:jc w:val="center"/>
          <w:del w:id="3815" w:author="OpenAI" w:date="2026-10-01T18:07:00Z" w16du:dateUtc="2026-10-02T01:07:00Z"/>
        </w:trPr>
        <w:tc>
          <w:tcPr>
            <w:tcW w:w="1699" w:type="dxa"/>
            <w:vMerge/>
            <w:vAlign w:val="center"/>
          </w:tcPr>
          <w:p w:rsidR="007D60AC" w:rsidRDefault="007D60AC">
            <w:pPr>
              <w:suppressAutoHyphens w:val="0"/>
              <w:spacing w:after="0" w:line="240" w:lineRule="auto"/>
              <w:jc w:val="center"/>
              <w:rPr>
                <w:del w:id="3816" w:author="OpenAI" w:date="2026-10-01T18:07:00Z" w16du:dateUtc="2026-10-02T01:07:00Z"/>
                <w:rFonts w:ascii="Aptos Narrow" w:eastAsia="Times New Roman" w:hAnsi="Aptos Narrow" w:cs="Times New Roman"/>
                <w:color w:val="000000"/>
                <w:sz w:val="22"/>
                <w:szCs w:val="22"/>
              </w:rPr>
            </w:pPr>
          </w:p>
        </w:tc>
        <w:tc>
          <w:tcPr>
            <w:tcW w:w="1601" w:type="dxa"/>
            <w:vMerge/>
            <w:vAlign w:val="center"/>
          </w:tcPr>
          <w:p w:rsidR="007D60AC" w:rsidRDefault="007D60AC">
            <w:pPr>
              <w:suppressAutoHyphens w:val="0"/>
              <w:spacing w:after="0" w:line="240" w:lineRule="auto"/>
              <w:jc w:val="center"/>
              <w:rPr>
                <w:del w:id="3817" w:author="OpenAI" w:date="2026-10-01T18:07:00Z" w16du:dateUtc="2026-10-02T01:07:00Z"/>
                <w:rFonts w:ascii="Aptos Narrow" w:eastAsia="Times New Roman" w:hAnsi="Aptos Narrow" w:cs="Times New Roman"/>
                <w:color w:val="000000"/>
                <w:sz w:val="22"/>
                <w:szCs w:val="22"/>
              </w:rPr>
            </w:pPr>
          </w:p>
        </w:tc>
        <w:tc>
          <w:tcPr>
            <w:tcW w:w="1160" w:type="dxa"/>
            <w:vAlign w:val="center"/>
          </w:tcPr>
          <w:p w:rsidR="007D60AC" w:rsidRDefault="007B1B89">
            <w:pPr>
              <w:suppressAutoHyphens w:val="0"/>
              <w:spacing w:after="0" w:line="240" w:lineRule="auto"/>
              <w:jc w:val="center"/>
              <w:rPr>
                <w:del w:id="3818" w:author="OpenAI" w:date="2026-10-01T18:07:00Z" w16du:dateUtc="2026-10-02T01:07:00Z"/>
                <w:rFonts w:ascii="Aptos Narrow" w:eastAsia="Times New Roman" w:hAnsi="Aptos Narrow" w:cs="Times New Roman"/>
                <w:color w:val="000000"/>
                <w:sz w:val="22"/>
                <w:szCs w:val="22"/>
              </w:rPr>
            </w:pPr>
            <w:del w:id="3819" w:author="OpenAI" w:date="2026-10-01T18:07:00Z" w16du:dateUtc="2026-10-02T01:07:00Z">
              <w:r>
                <w:rPr>
                  <w:rFonts w:ascii="Aptos Narrow" w:eastAsia="Times New Roman" w:hAnsi="Aptos Narrow" w:cs="Times New Roman"/>
                  <w:color w:val="000000"/>
                  <w:kern w:val="0"/>
                  <w:sz w:val="22"/>
                  <w:szCs w:val="22"/>
                </w:rPr>
                <w:delText>4</w:delText>
              </w:r>
            </w:del>
          </w:p>
        </w:tc>
        <w:tc>
          <w:tcPr>
            <w:tcW w:w="2180" w:type="dxa"/>
            <w:vAlign w:val="center"/>
          </w:tcPr>
          <w:p w:rsidR="007D60AC" w:rsidRDefault="007B1B89">
            <w:pPr>
              <w:suppressAutoHyphens w:val="0"/>
              <w:spacing w:after="0" w:line="240" w:lineRule="auto"/>
              <w:jc w:val="center"/>
              <w:rPr>
                <w:del w:id="3820" w:author="OpenAI" w:date="2026-10-01T18:07:00Z" w16du:dateUtc="2026-10-02T01:07:00Z"/>
                <w:rFonts w:ascii="Aptos Narrow" w:eastAsia="Times New Roman" w:hAnsi="Aptos Narrow" w:cs="Times New Roman"/>
                <w:color w:val="000000"/>
                <w:sz w:val="22"/>
                <w:szCs w:val="22"/>
              </w:rPr>
            </w:pPr>
            <w:del w:id="3821" w:author="OpenAI" w:date="2026-10-01T18:07:00Z" w16du:dateUtc="2026-10-02T01:07:00Z">
              <w:r>
                <w:rPr>
                  <w:rFonts w:ascii="Aptos Narrow" w:eastAsia="Times New Roman" w:hAnsi="Aptos Narrow" w:cs="Times New Roman"/>
                  <w:color w:val="000000"/>
                  <w:kern w:val="0"/>
                  <w:sz w:val="22"/>
                  <w:szCs w:val="22"/>
                </w:rPr>
                <w:delText>45</w:delText>
              </w:r>
            </w:del>
          </w:p>
        </w:tc>
      </w:tr>
      <w:tr w:rsidR="007D60AC" w:rsidTr="007D60AC">
        <w:trPr>
          <w:trHeight w:val="290"/>
          <w:jc w:val="center"/>
          <w:del w:id="3822" w:author="OpenAI" w:date="2026-10-01T18:07:00Z" w16du:dateUtc="2026-10-02T01:07:00Z"/>
        </w:trPr>
        <w:tc>
          <w:tcPr>
            <w:tcW w:w="1699" w:type="dxa"/>
            <w:vMerge/>
            <w:vAlign w:val="center"/>
          </w:tcPr>
          <w:p w:rsidR="007D60AC" w:rsidRDefault="007D60AC">
            <w:pPr>
              <w:suppressAutoHyphens w:val="0"/>
              <w:spacing w:after="0" w:line="240" w:lineRule="auto"/>
              <w:jc w:val="center"/>
              <w:rPr>
                <w:del w:id="3823" w:author="OpenAI" w:date="2026-10-01T18:07:00Z" w16du:dateUtc="2026-10-02T01:07:00Z"/>
                <w:rFonts w:ascii="Aptos Narrow" w:eastAsia="Times New Roman" w:hAnsi="Aptos Narrow" w:cs="Times New Roman"/>
                <w:color w:val="000000"/>
                <w:sz w:val="22"/>
                <w:szCs w:val="22"/>
              </w:rPr>
            </w:pPr>
          </w:p>
        </w:tc>
        <w:tc>
          <w:tcPr>
            <w:tcW w:w="1601" w:type="dxa"/>
            <w:vMerge/>
            <w:vAlign w:val="center"/>
          </w:tcPr>
          <w:p w:rsidR="007D60AC" w:rsidRDefault="007D60AC">
            <w:pPr>
              <w:suppressAutoHyphens w:val="0"/>
              <w:spacing w:after="0" w:line="240" w:lineRule="auto"/>
              <w:jc w:val="center"/>
              <w:rPr>
                <w:del w:id="3824" w:author="OpenAI" w:date="2026-10-01T18:07:00Z" w16du:dateUtc="2026-10-02T01:07:00Z"/>
                <w:rFonts w:ascii="Aptos Narrow" w:eastAsia="Times New Roman" w:hAnsi="Aptos Narrow" w:cs="Times New Roman"/>
                <w:color w:val="000000"/>
                <w:sz w:val="22"/>
                <w:szCs w:val="22"/>
              </w:rPr>
            </w:pPr>
          </w:p>
        </w:tc>
        <w:tc>
          <w:tcPr>
            <w:tcW w:w="1160" w:type="dxa"/>
            <w:vAlign w:val="center"/>
          </w:tcPr>
          <w:p w:rsidR="007D60AC" w:rsidRDefault="007B1B89">
            <w:pPr>
              <w:suppressAutoHyphens w:val="0"/>
              <w:spacing w:after="0" w:line="240" w:lineRule="auto"/>
              <w:jc w:val="center"/>
              <w:rPr>
                <w:del w:id="3825" w:author="OpenAI" w:date="2026-10-01T18:07:00Z" w16du:dateUtc="2026-10-02T01:07:00Z"/>
                <w:rFonts w:ascii="Aptos Narrow" w:eastAsia="Times New Roman" w:hAnsi="Aptos Narrow" w:cs="Times New Roman"/>
                <w:color w:val="000000"/>
                <w:sz w:val="22"/>
                <w:szCs w:val="22"/>
              </w:rPr>
            </w:pPr>
            <w:del w:id="3826" w:author="OpenAI" w:date="2026-10-01T18:07:00Z" w16du:dateUtc="2026-10-02T01:07:00Z">
              <w:r>
                <w:rPr>
                  <w:rFonts w:ascii="Aptos Narrow" w:eastAsia="Times New Roman" w:hAnsi="Aptos Narrow" w:cs="Times New Roman"/>
                  <w:color w:val="000000"/>
                  <w:kern w:val="0"/>
                  <w:sz w:val="22"/>
                  <w:szCs w:val="22"/>
                </w:rPr>
                <w:delText>6</w:delText>
              </w:r>
            </w:del>
          </w:p>
        </w:tc>
        <w:tc>
          <w:tcPr>
            <w:tcW w:w="2180" w:type="dxa"/>
            <w:vAlign w:val="center"/>
          </w:tcPr>
          <w:p w:rsidR="007D60AC" w:rsidRDefault="007B1B89">
            <w:pPr>
              <w:suppressAutoHyphens w:val="0"/>
              <w:spacing w:after="0" w:line="240" w:lineRule="auto"/>
              <w:jc w:val="center"/>
              <w:rPr>
                <w:del w:id="3827" w:author="OpenAI" w:date="2026-10-01T18:07:00Z" w16du:dateUtc="2026-10-02T01:07:00Z"/>
                <w:rFonts w:ascii="Aptos Narrow" w:eastAsia="Times New Roman" w:hAnsi="Aptos Narrow" w:cs="Times New Roman"/>
                <w:color w:val="000000"/>
                <w:sz w:val="22"/>
                <w:szCs w:val="22"/>
              </w:rPr>
            </w:pPr>
            <w:del w:id="3828" w:author="OpenAI" w:date="2026-10-01T18:07:00Z" w16du:dateUtc="2026-10-02T01:07:00Z">
              <w:r>
                <w:rPr>
                  <w:rFonts w:ascii="Aptos Narrow" w:eastAsia="Times New Roman" w:hAnsi="Aptos Narrow" w:cs="Times New Roman"/>
                  <w:color w:val="000000"/>
                  <w:kern w:val="0"/>
                  <w:sz w:val="22"/>
                  <w:szCs w:val="22"/>
                </w:rPr>
                <w:delText>48</w:delText>
              </w:r>
            </w:del>
          </w:p>
        </w:tc>
      </w:tr>
      <w:tr w:rsidR="007D60AC" w:rsidTr="007D60AC">
        <w:trPr>
          <w:trHeight w:val="290"/>
          <w:jc w:val="center"/>
          <w:del w:id="3829" w:author="OpenAI" w:date="2026-10-01T18:07:00Z" w16du:dateUtc="2026-10-02T01:07:00Z"/>
        </w:trPr>
        <w:tc>
          <w:tcPr>
            <w:tcW w:w="1699" w:type="dxa"/>
            <w:vMerge/>
            <w:vAlign w:val="center"/>
          </w:tcPr>
          <w:p w:rsidR="007D60AC" w:rsidRDefault="007D60AC">
            <w:pPr>
              <w:suppressAutoHyphens w:val="0"/>
              <w:spacing w:after="0" w:line="240" w:lineRule="auto"/>
              <w:jc w:val="center"/>
              <w:rPr>
                <w:del w:id="3830" w:author="OpenAI" w:date="2026-10-01T18:07:00Z" w16du:dateUtc="2026-10-02T01:07:00Z"/>
                <w:rFonts w:ascii="Aptos Narrow" w:eastAsia="Times New Roman" w:hAnsi="Aptos Narrow" w:cs="Times New Roman"/>
                <w:color w:val="000000"/>
                <w:sz w:val="22"/>
                <w:szCs w:val="22"/>
              </w:rPr>
            </w:pPr>
          </w:p>
        </w:tc>
        <w:tc>
          <w:tcPr>
            <w:tcW w:w="1601" w:type="dxa"/>
            <w:vMerge/>
            <w:vAlign w:val="center"/>
          </w:tcPr>
          <w:p w:rsidR="007D60AC" w:rsidRDefault="007D60AC">
            <w:pPr>
              <w:suppressAutoHyphens w:val="0"/>
              <w:spacing w:after="0" w:line="240" w:lineRule="auto"/>
              <w:jc w:val="center"/>
              <w:rPr>
                <w:del w:id="3831" w:author="OpenAI" w:date="2026-10-01T18:07:00Z" w16du:dateUtc="2026-10-02T01:07:00Z"/>
                <w:rFonts w:ascii="Aptos Narrow" w:eastAsia="Times New Roman" w:hAnsi="Aptos Narrow" w:cs="Times New Roman"/>
                <w:color w:val="000000"/>
                <w:sz w:val="22"/>
                <w:szCs w:val="22"/>
              </w:rPr>
            </w:pPr>
          </w:p>
        </w:tc>
        <w:tc>
          <w:tcPr>
            <w:tcW w:w="1160" w:type="dxa"/>
            <w:vAlign w:val="center"/>
          </w:tcPr>
          <w:p w:rsidR="007D60AC" w:rsidRDefault="007B1B89">
            <w:pPr>
              <w:suppressAutoHyphens w:val="0"/>
              <w:spacing w:after="0" w:line="240" w:lineRule="auto"/>
              <w:jc w:val="center"/>
              <w:rPr>
                <w:del w:id="3832" w:author="OpenAI" w:date="2026-10-01T18:07:00Z" w16du:dateUtc="2026-10-02T01:07:00Z"/>
                <w:rFonts w:ascii="Aptos Narrow" w:eastAsia="Times New Roman" w:hAnsi="Aptos Narrow" w:cs="Times New Roman"/>
                <w:color w:val="000000"/>
                <w:sz w:val="22"/>
                <w:szCs w:val="22"/>
              </w:rPr>
            </w:pPr>
            <w:del w:id="3833" w:author="OpenAI" w:date="2026-10-01T18:07:00Z" w16du:dateUtc="2026-10-02T01:07:00Z">
              <w:r>
                <w:rPr>
                  <w:rFonts w:ascii="Aptos Narrow" w:eastAsia="Times New Roman" w:hAnsi="Aptos Narrow" w:cs="Times New Roman"/>
                  <w:color w:val="000000"/>
                  <w:kern w:val="0"/>
                  <w:sz w:val="22"/>
                  <w:szCs w:val="22"/>
                </w:rPr>
                <w:delText>10</w:delText>
              </w:r>
            </w:del>
          </w:p>
        </w:tc>
        <w:tc>
          <w:tcPr>
            <w:tcW w:w="2180" w:type="dxa"/>
            <w:vAlign w:val="center"/>
          </w:tcPr>
          <w:p w:rsidR="007D60AC" w:rsidRDefault="007B1B89">
            <w:pPr>
              <w:suppressAutoHyphens w:val="0"/>
              <w:spacing w:after="0" w:line="240" w:lineRule="auto"/>
              <w:jc w:val="center"/>
              <w:rPr>
                <w:del w:id="3834" w:author="OpenAI" w:date="2026-10-01T18:07:00Z" w16du:dateUtc="2026-10-02T01:07:00Z"/>
                <w:rFonts w:ascii="Aptos Narrow" w:eastAsia="Times New Roman" w:hAnsi="Aptos Narrow" w:cs="Times New Roman"/>
                <w:color w:val="000000"/>
                <w:sz w:val="22"/>
                <w:szCs w:val="22"/>
              </w:rPr>
            </w:pPr>
            <w:del w:id="3835" w:author="OpenAI" w:date="2026-10-01T18:07:00Z" w16du:dateUtc="2026-10-02T01:07:00Z">
              <w:r>
                <w:rPr>
                  <w:rFonts w:ascii="Aptos Narrow" w:eastAsia="Times New Roman" w:hAnsi="Aptos Narrow" w:cs="Times New Roman"/>
                  <w:color w:val="000000"/>
                  <w:kern w:val="0"/>
                  <w:sz w:val="22"/>
                  <w:szCs w:val="22"/>
                </w:rPr>
                <w:delText>42</w:delText>
              </w:r>
            </w:del>
          </w:p>
        </w:tc>
      </w:tr>
      <w:tr w:rsidR="007D60AC" w:rsidTr="007D60AC">
        <w:trPr>
          <w:trHeight w:val="290"/>
          <w:jc w:val="center"/>
          <w:del w:id="3836" w:author="OpenAI" w:date="2026-10-01T18:07:00Z" w16du:dateUtc="2026-10-02T01:07:00Z"/>
        </w:trPr>
        <w:tc>
          <w:tcPr>
            <w:tcW w:w="1699" w:type="dxa"/>
            <w:vMerge/>
            <w:vAlign w:val="center"/>
          </w:tcPr>
          <w:p w:rsidR="007D60AC" w:rsidRDefault="007D60AC">
            <w:pPr>
              <w:suppressAutoHyphens w:val="0"/>
              <w:spacing w:after="0" w:line="240" w:lineRule="auto"/>
              <w:jc w:val="center"/>
              <w:rPr>
                <w:del w:id="3837" w:author="OpenAI" w:date="2026-10-01T18:07:00Z" w16du:dateUtc="2026-10-02T01:07:00Z"/>
                <w:rFonts w:ascii="Aptos Narrow" w:eastAsia="Times New Roman" w:hAnsi="Aptos Narrow" w:cs="Times New Roman"/>
                <w:color w:val="000000"/>
                <w:sz w:val="22"/>
                <w:szCs w:val="22"/>
              </w:rPr>
            </w:pPr>
          </w:p>
        </w:tc>
        <w:tc>
          <w:tcPr>
            <w:tcW w:w="1601" w:type="dxa"/>
            <w:vMerge/>
            <w:vAlign w:val="center"/>
          </w:tcPr>
          <w:p w:rsidR="007D60AC" w:rsidRDefault="007D60AC">
            <w:pPr>
              <w:suppressAutoHyphens w:val="0"/>
              <w:spacing w:after="0" w:line="240" w:lineRule="auto"/>
              <w:jc w:val="center"/>
              <w:rPr>
                <w:del w:id="3838" w:author="OpenAI" w:date="2026-10-01T18:07:00Z" w16du:dateUtc="2026-10-02T01:07:00Z"/>
                <w:rFonts w:ascii="Aptos Narrow" w:eastAsia="Times New Roman" w:hAnsi="Aptos Narrow" w:cs="Times New Roman"/>
                <w:color w:val="000000"/>
                <w:sz w:val="22"/>
                <w:szCs w:val="22"/>
              </w:rPr>
            </w:pPr>
          </w:p>
        </w:tc>
        <w:tc>
          <w:tcPr>
            <w:tcW w:w="1160" w:type="dxa"/>
            <w:vAlign w:val="center"/>
          </w:tcPr>
          <w:p w:rsidR="007D60AC" w:rsidRDefault="007B1B89">
            <w:pPr>
              <w:suppressAutoHyphens w:val="0"/>
              <w:spacing w:after="0" w:line="240" w:lineRule="auto"/>
              <w:jc w:val="center"/>
              <w:rPr>
                <w:del w:id="3839" w:author="OpenAI" w:date="2026-10-01T18:07:00Z" w16du:dateUtc="2026-10-02T01:07:00Z"/>
                <w:rFonts w:ascii="Aptos Narrow" w:eastAsia="Times New Roman" w:hAnsi="Aptos Narrow" w:cs="Times New Roman"/>
                <w:color w:val="000000"/>
                <w:sz w:val="22"/>
                <w:szCs w:val="22"/>
              </w:rPr>
            </w:pPr>
            <w:del w:id="3840" w:author="OpenAI" w:date="2026-10-01T18:07:00Z" w16du:dateUtc="2026-10-02T01:07:00Z">
              <w:r>
                <w:rPr>
                  <w:rFonts w:ascii="Aptos Narrow" w:eastAsia="Times New Roman" w:hAnsi="Aptos Narrow" w:cs="Times New Roman"/>
                  <w:color w:val="000000"/>
                  <w:kern w:val="0"/>
                  <w:sz w:val="22"/>
                  <w:szCs w:val="22"/>
                </w:rPr>
                <w:delText>20</w:delText>
              </w:r>
            </w:del>
          </w:p>
        </w:tc>
        <w:tc>
          <w:tcPr>
            <w:tcW w:w="2180" w:type="dxa"/>
            <w:vAlign w:val="center"/>
          </w:tcPr>
          <w:p w:rsidR="007D60AC" w:rsidRDefault="007B1B89">
            <w:pPr>
              <w:suppressAutoHyphens w:val="0"/>
              <w:spacing w:after="0" w:line="240" w:lineRule="auto"/>
              <w:jc w:val="center"/>
              <w:rPr>
                <w:del w:id="3841" w:author="OpenAI" w:date="2026-10-01T18:07:00Z" w16du:dateUtc="2026-10-02T01:07:00Z"/>
                <w:rFonts w:ascii="Aptos Narrow" w:eastAsia="Times New Roman" w:hAnsi="Aptos Narrow" w:cs="Times New Roman"/>
                <w:color w:val="000000"/>
                <w:sz w:val="22"/>
                <w:szCs w:val="22"/>
              </w:rPr>
            </w:pPr>
            <w:del w:id="3842" w:author="OpenAI" w:date="2026-10-01T18:07:00Z" w16du:dateUtc="2026-10-02T01:07:00Z">
              <w:r>
                <w:rPr>
                  <w:rFonts w:ascii="Aptos Narrow" w:eastAsia="Times New Roman" w:hAnsi="Aptos Narrow" w:cs="Times New Roman"/>
                  <w:color w:val="000000"/>
                  <w:kern w:val="0"/>
                  <w:sz w:val="22"/>
                  <w:szCs w:val="22"/>
                </w:rPr>
                <w:delText>70</w:delText>
              </w:r>
            </w:del>
          </w:p>
        </w:tc>
      </w:tr>
      <w:tr w:rsidR="007D60AC" w:rsidTr="007D60AC">
        <w:trPr>
          <w:trHeight w:val="290"/>
          <w:jc w:val="center"/>
          <w:del w:id="3843" w:author="OpenAI" w:date="2026-10-01T18:07:00Z" w16du:dateUtc="2026-10-02T01:07:00Z"/>
        </w:trPr>
        <w:tc>
          <w:tcPr>
            <w:tcW w:w="1699" w:type="dxa"/>
            <w:vMerge/>
            <w:vAlign w:val="center"/>
          </w:tcPr>
          <w:p w:rsidR="007D60AC" w:rsidRDefault="007D60AC">
            <w:pPr>
              <w:suppressAutoHyphens w:val="0"/>
              <w:spacing w:after="0" w:line="240" w:lineRule="auto"/>
              <w:jc w:val="center"/>
              <w:rPr>
                <w:del w:id="3844" w:author="OpenAI" w:date="2026-10-01T18:07:00Z" w16du:dateUtc="2026-10-02T01:07:00Z"/>
                <w:rFonts w:ascii="Aptos Narrow" w:eastAsia="Times New Roman" w:hAnsi="Aptos Narrow" w:cs="Times New Roman"/>
                <w:color w:val="000000"/>
                <w:sz w:val="22"/>
                <w:szCs w:val="22"/>
              </w:rPr>
            </w:pPr>
          </w:p>
        </w:tc>
        <w:tc>
          <w:tcPr>
            <w:tcW w:w="1601" w:type="dxa"/>
            <w:vMerge w:val="restart"/>
            <w:vAlign w:val="center"/>
          </w:tcPr>
          <w:p w:rsidR="007D60AC" w:rsidRDefault="007B1B89">
            <w:pPr>
              <w:suppressAutoHyphens w:val="0"/>
              <w:spacing w:after="0" w:line="240" w:lineRule="auto"/>
              <w:jc w:val="center"/>
              <w:rPr>
                <w:del w:id="3845" w:author="OpenAI" w:date="2026-10-01T18:07:00Z" w16du:dateUtc="2026-10-02T01:07:00Z"/>
                <w:rFonts w:ascii="Aptos Narrow" w:eastAsia="Times New Roman" w:hAnsi="Aptos Narrow" w:cs="Times New Roman"/>
                <w:color w:val="000000"/>
                <w:sz w:val="22"/>
                <w:szCs w:val="22"/>
              </w:rPr>
            </w:pPr>
            <w:del w:id="3846" w:author="OpenAI" w:date="2026-10-01T18:07:00Z" w16du:dateUtc="2026-10-02T01:07:00Z">
              <w:r>
                <w:rPr>
                  <w:rFonts w:ascii="Aptos Narrow" w:eastAsia="Times New Roman" w:hAnsi="Aptos Narrow" w:cs="Times New Roman"/>
                  <w:color w:val="000000"/>
                  <w:kern w:val="0"/>
                  <w:sz w:val="22"/>
                  <w:szCs w:val="22"/>
                </w:rPr>
                <w:delText>Pembrolizumab</w:delText>
              </w:r>
            </w:del>
          </w:p>
        </w:tc>
        <w:tc>
          <w:tcPr>
            <w:tcW w:w="1160" w:type="dxa"/>
            <w:vAlign w:val="center"/>
          </w:tcPr>
          <w:p w:rsidR="007D60AC" w:rsidRDefault="007B1B89">
            <w:pPr>
              <w:suppressAutoHyphens w:val="0"/>
              <w:spacing w:after="0" w:line="240" w:lineRule="auto"/>
              <w:jc w:val="center"/>
              <w:rPr>
                <w:del w:id="3847" w:author="OpenAI" w:date="2026-10-01T18:07:00Z" w16du:dateUtc="2026-10-02T01:07:00Z"/>
                <w:rFonts w:ascii="Aptos Narrow" w:eastAsia="Times New Roman" w:hAnsi="Aptos Narrow" w:cs="Times New Roman"/>
                <w:color w:val="000000"/>
                <w:sz w:val="22"/>
                <w:szCs w:val="22"/>
              </w:rPr>
            </w:pPr>
            <w:del w:id="3848" w:author="OpenAI" w:date="2026-10-01T18:07:00Z" w16du:dateUtc="2026-10-02T01:07:00Z">
              <w:r>
                <w:rPr>
                  <w:rFonts w:ascii="Aptos Narrow" w:eastAsia="Times New Roman" w:hAnsi="Aptos Narrow" w:cs="Times New Roman"/>
                  <w:color w:val="000000"/>
                  <w:kern w:val="0"/>
                  <w:sz w:val="22"/>
                  <w:szCs w:val="22"/>
                </w:rPr>
                <w:delText>2</w:delText>
              </w:r>
            </w:del>
          </w:p>
        </w:tc>
        <w:tc>
          <w:tcPr>
            <w:tcW w:w="2180" w:type="dxa"/>
            <w:vAlign w:val="center"/>
          </w:tcPr>
          <w:p w:rsidR="007D60AC" w:rsidRDefault="007B1B89">
            <w:pPr>
              <w:suppressAutoHyphens w:val="0"/>
              <w:spacing w:after="0" w:line="240" w:lineRule="auto"/>
              <w:jc w:val="center"/>
              <w:rPr>
                <w:del w:id="3849" w:author="OpenAI" w:date="2026-10-01T18:07:00Z" w16du:dateUtc="2026-10-02T01:07:00Z"/>
                <w:rFonts w:ascii="Aptos Narrow" w:eastAsia="Times New Roman" w:hAnsi="Aptos Narrow" w:cs="Times New Roman"/>
                <w:color w:val="000000"/>
                <w:sz w:val="22"/>
                <w:szCs w:val="22"/>
              </w:rPr>
            </w:pPr>
            <w:del w:id="3850" w:author="OpenAI" w:date="2026-10-01T18:07:00Z" w16du:dateUtc="2026-10-02T01:07:00Z">
              <w:r>
                <w:rPr>
                  <w:rFonts w:ascii="Aptos Narrow" w:eastAsia="Times New Roman" w:hAnsi="Aptos Narrow" w:cs="Times New Roman"/>
                  <w:color w:val="000000"/>
                  <w:kern w:val="0"/>
                  <w:sz w:val="22"/>
                  <w:szCs w:val="22"/>
                </w:rPr>
                <w:delText>42</w:delText>
              </w:r>
            </w:del>
          </w:p>
        </w:tc>
      </w:tr>
      <w:tr w:rsidR="007D60AC" w:rsidTr="007D60AC">
        <w:trPr>
          <w:trHeight w:val="290"/>
          <w:jc w:val="center"/>
          <w:del w:id="3851" w:author="OpenAI" w:date="2026-10-01T18:07:00Z" w16du:dateUtc="2026-10-02T01:07:00Z"/>
        </w:trPr>
        <w:tc>
          <w:tcPr>
            <w:tcW w:w="1699" w:type="dxa"/>
            <w:vMerge/>
            <w:vAlign w:val="center"/>
          </w:tcPr>
          <w:p w:rsidR="007D60AC" w:rsidRDefault="007D60AC">
            <w:pPr>
              <w:suppressAutoHyphens w:val="0"/>
              <w:spacing w:after="0" w:line="240" w:lineRule="auto"/>
              <w:jc w:val="center"/>
              <w:rPr>
                <w:del w:id="3852" w:author="OpenAI" w:date="2026-10-01T18:07:00Z" w16du:dateUtc="2026-10-02T01:07:00Z"/>
                <w:rFonts w:ascii="Aptos Narrow" w:eastAsia="Times New Roman" w:hAnsi="Aptos Narrow" w:cs="Times New Roman"/>
                <w:color w:val="000000"/>
                <w:sz w:val="22"/>
                <w:szCs w:val="22"/>
              </w:rPr>
            </w:pPr>
          </w:p>
        </w:tc>
        <w:tc>
          <w:tcPr>
            <w:tcW w:w="1601" w:type="dxa"/>
            <w:vMerge/>
            <w:vAlign w:val="center"/>
          </w:tcPr>
          <w:p w:rsidR="007D60AC" w:rsidRDefault="007D60AC">
            <w:pPr>
              <w:suppressAutoHyphens w:val="0"/>
              <w:spacing w:after="0" w:line="240" w:lineRule="auto"/>
              <w:jc w:val="center"/>
              <w:rPr>
                <w:del w:id="3853" w:author="OpenAI" w:date="2026-10-01T18:07:00Z" w16du:dateUtc="2026-10-02T01:07:00Z"/>
                <w:rFonts w:ascii="Aptos Narrow" w:eastAsia="Times New Roman" w:hAnsi="Aptos Narrow" w:cs="Times New Roman"/>
                <w:color w:val="000000"/>
                <w:sz w:val="22"/>
                <w:szCs w:val="22"/>
              </w:rPr>
            </w:pPr>
          </w:p>
        </w:tc>
        <w:tc>
          <w:tcPr>
            <w:tcW w:w="1160" w:type="dxa"/>
            <w:vAlign w:val="center"/>
          </w:tcPr>
          <w:p w:rsidR="007D60AC" w:rsidRDefault="007B1B89">
            <w:pPr>
              <w:suppressAutoHyphens w:val="0"/>
              <w:spacing w:after="0" w:line="240" w:lineRule="auto"/>
              <w:jc w:val="center"/>
              <w:rPr>
                <w:del w:id="3854" w:author="OpenAI" w:date="2026-10-01T18:07:00Z" w16du:dateUtc="2026-10-02T01:07:00Z"/>
                <w:rFonts w:ascii="Aptos Narrow" w:eastAsia="Times New Roman" w:hAnsi="Aptos Narrow" w:cs="Times New Roman"/>
                <w:color w:val="000000"/>
                <w:sz w:val="22"/>
                <w:szCs w:val="22"/>
              </w:rPr>
            </w:pPr>
            <w:del w:id="3855" w:author="OpenAI" w:date="2026-10-01T18:07:00Z" w16du:dateUtc="2026-10-02T01:07:00Z">
              <w:r>
                <w:rPr>
                  <w:rFonts w:ascii="Aptos Narrow" w:eastAsia="Times New Roman" w:hAnsi="Aptos Narrow" w:cs="Times New Roman"/>
                  <w:color w:val="000000"/>
                  <w:kern w:val="0"/>
                  <w:sz w:val="22"/>
                  <w:szCs w:val="22"/>
                </w:rPr>
                <w:delText>10</w:delText>
              </w:r>
            </w:del>
          </w:p>
        </w:tc>
        <w:tc>
          <w:tcPr>
            <w:tcW w:w="2180" w:type="dxa"/>
            <w:vAlign w:val="center"/>
          </w:tcPr>
          <w:p w:rsidR="007D60AC" w:rsidRDefault="007B1B89">
            <w:pPr>
              <w:suppressAutoHyphens w:val="0"/>
              <w:spacing w:after="0" w:line="240" w:lineRule="auto"/>
              <w:jc w:val="center"/>
              <w:rPr>
                <w:del w:id="3856" w:author="OpenAI" w:date="2026-10-01T18:07:00Z" w16du:dateUtc="2026-10-02T01:07:00Z"/>
                <w:rFonts w:ascii="Aptos Narrow" w:eastAsia="Times New Roman" w:hAnsi="Aptos Narrow" w:cs="Times New Roman"/>
                <w:color w:val="000000"/>
                <w:sz w:val="22"/>
                <w:szCs w:val="22"/>
              </w:rPr>
            </w:pPr>
            <w:del w:id="3857" w:author="OpenAI" w:date="2026-10-01T18:07:00Z" w16du:dateUtc="2026-10-02T01:07:00Z">
              <w:r>
                <w:rPr>
                  <w:rFonts w:ascii="Aptos Narrow" w:eastAsia="Times New Roman" w:hAnsi="Aptos Narrow" w:cs="Times New Roman"/>
                  <w:color w:val="000000"/>
                  <w:kern w:val="0"/>
                  <w:sz w:val="22"/>
                  <w:szCs w:val="22"/>
                </w:rPr>
                <w:delText>35</w:delText>
              </w:r>
            </w:del>
          </w:p>
        </w:tc>
      </w:tr>
      <w:tr w:rsidR="007D60AC" w:rsidTr="007D60AC">
        <w:trPr>
          <w:trHeight w:val="290"/>
          <w:jc w:val="center"/>
          <w:del w:id="3858" w:author="OpenAI" w:date="2026-10-01T18:07:00Z" w16du:dateUtc="2026-10-02T01:07:00Z"/>
        </w:trPr>
        <w:tc>
          <w:tcPr>
            <w:tcW w:w="1699" w:type="dxa"/>
            <w:vMerge/>
            <w:vAlign w:val="center"/>
          </w:tcPr>
          <w:p w:rsidR="007D60AC" w:rsidRDefault="007D60AC">
            <w:pPr>
              <w:suppressAutoHyphens w:val="0"/>
              <w:spacing w:after="0" w:line="240" w:lineRule="auto"/>
              <w:jc w:val="center"/>
              <w:rPr>
                <w:del w:id="3859" w:author="OpenAI" w:date="2026-10-01T18:07:00Z" w16du:dateUtc="2026-10-02T01:07:00Z"/>
                <w:rFonts w:ascii="Aptos Narrow" w:eastAsia="Times New Roman" w:hAnsi="Aptos Narrow" w:cs="Times New Roman"/>
                <w:color w:val="000000"/>
                <w:sz w:val="22"/>
                <w:szCs w:val="22"/>
              </w:rPr>
            </w:pPr>
          </w:p>
        </w:tc>
        <w:tc>
          <w:tcPr>
            <w:tcW w:w="1601" w:type="dxa"/>
            <w:vAlign w:val="center"/>
          </w:tcPr>
          <w:p w:rsidR="007D60AC" w:rsidRDefault="007B1B89">
            <w:pPr>
              <w:suppressAutoHyphens w:val="0"/>
              <w:spacing w:after="0" w:line="240" w:lineRule="auto"/>
              <w:jc w:val="center"/>
              <w:rPr>
                <w:del w:id="3860" w:author="OpenAI" w:date="2026-10-01T18:07:00Z" w16du:dateUtc="2026-10-02T01:07:00Z"/>
                <w:rFonts w:ascii="Aptos Narrow" w:eastAsia="Times New Roman" w:hAnsi="Aptos Narrow" w:cs="Times New Roman"/>
                <w:color w:val="000000"/>
                <w:sz w:val="22"/>
                <w:szCs w:val="22"/>
              </w:rPr>
            </w:pPr>
            <w:del w:id="3861" w:author="OpenAI" w:date="2026-10-01T18:07:00Z" w16du:dateUtc="2026-10-02T01:07:00Z">
              <w:r>
                <w:rPr>
                  <w:rFonts w:ascii="Aptos Narrow" w:eastAsia="Times New Roman" w:hAnsi="Aptos Narrow" w:cs="Times New Roman"/>
                  <w:color w:val="000000"/>
                  <w:kern w:val="0"/>
                  <w:sz w:val="22"/>
                  <w:szCs w:val="22"/>
                </w:rPr>
                <w:delText>Tocilizumab</w:delText>
              </w:r>
            </w:del>
          </w:p>
        </w:tc>
        <w:tc>
          <w:tcPr>
            <w:tcW w:w="1160" w:type="dxa"/>
            <w:vAlign w:val="center"/>
          </w:tcPr>
          <w:p w:rsidR="007D60AC" w:rsidRDefault="007B1B89">
            <w:pPr>
              <w:suppressAutoHyphens w:val="0"/>
              <w:spacing w:after="0" w:line="240" w:lineRule="auto"/>
              <w:jc w:val="center"/>
              <w:rPr>
                <w:del w:id="3862" w:author="OpenAI" w:date="2026-10-01T18:07:00Z" w16du:dateUtc="2026-10-02T01:07:00Z"/>
                <w:rFonts w:ascii="Aptos Narrow" w:eastAsia="Times New Roman" w:hAnsi="Aptos Narrow" w:cs="Times New Roman"/>
                <w:color w:val="000000"/>
                <w:sz w:val="22"/>
                <w:szCs w:val="22"/>
              </w:rPr>
            </w:pPr>
            <w:del w:id="3863" w:author="OpenAI" w:date="2026-10-01T18:07:00Z" w16du:dateUtc="2026-10-02T01:07:00Z">
              <w:r>
                <w:rPr>
                  <w:rFonts w:ascii="Aptos Narrow" w:eastAsia="Times New Roman" w:hAnsi="Aptos Narrow" w:cs="Times New Roman"/>
                  <w:color w:val="000000"/>
                  <w:kern w:val="0"/>
                  <w:sz w:val="22"/>
                  <w:szCs w:val="22"/>
                </w:rPr>
                <w:delText>8</w:delText>
              </w:r>
            </w:del>
          </w:p>
        </w:tc>
        <w:tc>
          <w:tcPr>
            <w:tcW w:w="2180" w:type="dxa"/>
            <w:vAlign w:val="center"/>
          </w:tcPr>
          <w:p w:rsidR="007D60AC" w:rsidRDefault="007B1B89">
            <w:pPr>
              <w:suppressAutoHyphens w:val="0"/>
              <w:spacing w:after="0" w:line="240" w:lineRule="auto"/>
              <w:jc w:val="center"/>
              <w:rPr>
                <w:del w:id="3864" w:author="OpenAI" w:date="2026-10-01T18:07:00Z" w16du:dateUtc="2026-10-02T01:07:00Z"/>
                <w:rFonts w:ascii="Aptos Narrow" w:eastAsia="Times New Roman" w:hAnsi="Aptos Narrow" w:cs="Times New Roman"/>
                <w:color w:val="000000"/>
                <w:sz w:val="22"/>
                <w:szCs w:val="22"/>
              </w:rPr>
            </w:pPr>
            <w:del w:id="3865" w:author="OpenAI" w:date="2026-10-01T18:07:00Z" w16du:dateUtc="2026-10-02T01:07:00Z">
              <w:r>
                <w:rPr>
                  <w:rFonts w:ascii="Aptos Narrow" w:eastAsia="Times New Roman" w:hAnsi="Aptos Narrow" w:cs="Times New Roman"/>
                  <w:color w:val="000000"/>
                  <w:kern w:val="0"/>
                  <w:sz w:val="22"/>
                  <w:szCs w:val="22"/>
                </w:rPr>
                <w:delText>0</w:delText>
              </w:r>
            </w:del>
          </w:p>
        </w:tc>
      </w:tr>
    </w:tbl>
    <w:p w:rsidR="007D60AC" w:rsidRDefault="007D60AC">
      <w:pPr>
        <w:jc w:val="left"/>
        <w:rPr>
          <w:del w:id="3866" w:author="OpenAI" w:date="2026-10-01T18:07:00Z" w16du:dateUtc="2026-10-02T01:07:00Z"/>
          <w:b/>
          <w:bCs/>
        </w:rPr>
      </w:pPr>
    </w:p>
    <w:p w:rsidR="007D60AC" w:rsidRDefault="007B1B89">
      <w:pPr>
        <w:spacing w:after="0" w:line="240" w:lineRule="auto"/>
        <w:jc w:val="left"/>
        <w:rPr>
          <w:del w:id="3867" w:author="OpenAI" w:date="2026-10-01T18:07:00Z" w16du:dateUtc="2026-10-02T01:07:00Z"/>
          <w:b/>
          <w:bCs/>
        </w:rPr>
      </w:pPr>
      <w:del w:id="3868" w:author="OpenAI" w:date="2026-10-01T18:07:00Z" w16du:dateUtc="2026-10-02T01:07:00Z">
        <w:r>
          <w:br w:type="page"/>
        </w:r>
      </w:del>
    </w:p>
    <w:p w:rsidR="001425FF" w:rsidRDefault="007B1B89">
      <w:pPr>
        <w:rPr>
          <w:ins w:id="3869" w:author="OpenAI" w:date="2026-10-01T18:07:00Z" w16du:dateUtc="2026-10-02T01:07:00Z"/>
        </w:rPr>
        <w:sectPr w:rsidR="001425FF">
          <w:headerReference w:type="even" r:id="rId31"/>
          <w:headerReference w:type="default" r:id="rId32"/>
          <w:footerReference w:type="even" r:id="rId33"/>
          <w:footerReference w:type="default" r:id="rId34"/>
          <w:headerReference w:type="first" r:id="rId35"/>
          <w:footerReference w:type="first" r:id="rId36"/>
          <w:pgSz w:w="12240" w:h="15840"/>
          <w:pgMar w:top="1440" w:right="1440" w:bottom="1440" w:left="1440" w:header="0" w:footer="0" w:gutter="0"/>
          <w:cols w:space="720"/>
          <w:formProt w:val="0"/>
          <w:docGrid w:linePitch="360"/>
        </w:sectPr>
      </w:pPr>
      <w:del w:id="3874" w:author="OpenAI" w:date="2026-10-01T18:07:00Z" w16du:dateUtc="2026-10-02T01:07:00Z">
        <w:r>
          <w:rPr>
            <w:b/>
            <w:bCs/>
          </w:rPr>
          <w:delText>S1.6</w:delText>
        </w:r>
      </w:del>
      <w:ins w:id="3875" w:author="OpenAI" w:date="2026-10-01T18:07:00Z" w16du:dateUtc="2026-10-02T01:07:00Z">
        <w:r>
          <w:br w:type="page"/>
        </w:r>
      </w:ins>
    </w:p>
    <w:p w:rsidR="001425FF" w:rsidRDefault="007B1B89">
      <w:pPr>
        <w:rPr>
          <w:ins w:id="3876" w:author="OpenAI" w:date="2026-10-01T18:07:00Z" w16du:dateUtc="2026-10-02T01:07:00Z"/>
          <w:b/>
          <w:bCs/>
        </w:rPr>
      </w:pPr>
      <w:ins w:id="3877" w:author="OpenAI" w:date="2026-10-01T18:07:00Z" w16du:dateUtc="2026-10-02T01:07:00Z">
        <w:r>
          <w:rPr>
            <w:b/>
            <w:bCs/>
          </w:rPr>
          <w:t>S2.2. Fold error</w:t>
        </w:r>
        <w:r>
          <w:rPr>
            <w:b/>
            <w:bCs/>
          </w:rPr>
          <w:t>s from PBPK model predictions without calibration with in vivo data. Directional fold errors are shown for AUC</w:t>
        </w:r>
        <w:r>
          <w:rPr>
            <w:b/>
            <w:bCs/>
            <w:vertAlign w:val="subscript"/>
          </w:rPr>
          <w:t>0-tlast</w:t>
        </w:r>
        <w:r>
          <w:rPr>
            <w:b/>
            <w:bCs/>
          </w:rPr>
          <w:t>, C</w:t>
        </w:r>
        <w:r>
          <w:rPr>
            <w:b/>
            <w:bCs/>
            <w:vertAlign w:val="subscript"/>
          </w:rPr>
          <w:t>max</w:t>
        </w:r>
        <w:r>
          <w:rPr>
            <w:b/>
            <w:bCs/>
          </w:rPr>
          <w:t xml:space="preserve">, and clearance across the evaluated molecule-dose scenarios. </w:t>
        </w:r>
        <w:r>
          <w:t>Fold error was calculated as the predicted value divided by the observed value. Horizontal bars extend from the line of unity on a base-2 logarithmic scale; values below and above 1 indicate underprediction and overprediction, respectively. The shaded region and dashed lines denote the prespecified 0.5- to 2-fold acceptance interval. Clearance scenarios were marked not evaluable when no observed profile had an AUC</w:t>
        </w:r>
        <w:r>
          <w:rPr>
            <w:vertAlign w:val="subscript"/>
          </w:rPr>
          <w:t>inf</w:t>
        </w:r>
        <w:r>
          <w:t xml:space="preserve"> extrapolated fraction of 20% or less. Models were not calibrated using in vivo pharmacokinetic data.</w:t>
        </w:r>
      </w:ins>
    </w:p>
    <w:p w:rsidR="001425FF" w:rsidRDefault="007B1B89">
      <w:pPr>
        <w:rPr>
          <w:ins w:id="3878" w:author="OpenAI" w:date="2026-10-01T18:07:00Z" w16du:dateUtc="2026-10-02T01:07:00Z"/>
          <w:b/>
          <w:bCs/>
        </w:rPr>
      </w:pPr>
      <w:ins w:id="3879" w:author="OpenAI" w:date="2026-10-01T18:07:00Z" w16du:dateUtc="2026-10-02T01:07:00Z">
        <w:r>
          <w:rPr>
            <w:noProof/>
          </w:rPr>
          <w:drawing>
            <wp:inline distT="0" distB="0" distL="0" distR="0">
              <wp:extent cx="6148070" cy="6216015"/>
              <wp:effectExtent l="0" t="0" r="0" b="0"/>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37"/>
                      <a:srcRect t="4219"/>
                      <a:stretch>
                        <a:fillRect/>
                      </a:stretch>
                    </pic:blipFill>
                    <pic:spPr bwMode="auto">
                      <a:xfrm>
                        <a:off x="0" y="0"/>
                        <a:ext cx="6148070" cy="6216015"/>
                      </a:xfrm>
                      <a:prstGeom prst="rect">
                        <a:avLst/>
                      </a:prstGeom>
                      <a:noFill/>
                    </pic:spPr>
                  </pic:pic>
                </a:graphicData>
              </a:graphic>
            </wp:inline>
          </w:drawing>
        </w:r>
      </w:ins>
    </w:p>
    <w:p w:rsidR="001425FF" w:rsidRDefault="007B1B89">
      <w:ins w:id="3880" w:author="OpenAI" w:date="2026-10-01T18:07:00Z" w16du:dateUtc="2026-10-02T01:07:00Z">
        <w:r>
          <w:rPr>
            <w:b/>
            <w:bCs/>
          </w:rPr>
          <w:t>S2.3</w:t>
        </w:r>
      </w:ins>
      <w:r>
        <w:rPr>
          <w:b/>
          <w:bCs/>
        </w:rPr>
        <w:t xml:space="preserve">. Local Sensitivity Analysis of Target Related Parameters on Clearance Estimate Using PBPK Model. </w:t>
      </w:r>
      <w:r>
        <w:t>An a priori PBPK modeling framework was used to assess parameter sensitivity by varying the target reference concentration, target degradation rate (kdeg), and internalization rate (kint) one at a time while holding all other model parameters constant. Each parameter was varied by decreasing to 0.1-fold and increasing to 10-fold of its reference value, and the resulting terminal clearance was compared with the reference simulation. The normalized sensitivity coefficient was calculated as ln(CLvaried/CLrefer</w:t>
      </w:r>
      <w:r>
        <w:t>ence)/ln(Pvaried/Preference), and a sensitivity index of 1+ the normalized coefficient was reported, such that a value of 1 indicates no sensitivity. Sensitivity indices were averaged across evaluated doses for each molecule and ranked from highest to lowest in the figure.</w:t>
      </w:r>
    </w:p>
    <w:p w:rsidR="001425FF" w:rsidRDefault="007B1B89">
      <w:pPr>
        <w:jc w:val="left"/>
        <w:rPr>
          <w:ins w:id="3881" w:author="OpenAI" w:date="2026-10-01T18:07:00Z" w16du:dateUtc="2026-10-02T01:07:00Z"/>
          <w:b/>
          <w:bCs/>
        </w:rPr>
      </w:pPr>
      <w:del w:id="3882" w:author="OpenAI" w:date="2026-10-01T18:07:00Z" w16du:dateUtc="2026-10-02T01:07:00Z">
        <w:r>
          <w:rPr>
            <w:noProof/>
          </w:rPr>
          <w:drawing>
            <wp:inline distT="0" distB="0" distL="0" distR="0">
              <wp:extent cx="6608445" cy="4320540"/>
              <wp:effectExtent l="0" t="0" r="0" b="0"/>
              <wp:docPr id="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4"/>
                      <pic:cNvPicPr>
                        <a:picLocks noChangeAspect="1" noChangeArrowheads="1"/>
                      </pic:cNvPicPr>
                    </pic:nvPicPr>
                    <pic:blipFill>
                      <a:blip r:embed="rId38"/>
                      <a:stretch>
                        <a:fillRect/>
                      </a:stretch>
                    </pic:blipFill>
                    <pic:spPr bwMode="auto">
                      <a:xfrm>
                        <a:off x="0" y="0"/>
                        <a:ext cx="6608445" cy="4320540"/>
                      </a:xfrm>
                      <a:prstGeom prst="rect">
                        <a:avLst/>
                      </a:prstGeom>
                      <a:noFill/>
                    </pic:spPr>
                  </pic:pic>
                </a:graphicData>
              </a:graphic>
            </wp:inline>
          </w:drawing>
        </w:r>
      </w:del>
      <w:ins w:id="3883" w:author="OpenAI" w:date="2026-10-01T18:07:00Z" w16du:dateUtc="2026-10-02T01:07:00Z">
        <w:r>
          <w:rPr>
            <w:noProof/>
          </w:rPr>
          <w:drawing>
            <wp:inline distT="0" distB="0" distL="0" distR="0">
              <wp:extent cx="6608445" cy="4320540"/>
              <wp:effectExtent l="0" t="0" r="0"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noChangeArrowheads="1"/>
                      </pic:cNvPicPr>
                    </pic:nvPicPr>
                    <pic:blipFill>
                      <a:blip r:embed="rId38"/>
                      <a:stretch>
                        <a:fillRect/>
                      </a:stretch>
                    </pic:blipFill>
                    <pic:spPr bwMode="auto">
                      <a:xfrm>
                        <a:off x="0" y="0"/>
                        <a:ext cx="6608445" cy="4320540"/>
                      </a:xfrm>
                      <a:prstGeom prst="rect">
                        <a:avLst/>
                      </a:prstGeom>
                      <a:noFill/>
                    </pic:spPr>
                  </pic:pic>
                </a:graphicData>
              </a:graphic>
            </wp:inline>
          </w:drawing>
        </w:r>
      </w:ins>
    </w:p>
    <w:p w:rsidR="001425FF" w:rsidRDefault="001425FF">
      <w:pPr>
        <w:jc w:val="left"/>
        <w:rPr>
          <w:b/>
          <w:bCs/>
        </w:rPr>
      </w:pPr>
    </w:p>
    <w:p w:rsidR="001425FF" w:rsidRDefault="007B1B89">
      <w:pPr>
        <w:spacing w:after="80"/>
        <w:rPr>
          <w:b/>
          <w:bCs/>
        </w:rPr>
        <w:pPrChange w:id="3884" w:author="OpenAI" w:date="2026-10-01T18:07:00Z" w16du:dateUtc="2026-10-02T01:07:00Z">
          <w:pPr>
            <w:jc w:val="left"/>
          </w:pPr>
        </w:pPrChange>
      </w:pPr>
      <w:r>
        <w:br w:type="page"/>
      </w:r>
    </w:p>
    <w:p w:rsidR="001425FF" w:rsidRDefault="007B1B89">
      <w:pPr>
        <w:pStyle w:val="Heading1"/>
        <w:spacing w:before="0"/>
        <w:pPrChange w:id="3885" w:author="OpenAI" w:date="2026-10-01T18:07:00Z" w16du:dateUtc="2026-10-02T01:07:00Z">
          <w:pPr>
            <w:pStyle w:val="Heading1"/>
          </w:pPr>
        </w:pPrChange>
      </w:pPr>
      <w:r>
        <w:t>References</w:t>
      </w:r>
    </w:p>
    <w:p w:rsidR="001425FF" w:rsidRDefault="007B1B89">
      <w:r>
        <w:t>1. Shealy DJ, Cai A, Staquet K, Baker A, Lacy ER, Johns L, et al. Characterization of golimumab, a human monoclonal antibody specific for human tumor necrosis factor alpha. mAbs. 2010;2(4):428-439. doi:10.4161/mabs.2.4.12304.</w:t>
      </w:r>
    </w:p>
    <w:p w:rsidR="001425FF" w:rsidRDefault="007B1B89">
      <w:r>
        <w:t>2. Zheng S, Niu J, Geist B, Fink D, Xu Z, Zhou H, Wang W. A minimal physiologically based pharmacokinetic model to characterize colon TNF suppression and treatment effects of an anti-TNF monoclonal antibody in a mouse inflammatory bowel disease model. mAbs. 2020;12(1):1813962. doi:10.1080/19420862.2020.1813962.</w:t>
      </w:r>
    </w:p>
    <w:p w:rsidR="001425FF" w:rsidRDefault="007B1B89">
      <w:r>
        <w:t>3. Reig-López J, García-Otero X, Cuquerella-Gilabert M, Bandín-Vilar E, Otero-Espinar FJ, Fernández-Ferreiro A, et al. A physiologically based pharmacokinetic model to describe [89Zr]Zr-DFO-adalimumab specific activity after intravitreal administration to rats with endotoxin-induced uveitis. International Journal of Pharmaceutics. 2025;681:125845. doi:10.1016/j.ijpharm.2025.125845.</w:t>
      </w:r>
    </w:p>
    <w:p w:rsidR="001425FF" w:rsidRDefault="007B1B89">
      <w:r>
        <w:t>4. Chen J, Lin R, Guo G, Wu W, Ke M, Ke C, et al. Physiologically-Based Pharmacokinetic Modeling of Anti-Tumor Necrosis Factor Agents for Inflammatory Bowel Disease Patients to Predict the Withdrawal Time in Pregnancy and Vaccine Time in Infants. Clinical Pharmacology &amp; Therapeutics. 2023;114(6):1254-1263. doi:10.1002/cpt.3031.</w:t>
      </w:r>
    </w:p>
    <w:p w:rsidR="001425FF" w:rsidRDefault="007B1B89">
      <w:r>
        <w:t>5. Benamara S, Sjögren E, Gattacceca F, Chenel M, Deslandes A, Nguyen L, Teutonico D. Prediction of Monoclonal Antibodies Pharmacokinetics in Human: Identification of a Reference Neonatal Fc Receptor (FcRn) Binding Affinity Using Physiologically Based Pharmacokinetic (PBPK) Modeling. ACS Pharmacology &amp; Translational Science. 2026;9:177-190. doi:10.1021/acsptsci.5c00674.</w:t>
      </w:r>
    </w:p>
    <w:p w:rsidR="001425FF" w:rsidRDefault="007B1B89">
      <w:r>
        <w:t>6. Huang W, Stader F, Chan P, Shemesh CS, Chen Y, Gill KL, et al. Development of a pediatric physiologically-based pharmacokinetic model to support recommended dosing of atezolizumab in children with solid tumors. Frontiers in Pharmacology. 2022;13:974423. doi:10.3389/fphar.2022.974423.</w:t>
      </w:r>
    </w:p>
    <w:p w:rsidR="001425FF" w:rsidRDefault="007B1B89">
      <w:r>
        <w:t>7. Jin H, D'Urso V, Neuteboom B, McKenna SD, Schweickhardt R, Gross AW, et al. Avelumab internalization by human circulating immune cells is mediated by both Fc gamma receptor and PD-L1 binding. OncoImmunology. 2021;10(1):1958590. doi:10.1080/2162402X.2021.1958590.</w:t>
      </w:r>
    </w:p>
    <w:p w:rsidR="001425FF" w:rsidRDefault="007B1B89">
      <w:r>
        <w:t>8. Benicky J, Sanda M, Brnakova Kennedy Z, Grant OC, Woods RJ, Zwart A, Goldman R. PD-L1 Glycosylation and Its Impact on Binding to Clinical Antibodies. Journal of Proteome Research. 2021;20(1):485-497. doi:10.1021/acs.jproteome.0c00521.</w:t>
      </w:r>
    </w:p>
    <w:p w:rsidR="001425FF" w:rsidRDefault="007B1B89">
      <w:r>
        <w:t>9. Papadopoulos N, Martin J, Ruan Q, Rafique A, Rosconi MP, Shi E, et al. Binding and neutralization of vascular endothelial growth factor (VEGF) and related ligands by VEGF Trap, ranibizumab and bevacizumab. Angiogenesis. 2012;15(2):171-185. doi:10.1007/s10456-011-9249-6.</w:t>
      </w:r>
    </w:p>
    <w:p w:rsidR="001425FF" w:rsidRDefault="007B1B89">
      <w:r>
        <w:t>10. Calera MR, Venkatakrishnan A, Kazlauskas A. VE-cadherin increases the half-life of VEGF receptor 2. Experimental Cell Research. 2004;300(1):248-256. doi:10.1016/j.yexcr.2004.07.007.</w:t>
      </w:r>
    </w:p>
    <w:p w:rsidR="001425FF" w:rsidRDefault="007B1B89">
      <w:r>
        <w:t>11. Imoukhuede PI, Popel AS. Quantification and cell-to-cell variation of vascular endothelial growth factor receptors. Experimental Cell Research. 2011;317(7):955-965. doi:10.1016/j.yexcr.2010.12.014.</w:t>
      </w:r>
    </w:p>
    <w:p w:rsidR="001425FF" w:rsidRDefault="007B1B89">
      <w:r>
        <w:t>12. Tan S, Zhang H, Chai Y, Song H, Tong Z, Wang Q, et al. An unexpected N-terminal loop in PD-1 dominates binding by nivolumab. Nature Communications. 2017;8:14369. doi:10.1038/ncomms14369.</w:t>
      </w:r>
    </w:p>
    <w:p w:rsidR="001425FF" w:rsidRDefault="007B1B89">
      <w:r>
        <w:t>13. Lindauer A, Valiathan CR, Mehta K, Sriram V, de Greef R, Elassaiss-Schaap J, de Alwis DP. Translational Pharmacokinetic/Pharmacodynamic Modeling of Tumor Growth Inhibition Supports Dose-Range Selection of the Anti-PD-1 Antibody Pembrolizumab. CPT Pharmacometrics &amp; Systems Pharmacology. 2017;6(1):11-20. doi:10.1002/psp4.12130.</w:t>
      </w:r>
    </w:p>
    <w:p w:rsidR="001425FF" w:rsidRDefault="007B1B89">
      <w:r>
        <w:t>14. Xu C, Rafique A, Potocky T, Paccaly A, Nolain P, Lu Q, et al. Differential Binding of Sarilumab and Tocilizumab to IL-6Rα and Effects of Receptor Occupancy on Clinical Parameters. Journal of Clinical Pharmacology. 2021;61(5):714-724. doi:10.1002/jcph.1795.</w:t>
      </w:r>
    </w:p>
    <w:p w:rsidR="001425FF" w:rsidRDefault="007B1B89">
      <w:r>
        <w:t>15. Gerhartz C, Dittrich E, Stoyan T, Rose-John S, Yasukawa K, Heinrich PC, Graeve L. Biosynthesis and half-life of the interleukin-6 receptor and its signal transducer gp130. European Journal of Biochemistry. 1994;223(1):265-274. doi:10.1111/j.1432-1033.1994.tb18991.x.</w:t>
      </w:r>
    </w:p>
    <w:p w:rsidR="001425FF" w:rsidRDefault="007B1B89">
      <w:r>
        <w:t>16. Nesbitt JE, Fuller GM. Differential regulation of interleukin-6 receptor and gp130 gene expression in rat hepatocytes. Molecular Biology of the Cell. 1992;3(1):103-112. doi:10.1091/mbc.3.1.103.</w:t>
      </w:r>
    </w:p>
    <w:p w:rsidR="007D60AC" w:rsidRDefault="007B1B89">
      <w:pPr>
        <w:rPr>
          <w:del w:id="3886" w:author="OpenAI" w:date="2026-10-01T18:07:00Z" w16du:dateUtc="2026-10-02T01:07:00Z"/>
        </w:rPr>
      </w:pPr>
      <w:r>
        <w:t>17. Sarabipour S, Kinghorn K, Quigley KM, Kovacs-Kasa A, Annex BH, Bautch VL, Mac Gabhann F. Trafficking dynamics of VEGFR1, VEGFR2, and NRP1 in human endothelial cells. PLOS Computational Biology. 2024;20(2):e1011798. doi:10.1371/journal.pcbi.1011798.</w:t>
      </w:r>
    </w:p>
    <w:p w:rsidR="007D60AC" w:rsidRDefault="007B1B89">
      <w:pPr>
        <w:rPr>
          <w:del w:id="3887" w:author="OpenAI" w:date="2026-10-01T18:07:00Z" w16du:dateUtc="2026-10-02T01:07:00Z"/>
          <w:b/>
          <w:bCs/>
        </w:rPr>
      </w:pPr>
      <w:del w:id="3888" w:author="OpenAI" w:date="2026-10-01T18:07:00Z" w16du:dateUtc="2026-10-02T01:07:00Z">
        <w:r>
          <w:br w:type="page"/>
        </w:r>
      </w:del>
    </w:p>
    <w:p w:rsidR="007D60AC" w:rsidRDefault="007B1B89">
      <w:pPr>
        <w:rPr>
          <w:del w:id="3889" w:author="OpenAI" w:date="2026-10-01T18:07:00Z" w16du:dateUtc="2026-10-02T01:07:00Z"/>
          <w:b/>
          <w:bCs/>
        </w:rPr>
      </w:pPr>
      <w:del w:id="3890" w:author="OpenAI" w:date="2026-10-01T18:07:00Z" w16du:dateUtc="2026-10-02T01:07:00Z">
        <w:r>
          <w:rPr>
            <w:b/>
            <w:bCs/>
          </w:rPr>
          <w:delText>Supplementary Material 2.</w:delText>
        </w:r>
        <w:r>
          <w:delText xml:space="preserve"> Github link to full project codes: </w:delText>
        </w:r>
        <w:r>
          <w:fldChar w:fldCharType="begin"/>
        </w:r>
        <w:r>
          <w:delInstrText>HYPERLINK "https://github.com/namlink-org/APriori_PBPK_mAb" \h</w:delInstrText>
        </w:r>
        <w:r>
          <w:fldChar w:fldCharType="separate"/>
        </w:r>
        <w:r>
          <w:rPr>
            <w:rStyle w:val="Hyperlink"/>
          </w:rPr>
          <w:delText>https://github.com/namlink-org/APriori_PBPK_mAb</w:delText>
        </w:r>
        <w:r>
          <w:fldChar w:fldCharType="end"/>
        </w:r>
        <w:r>
          <w:rPr>
            <w:b/>
            <w:bCs/>
          </w:rPr>
          <w:delText xml:space="preserve"> </w:delText>
        </w:r>
      </w:del>
    </w:p>
    <w:p w:rsidR="001425FF" w:rsidRDefault="001425FF"/>
    <w:sectPr w:rsidR="001425FF">
      <w:headerReference w:type="default" r:id="rId39"/>
      <w:footerReference w:type="default" r:id="rId40"/>
      <w:headerReference w:type="first" r:id="rId41"/>
      <w:footerReference w:type="first" r:id="rId42"/>
      <w:pgSz w:w="12240" w:h="15840"/>
      <w:pgMar w:top="1440" w:right="1440" w:bottom="1440" w:left="1440" w:header="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B1B89" w:rsidRDefault="007B1B89">
      <w:pPr>
        <w:spacing w:after="0" w:line="240" w:lineRule="auto"/>
      </w:pPr>
      <w:r>
        <w:separator/>
      </w:r>
    </w:p>
  </w:endnote>
  <w:endnote w:type="continuationSeparator" w:id="0">
    <w:p w:rsidR="007B1B89" w:rsidRDefault="007B1B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panose1 w:val="05010000000000000000"/>
    <w:charset w:val="00"/>
    <w:family w:val="auto"/>
    <w:pitch w:val="variable"/>
    <w:sig w:usb0="800000AF" w:usb1="1001ECEA" w:usb2="00000000" w:usb3="00000000" w:csb0="80000001" w:csb1="00000000"/>
  </w:font>
  <w:font w:name="Liberation Mono">
    <w:altName w:val="Courier New"/>
    <w:panose1 w:val="02070409020205020404"/>
    <w:charset w:val="00"/>
    <w:family w:val="modern"/>
    <w:pitch w:val="fixed"/>
    <w:sig w:usb0="E0000AFF" w:usb1="400078FF" w:usb2="00000001" w:usb3="00000000" w:csb0="000001B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Roboto">
    <w:charset w:val="00"/>
    <w:family w:val="auto"/>
    <w:pitch w:val="variable"/>
    <w:sig w:usb0="E0000AFF" w:usb1="5000217F" w:usb2="00000021" w:usb3="00000000" w:csb0="000001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Body">
    <w:altName w:val="Calibri"/>
    <w:charset w:val="00"/>
    <w:family w:val="roman"/>
    <w:pitch w:val="variable"/>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D60AC" w:rsidRDefault="007D60A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D60AC" w:rsidRDefault="007D60A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D60AC" w:rsidRDefault="007D60A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D60AC" w:rsidRDefault="007D60AC"/>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D60AC" w:rsidRDefault="007D60AC"/>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425FF" w:rsidRDefault="001425FF">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425FF" w:rsidRDefault="001425FF">
    <w:pPr>
      <w:pStyle w:val="Footer"/>
      <w:pPrChange w:id="3871" w:author="OpenAI" w:date="2026-10-01T18:07:00Z" w16du:dateUtc="2026-10-02T01:07:00Z">
        <w:pPr/>
      </w:pPrChange>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425FF" w:rsidRDefault="001425FF">
    <w:pPr>
      <w:pStyle w:val="Footer"/>
      <w:pPrChange w:id="3873" w:author="OpenAI" w:date="2026-10-01T18:07:00Z" w16du:dateUtc="2026-10-02T01:07:00Z">
        <w:pPr/>
      </w:pPrChange>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425FF" w:rsidRDefault="001425FF"/>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425FF" w:rsidRDefault="001425F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B1B89" w:rsidRDefault="007B1B89">
      <w:pPr>
        <w:spacing w:after="0" w:line="240" w:lineRule="auto"/>
      </w:pPr>
      <w:r>
        <w:separator/>
      </w:r>
    </w:p>
  </w:footnote>
  <w:footnote w:type="continuationSeparator" w:id="0">
    <w:p w:rsidR="007B1B89" w:rsidRDefault="007B1B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D60AC" w:rsidRDefault="007D60A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D60AC" w:rsidRDefault="007D60A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D60AC" w:rsidRDefault="007D60A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D60AC" w:rsidRDefault="007D60AC"/>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D60AC" w:rsidRDefault="007D60AC"/>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425FF" w:rsidRDefault="001425FF">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425FF" w:rsidRDefault="001425FF">
    <w:pPr>
      <w:pStyle w:val="Header"/>
      <w:pPrChange w:id="3870" w:author="OpenAI" w:date="2026-10-01T18:07:00Z" w16du:dateUtc="2026-10-02T01:07:00Z">
        <w:pPr/>
      </w:pPrChange>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425FF" w:rsidRDefault="001425FF">
    <w:pPr>
      <w:pStyle w:val="Header"/>
      <w:pPrChange w:id="3872" w:author="OpenAI" w:date="2026-10-01T18:07:00Z" w16du:dateUtc="2026-10-02T01:07:00Z">
        <w:pPr/>
      </w:pPrChange>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425FF" w:rsidRDefault="001425FF"/>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425FF" w:rsidRDefault="001425FF"/>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trackRevisions/>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5FF"/>
    <w:rsid w:val="001425FF"/>
    <w:rsid w:val="002B5662"/>
    <w:rsid w:val="00612806"/>
    <w:rsid w:val="007B1B89"/>
    <w:rsid w:val="007D60AC"/>
    <w:rsid w:val="00E92AC7"/>
    <w:rsid w:val="00EF582D"/>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C2AE8FD-55DA-4DD4-A1E0-7FC6EBB22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6181"/>
    <w:pPr>
      <w:spacing w:after="160" w:line="276" w:lineRule="auto"/>
      <w:jc w:val="both"/>
    </w:pPr>
  </w:style>
  <w:style w:type="paragraph" w:styleId="Heading1">
    <w:name w:val="heading 1"/>
    <w:basedOn w:val="Normal"/>
    <w:next w:val="Normal"/>
    <w:link w:val="Heading1Char"/>
    <w:uiPriority w:val="9"/>
    <w:qFormat/>
    <w:rsid w:val="005B7C2F"/>
    <w:pPr>
      <w:keepNext/>
      <w:keepLines/>
      <w:spacing w:before="360" w:after="80"/>
      <w:outlineLvl w:val="0"/>
    </w:pPr>
    <w:rPr>
      <w:rFonts w:asciiTheme="majorHAnsi" w:eastAsiaTheme="majorEastAsia" w:hAnsiTheme="majorHAnsi" w:cstheme="majorBidi"/>
      <w:b/>
      <w:sz w:val="40"/>
      <w:szCs w:val="40"/>
    </w:rPr>
  </w:style>
  <w:style w:type="paragraph" w:styleId="Heading2">
    <w:name w:val="heading 2"/>
    <w:basedOn w:val="Heading1"/>
    <w:next w:val="Normal"/>
    <w:link w:val="Heading2Char"/>
    <w:uiPriority w:val="9"/>
    <w:unhideWhenUsed/>
    <w:qFormat/>
    <w:rsid w:val="00AD212E"/>
    <w:pPr>
      <w:spacing w:before="160"/>
      <w:outlineLvl w:val="1"/>
    </w:pPr>
    <w:rPr>
      <w:sz w:val="32"/>
      <w:szCs w:val="32"/>
    </w:rPr>
  </w:style>
  <w:style w:type="paragraph" w:styleId="Heading3">
    <w:name w:val="heading 3"/>
    <w:basedOn w:val="Heading2"/>
    <w:next w:val="Normal"/>
    <w:link w:val="Heading3Char"/>
    <w:uiPriority w:val="9"/>
    <w:unhideWhenUsed/>
    <w:qFormat/>
    <w:rsid w:val="00DF2092"/>
    <w:pPr>
      <w:outlineLvl w:val="2"/>
    </w:pPr>
    <w:rPr>
      <w:sz w:val="28"/>
      <w:szCs w:val="28"/>
    </w:rPr>
  </w:style>
  <w:style w:type="paragraph" w:styleId="Heading4">
    <w:name w:val="heading 4"/>
    <w:basedOn w:val="Normal"/>
    <w:next w:val="Normal"/>
    <w:link w:val="Heading4Char"/>
    <w:uiPriority w:val="9"/>
    <w:semiHidden/>
    <w:unhideWhenUsed/>
    <w:qFormat/>
    <w:rsid w:val="00A764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64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64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64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64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64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5B7C2F"/>
    <w:rPr>
      <w:rFonts w:asciiTheme="majorHAnsi" w:eastAsiaTheme="majorEastAsia" w:hAnsiTheme="majorHAnsi" w:cstheme="majorBidi"/>
      <w:b/>
      <w:sz w:val="40"/>
      <w:szCs w:val="40"/>
    </w:rPr>
  </w:style>
  <w:style w:type="character" w:customStyle="1" w:styleId="Heading2Char">
    <w:name w:val="Heading 2 Char"/>
    <w:basedOn w:val="DefaultParagraphFont"/>
    <w:link w:val="Heading2"/>
    <w:uiPriority w:val="9"/>
    <w:qFormat/>
    <w:rsid w:val="00AD212E"/>
    <w:rPr>
      <w:rFonts w:asciiTheme="majorHAnsi" w:eastAsiaTheme="majorEastAsia" w:hAnsiTheme="majorHAnsi" w:cstheme="majorBidi"/>
      <w:b/>
      <w:sz w:val="32"/>
      <w:szCs w:val="32"/>
    </w:rPr>
  </w:style>
  <w:style w:type="character" w:customStyle="1" w:styleId="Heading3Char">
    <w:name w:val="Heading 3 Char"/>
    <w:basedOn w:val="DefaultParagraphFont"/>
    <w:link w:val="Heading3"/>
    <w:uiPriority w:val="9"/>
    <w:qFormat/>
    <w:rsid w:val="00DF2092"/>
    <w:rPr>
      <w:rFonts w:asciiTheme="majorHAnsi" w:eastAsiaTheme="majorEastAsia" w:hAnsiTheme="majorHAnsi" w:cstheme="majorBidi"/>
      <w:b/>
      <w:sz w:val="28"/>
      <w:szCs w:val="28"/>
    </w:rPr>
  </w:style>
  <w:style w:type="character" w:customStyle="1" w:styleId="Heading4Char">
    <w:name w:val="Heading 4 Char"/>
    <w:basedOn w:val="DefaultParagraphFont"/>
    <w:link w:val="Heading4"/>
    <w:uiPriority w:val="9"/>
    <w:semiHidden/>
    <w:qFormat/>
    <w:rsid w:val="00A764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A764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A764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A764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A764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A764AC"/>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A764AC"/>
    <w:rPr>
      <w:rFonts w:asciiTheme="majorHAnsi" w:eastAsiaTheme="majorEastAsia" w:hAnsiTheme="majorHAnsi" w:cstheme="majorBidi"/>
      <w:b/>
      <w:spacing w:val="-10"/>
      <w:kern w:val="2"/>
      <w:sz w:val="44"/>
      <w:szCs w:val="56"/>
    </w:rPr>
  </w:style>
  <w:style w:type="character" w:customStyle="1" w:styleId="SubtitleChar">
    <w:name w:val="Subtitle Char"/>
    <w:basedOn w:val="DefaultParagraphFont"/>
    <w:link w:val="Subtitle"/>
    <w:uiPriority w:val="11"/>
    <w:qFormat/>
    <w:rsid w:val="00A764AC"/>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A764AC"/>
    <w:rPr>
      <w:i/>
      <w:iCs/>
      <w:color w:val="404040" w:themeColor="text1" w:themeTint="BF"/>
    </w:rPr>
  </w:style>
  <w:style w:type="character" w:styleId="IntenseEmphasis">
    <w:name w:val="Intense Emphasis"/>
    <w:basedOn w:val="DefaultParagraphFont"/>
    <w:uiPriority w:val="21"/>
    <w:qFormat/>
    <w:rsid w:val="00A764AC"/>
    <w:rPr>
      <w:i/>
      <w:iCs/>
      <w:color w:val="0F4761" w:themeColor="accent1" w:themeShade="BF"/>
    </w:rPr>
  </w:style>
  <w:style w:type="character" w:customStyle="1" w:styleId="IntenseQuoteChar">
    <w:name w:val="Intense Quote Char"/>
    <w:basedOn w:val="DefaultParagraphFont"/>
    <w:link w:val="IntenseQuote"/>
    <w:uiPriority w:val="30"/>
    <w:qFormat/>
    <w:rsid w:val="00A764AC"/>
    <w:rPr>
      <w:i/>
      <w:iCs/>
      <w:color w:val="0F4761" w:themeColor="accent1" w:themeShade="BF"/>
    </w:rPr>
  </w:style>
  <w:style w:type="character" w:styleId="IntenseReference">
    <w:name w:val="Intense Reference"/>
    <w:basedOn w:val="DefaultParagraphFont"/>
    <w:uiPriority w:val="32"/>
    <w:qFormat/>
    <w:rsid w:val="00A764AC"/>
    <w:rPr>
      <w:b/>
      <w:bCs/>
      <w:smallCaps/>
      <w:color w:val="0F4761" w:themeColor="accent1" w:themeShade="BF"/>
      <w:spacing w:val="5"/>
    </w:rPr>
  </w:style>
  <w:style w:type="character" w:styleId="Hyperlink">
    <w:name w:val="Hyperlink"/>
    <w:basedOn w:val="DefaultParagraphFont"/>
    <w:uiPriority w:val="99"/>
    <w:unhideWhenUsed/>
    <w:rsid w:val="000C05B2"/>
    <w:rPr>
      <w:color w:val="467886" w:themeColor="hyperlink"/>
      <w:u w:val="single"/>
    </w:rPr>
  </w:style>
  <w:style w:type="character" w:styleId="UnresolvedMention">
    <w:name w:val="Unresolved Mention"/>
    <w:basedOn w:val="DefaultParagraphFont"/>
    <w:uiPriority w:val="99"/>
    <w:semiHidden/>
    <w:unhideWhenUsed/>
    <w:qFormat/>
    <w:rsid w:val="000C05B2"/>
    <w:rPr>
      <w:color w:val="605E5C"/>
      <w:shd w:val="clear" w:color="auto" w:fill="E1DFDD"/>
    </w:rPr>
  </w:style>
  <w:style w:type="character" w:styleId="FollowedHyperlink">
    <w:name w:val="FollowedHyperlink"/>
    <w:basedOn w:val="DefaultParagraphFont"/>
    <w:uiPriority w:val="99"/>
    <w:semiHidden/>
    <w:unhideWhenUsed/>
    <w:rsid w:val="000C05B2"/>
    <w:rPr>
      <w:color w:val="96607D" w:themeColor="followedHyperlink"/>
      <w:u w:val="single"/>
    </w:rPr>
  </w:style>
  <w:style w:type="character" w:styleId="CommentReference">
    <w:name w:val="annotation reference"/>
    <w:basedOn w:val="DefaultParagraphFont"/>
    <w:uiPriority w:val="99"/>
    <w:semiHidden/>
    <w:unhideWhenUsed/>
    <w:qFormat/>
    <w:rsid w:val="00903B21"/>
    <w:rPr>
      <w:sz w:val="16"/>
      <w:szCs w:val="16"/>
    </w:rPr>
  </w:style>
  <w:style w:type="character" w:customStyle="1" w:styleId="CommentTextChar">
    <w:name w:val="Comment Text Char"/>
    <w:basedOn w:val="DefaultParagraphFont"/>
    <w:link w:val="CommentText"/>
    <w:uiPriority w:val="99"/>
    <w:qFormat/>
    <w:rsid w:val="00903B21"/>
    <w:rPr>
      <w:sz w:val="20"/>
      <w:szCs w:val="20"/>
    </w:rPr>
  </w:style>
  <w:style w:type="character" w:customStyle="1" w:styleId="CommentSubjectChar">
    <w:name w:val="Comment Subject Char"/>
    <w:basedOn w:val="CommentTextChar"/>
    <w:link w:val="CommentSubject"/>
    <w:uiPriority w:val="99"/>
    <w:semiHidden/>
    <w:qFormat/>
    <w:rsid w:val="00903B21"/>
    <w:rPr>
      <w:b/>
      <w:bCs/>
      <w:sz w:val="20"/>
      <w:szCs w:val="20"/>
    </w:rPr>
  </w:style>
  <w:style w:type="character" w:customStyle="1" w:styleId="HeaderChar">
    <w:name w:val="Header Char"/>
    <w:basedOn w:val="DefaultParagraphFont"/>
    <w:link w:val="Header"/>
    <w:uiPriority w:val="99"/>
    <w:qFormat/>
    <w:rsid w:val="004A5681"/>
  </w:style>
  <w:style w:type="character" w:customStyle="1" w:styleId="FooterChar">
    <w:name w:val="Footer Char"/>
    <w:basedOn w:val="DefaultParagraphFont"/>
    <w:link w:val="Footer"/>
    <w:uiPriority w:val="99"/>
    <w:qFormat/>
    <w:rsid w:val="004A5681"/>
  </w:style>
  <w:style w:type="character" w:styleId="LineNumber">
    <w:name w:val="line number"/>
  </w:style>
  <w:style w:type="character" w:customStyle="1" w:styleId="NumberingSymbols">
    <w:name w:val="Numbering Symbols"/>
    <w:qFormat/>
  </w:style>
  <w:style w:type="character" w:styleId="Strong">
    <w:name w:val="Strong"/>
    <w:qFormat/>
    <w:rPr>
      <w:b/>
      <w:bCs/>
    </w:rPr>
  </w:style>
  <w:style w:type="character" w:customStyle="1" w:styleId="Bulletsuser">
    <w:name w:val="Bullets (user)"/>
    <w:qFormat/>
    <w:rPr>
      <w:rFonts w:ascii="OpenSymbol" w:eastAsia="OpenSymbol" w:hAnsi="OpenSymbol" w:cs="OpenSymbol"/>
    </w:rPr>
  </w:style>
  <w:style w:type="character" w:customStyle="1" w:styleId="SourceText">
    <w:name w:val="Source Text"/>
    <w:qFormat/>
    <w:rPr>
      <w:rFonts w:ascii="Liberation Mono" w:eastAsia="Liberation Mono" w:hAnsi="Liberation Mono" w:cs="Liberation Mono"/>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customStyle="1" w:styleId="caption1">
    <w:name w:val="caption1"/>
    <w:basedOn w:val="Normal"/>
    <w:qFormat/>
    <w:pPr>
      <w:suppressLineNumbers/>
      <w:spacing w:before="120" w:after="120"/>
    </w:pPr>
    <w:rPr>
      <w:rFonts w:cs="Lucida Sans"/>
      <w:i/>
      <w:iCs/>
    </w:rPr>
  </w:style>
  <w:style w:type="paragraph" w:customStyle="1" w:styleId="caption11">
    <w:name w:val="caption11"/>
    <w:basedOn w:val="Normal"/>
    <w:qFormat/>
    <w:pPr>
      <w:suppressLineNumbers/>
      <w:spacing w:before="120" w:after="120"/>
    </w:pPr>
    <w:rPr>
      <w:rFonts w:cs="Lucida Sans"/>
      <w:i/>
      <w:iCs/>
    </w:rPr>
  </w:style>
  <w:style w:type="paragraph" w:customStyle="1" w:styleId="caption111">
    <w:name w:val="caption111"/>
    <w:basedOn w:val="Normal"/>
    <w:qFormat/>
    <w:pPr>
      <w:suppressLineNumbers/>
      <w:spacing w:before="120" w:after="120"/>
    </w:pPr>
    <w:rPr>
      <w:rFonts w:cs="Lucida Sans"/>
      <w:i/>
      <w:iCs/>
    </w:rPr>
  </w:style>
  <w:style w:type="paragraph" w:styleId="Title">
    <w:name w:val="Title"/>
    <w:basedOn w:val="Normal"/>
    <w:next w:val="Normal"/>
    <w:link w:val="TitleChar"/>
    <w:uiPriority w:val="10"/>
    <w:qFormat/>
    <w:rsid w:val="00A764AC"/>
    <w:pPr>
      <w:spacing w:after="80" w:line="240" w:lineRule="auto"/>
      <w:contextualSpacing/>
    </w:pPr>
    <w:rPr>
      <w:rFonts w:asciiTheme="majorHAnsi" w:eastAsiaTheme="majorEastAsia" w:hAnsiTheme="majorHAnsi" w:cstheme="majorBidi"/>
      <w:b/>
      <w:spacing w:val="-10"/>
      <w:sz w:val="44"/>
      <w:szCs w:val="56"/>
    </w:rPr>
  </w:style>
  <w:style w:type="paragraph" w:styleId="Subtitle">
    <w:name w:val="Subtitle"/>
    <w:basedOn w:val="Normal"/>
    <w:next w:val="Normal"/>
    <w:link w:val="SubtitleChar"/>
    <w:uiPriority w:val="11"/>
    <w:qFormat/>
    <w:rsid w:val="00A764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64AC"/>
    <w:pPr>
      <w:spacing w:before="160"/>
      <w:jc w:val="center"/>
    </w:pPr>
    <w:rPr>
      <w:i/>
      <w:iCs/>
      <w:color w:val="404040" w:themeColor="text1" w:themeTint="BF"/>
    </w:rPr>
  </w:style>
  <w:style w:type="paragraph" w:styleId="ListParagraph">
    <w:name w:val="List Paragraph"/>
    <w:basedOn w:val="Normal"/>
    <w:uiPriority w:val="34"/>
    <w:qFormat/>
    <w:rsid w:val="00A764AC"/>
    <w:pPr>
      <w:ind w:left="720"/>
      <w:contextualSpacing/>
    </w:pPr>
  </w:style>
  <w:style w:type="paragraph" w:styleId="IntenseQuote">
    <w:name w:val="Intense Quote"/>
    <w:basedOn w:val="Normal"/>
    <w:next w:val="Normal"/>
    <w:link w:val="IntenseQuoteChar"/>
    <w:uiPriority w:val="30"/>
    <w:qFormat/>
    <w:rsid w:val="00A764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styleId="CommentText">
    <w:name w:val="annotation text"/>
    <w:basedOn w:val="Normal"/>
    <w:link w:val="CommentTextChar"/>
    <w:uiPriority w:val="99"/>
    <w:unhideWhenUsed/>
    <w:qFormat/>
    <w:rsid w:val="00903B21"/>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903B21"/>
    <w:rPr>
      <w:b/>
      <w:bCs/>
    </w:rPr>
  </w:style>
  <w:style w:type="paragraph" w:styleId="NormalWeb">
    <w:name w:val="Normal (Web)"/>
    <w:basedOn w:val="Normal"/>
    <w:uiPriority w:val="99"/>
    <w:semiHidden/>
    <w:unhideWhenUsed/>
    <w:qFormat/>
    <w:rsid w:val="006E0738"/>
    <w:rPr>
      <w:rFonts w:ascii="Times New Roman" w:hAnsi="Times New Roman" w:cs="Times New Roman"/>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4A5681"/>
    <w:pPr>
      <w:tabs>
        <w:tab w:val="center" w:pos="4680"/>
        <w:tab w:val="right" w:pos="9360"/>
      </w:tabs>
      <w:spacing w:after="0" w:line="240" w:lineRule="auto"/>
    </w:pPr>
  </w:style>
  <w:style w:type="paragraph" w:styleId="Footer">
    <w:name w:val="footer"/>
    <w:basedOn w:val="Normal"/>
    <w:link w:val="FooterChar"/>
    <w:uiPriority w:val="99"/>
    <w:unhideWhenUsed/>
    <w:rsid w:val="004A5681"/>
    <w:pPr>
      <w:tabs>
        <w:tab w:val="center" w:pos="4680"/>
        <w:tab w:val="right" w:pos="9360"/>
      </w:tabs>
      <w:spacing w:after="0" w:line="240" w:lineRule="auto"/>
    </w:pPr>
  </w:style>
  <w:style w:type="paragraph" w:styleId="Revision">
    <w:name w:val="Revision"/>
    <w:uiPriority w:val="99"/>
    <w:semiHidden/>
    <w:qFormat/>
    <w:rsid w:val="006D33E4"/>
    <w:pPr>
      <w:suppressAutoHyphens w:val="0"/>
    </w:pPr>
  </w:style>
  <w:style w:type="paragraph" w:customStyle="1" w:styleId="Comment">
    <w:name w:val="Comment"/>
    <w:basedOn w:val="Normal"/>
    <w:qFormat/>
    <w:pPr>
      <w:spacing w:before="56" w:after="0" w:line="240" w:lineRule="auto"/>
      <w:ind w:left="57" w:right="57"/>
    </w:pPr>
    <w:rPr>
      <w:sz w:val="20"/>
      <w:szCs w:val="20"/>
    </w:rPr>
  </w:style>
  <w:style w:type="paragraph" w:customStyle="1" w:styleId="FrameContentsuser">
    <w:name w:val="Frame Contents (user)"/>
    <w:basedOn w:val="Normal"/>
    <w:qFormat/>
  </w:style>
  <w:style w:type="table" w:styleId="TableGrid">
    <w:name w:val="Table Grid"/>
    <w:basedOn w:val="TableGrid1"/>
    <w:uiPriority w:val="39"/>
    <w:rsid w:val="00484E1C"/>
    <w:rPr>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shd w:val="nil"/>
    </w:tcPr>
    <w:tblStylePr w:type="lastRow">
      <w:rPr>
        <w:i/>
      </w:rPr>
      <w:tblPr/>
      <w:tcPr>
        <w:tcBorders>
          <w:tl2br w:val="none" w:sz="0" w:space="0" w:color="auto"/>
          <w:tr2bl w:val="none" w:sz="0" w:space="0" w:color="auto"/>
        </w:tcBorders>
      </w:tcPr>
    </w:tblStylePr>
    <w:tblStylePr w:type="lastCol">
      <w:rPr>
        <w:i/>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484E1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rPr>
      <w:tblPr/>
      <w:tcPr>
        <w:tcBorders>
          <w:tl2br w:val="none" w:sz="0" w:space="0" w:color="auto"/>
          <w:tr2bl w:val="none" w:sz="0" w:space="0" w:color="auto"/>
        </w:tcBorders>
      </w:tcPr>
    </w:tblStylePr>
    <w:tblStylePr w:type="lastCol">
      <w:rPr>
        <w:i/>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4.png"/><Relationship Id="rId39" Type="http://schemas.openxmlformats.org/officeDocument/2006/relationships/header" Target="header9.xml"/><Relationship Id="rId21" Type="http://schemas.openxmlformats.org/officeDocument/2006/relationships/header" Target="header2.xml"/><Relationship Id="rId34" Type="http://schemas.openxmlformats.org/officeDocument/2006/relationships/footer" Target="footer7.xml"/><Relationship Id="rId42" Type="http://schemas.openxmlformats.org/officeDocument/2006/relationships/footer" Target="footer10.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29" Type="http://schemas.openxmlformats.org/officeDocument/2006/relationships/header" Target="header5.xml"/><Relationship Id="rId41"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3.xml"/><Relationship Id="rId32" Type="http://schemas.openxmlformats.org/officeDocument/2006/relationships/header" Target="header7.xml"/><Relationship Id="rId37" Type="http://schemas.openxmlformats.org/officeDocument/2006/relationships/image" Target="media/image15.png"/><Relationship Id="rId40"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2.xml"/><Relationship Id="rId28" Type="http://schemas.openxmlformats.org/officeDocument/2006/relationships/footer" Target="footer4.xml"/><Relationship Id="rId36" Type="http://schemas.openxmlformats.org/officeDocument/2006/relationships/footer" Target="footer8.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6.xm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 Id="rId27" Type="http://schemas.openxmlformats.org/officeDocument/2006/relationships/header" Target="header4.xml"/><Relationship Id="rId30" Type="http://schemas.openxmlformats.org/officeDocument/2006/relationships/footer" Target="footer5.xml"/><Relationship Id="rId35" Type="http://schemas.openxmlformats.org/officeDocument/2006/relationships/header" Target="header8.xml"/><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3.xml"/><Relationship Id="rId33" Type="http://schemas.openxmlformats.org/officeDocument/2006/relationships/footer" Target="footer6.xml"/><Relationship Id="rId3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EC8270-41D2-4D1A-92DF-79C037171E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2015</TotalTime>
  <Pages>1</Pages>
  <Words>14142</Words>
  <Characters>80614</Characters>
  <Application>Microsoft Office Word</Application>
  <DocSecurity>0</DocSecurity>
  <Lines>671</Lines>
  <Paragraphs>189</Paragraphs>
  <ScaleCrop>false</ScaleCrop>
  <Company/>
  <LinksUpToDate>false</LinksUpToDate>
  <CharactersWithSpaces>94567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Krina Mehta</dc:creator>
  <dc:description/>
  <cp:lastModifiedBy>Krina Mehta</cp:lastModifiedBy>
  <cp:revision>319</cp:revision>
  <dcterms:created xsi:type="dcterms:W3CDTF">2026-01-06T17:11:00Z</dcterms:created>
  <dcterms:modified xsi:type="dcterms:W3CDTF">2026-10-02T01:07:00Z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8cef2354-d381-4692-a8cc-69bbde1a937c</vt:lpwstr>
  </property>
</Properties>
</file>